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B95126"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bookmarkStart w:id="1" w:name="_GoBack"/>
          <w:bookmarkEnd w:id="1"/>
          <w:r w:rsidR="00827AF5" w:rsidRPr="00D06F54">
            <w:rPr>
              <w:rStyle w:val="Hyperlink"/>
              <w:noProof/>
            </w:rPr>
            <w:fldChar w:fldCharType="begin"/>
          </w:r>
          <w:r w:rsidR="00827AF5" w:rsidRPr="00D06F54">
            <w:rPr>
              <w:rStyle w:val="Hyperlink"/>
              <w:noProof/>
            </w:rPr>
            <w:instrText xml:space="preserve"> </w:instrText>
          </w:r>
          <w:r w:rsidR="00827AF5">
            <w:rPr>
              <w:noProof/>
            </w:rPr>
            <w:instrText>HYPERLINK \l "_Toc513650641"</w:instrText>
          </w:r>
          <w:r w:rsidR="00827AF5" w:rsidRPr="00D06F54">
            <w:rPr>
              <w:rStyle w:val="Hyperlink"/>
              <w:noProof/>
            </w:rPr>
            <w:instrText xml:space="preserve"> </w:instrText>
          </w:r>
          <w:r w:rsidR="00827AF5" w:rsidRPr="00D06F54">
            <w:rPr>
              <w:rStyle w:val="Hyperlink"/>
              <w:noProof/>
            </w:rPr>
            <w:fldChar w:fldCharType="separate"/>
          </w:r>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r w:rsidR="00827AF5" w:rsidRPr="00D06F54">
            <w:rPr>
              <w:rStyle w:val="Hyperlink"/>
              <w:noProof/>
            </w:rPr>
            <w:fldChar w:fldCharType="end"/>
          </w:r>
        </w:p>
        <w:p w14:paraId="5E0CBB46" w14:textId="68986041" w:rsidR="00827AF5" w:rsidRDefault="00B95126">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B95126">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B95126">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B95126">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B95126">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B95126">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B95126">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B95126">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B95126">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B95126">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B95126">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B95126">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B95126">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B95126">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B95126">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B95126">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B95126">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B95126">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B95126">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2" w:name="businesscase"/>
      <w:bookmarkStart w:id="3" w:name="_Toc513313918"/>
      <w:bookmarkStart w:id="4" w:name="_Toc513650641"/>
      <w:bookmarkStart w:id="5" w:name="_Toc502840490"/>
      <w:bookmarkStart w:id="6" w:name="_Toc502924261"/>
      <w:bookmarkStart w:id="7" w:name="_Toc502750733"/>
      <w:bookmarkEnd w:id="2"/>
      <w:r>
        <w:t>Business Value</w:t>
      </w:r>
      <w:bookmarkEnd w:id="3"/>
      <w:r w:rsidR="00995CC6">
        <w:t xml:space="preserve"> of Conditional Access</w:t>
      </w:r>
      <w:bookmarkEnd w:id="4"/>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8" w:name="_Toc504650309"/>
      <w:bookmarkEnd w:id="8"/>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9" w:author="Arvind Harinder" w:date="2018-05-07T15:19:00Z"/>
                <w:del w:id="10"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1" w:name="_Purpose_of_Document"/>
      <w:bookmarkStart w:id="12" w:name="_Toc512426048"/>
      <w:bookmarkStart w:id="13" w:name="_Toc513313919"/>
      <w:bookmarkStart w:id="14" w:name="_Toc513650642"/>
      <w:bookmarkEnd w:id="5"/>
      <w:bookmarkEnd w:id="6"/>
      <w:bookmarkEnd w:id="7"/>
      <w:bookmarkEnd w:id="11"/>
      <w:r>
        <w:t>Planning Your Implementation</w:t>
      </w:r>
      <w:bookmarkStart w:id="15" w:name="implement"/>
      <w:bookmarkEnd w:id="12"/>
      <w:bookmarkEnd w:id="13"/>
      <w:bookmarkEnd w:id="14"/>
      <w:bookmarkEnd w:id="15"/>
    </w:p>
    <w:p w14:paraId="78B86CB2" w14:textId="77777777" w:rsidR="00EA2113" w:rsidRDefault="00EA2113">
      <w:pPr>
        <w:pStyle w:val="Heading2"/>
      </w:pPr>
      <w:bookmarkStart w:id="16" w:name="_Planning_Your_Implementation"/>
      <w:bookmarkStart w:id="17" w:name="_Stakeholders_and_Sign-off"/>
      <w:bookmarkStart w:id="18" w:name="_Toc508615605"/>
      <w:bookmarkStart w:id="19" w:name="_Toc502754448"/>
      <w:bookmarkStart w:id="20" w:name="_Toc502750737"/>
      <w:bookmarkStart w:id="21" w:name="_Toc513313920"/>
      <w:bookmarkStart w:id="22" w:name="_Toc513650643"/>
      <w:bookmarkStart w:id="23" w:name="_Toc501456961"/>
      <w:bookmarkStart w:id="24" w:name="_Toc502750735"/>
      <w:bookmarkStart w:id="25" w:name="_Toc502754477"/>
      <w:bookmarkStart w:id="26" w:name="_Toc502924265"/>
      <w:bookmarkEnd w:id="16"/>
      <w:bookmarkEnd w:id="17"/>
      <w:r>
        <w:t>Stakeholders and Sign-off</w:t>
      </w:r>
      <w:bookmarkEnd w:id="18"/>
      <w:bookmarkEnd w:id="19"/>
      <w:bookmarkEnd w:id="20"/>
      <w:bookmarkEnd w:id="21"/>
      <w:bookmarkEnd w:id="22"/>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7" w:name="_Toc513313921"/>
      <w:r>
        <w:br w:type="page"/>
      </w:r>
    </w:p>
    <w:p w14:paraId="0E23395C" w14:textId="41A63B0C" w:rsidR="00EC4FBF" w:rsidRPr="00B77B2B" w:rsidRDefault="00EC4FBF" w:rsidP="002B34DE">
      <w:pPr>
        <w:pStyle w:val="Heading2"/>
      </w:pPr>
      <w:bookmarkStart w:id="28" w:name="_Toc513650644"/>
      <w:r>
        <w:t>Licensing</w:t>
      </w:r>
      <w:bookmarkEnd w:id="27"/>
      <w:bookmarkEnd w:id="28"/>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B95126"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B95126"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9" w:name="_Toc513313922"/>
      <w:bookmarkStart w:id="30" w:name="_Toc513650645"/>
      <w:r>
        <w:t>H</w:t>
      </w:r>
      <w:r w:rsidR="00FF60F4">
        <w:t xml:space="preserve">ow to draft </w:t>
      </w:r>
      <w:r w:rsidR="002F2DEC">
        <w:t>Conditional Access</w:t>
      </w:r>
      <w:r>
        <w:t xml:space="preserve"> </w:t>
      </w:r>
      <w:r w:rsidR="00FF60F4">
        <w:t>policies</w:t>
      </w:r>
      <w:bookmarkEnd w:id="29"/>
      <w:bookmarkEnd w:id="30"/>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84"/>
        <w:gridCol w:w="4397"/>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1" w:name="_Toc513313923"/>
      <w:bookmarkStart w:id="32" w:name="_Toc513650646"/>
      <w:r>
        <w:t>Types of policies</w:t>
      </w:r>
      <w:bookmarkEnd w:id="31"/>
      <w:bookmarkEnd w:id="32"/>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3" w:name="_Toc513313924"/>
    </w:p>
    <w:p w14:paraId="587616F8" w14:textId="7D97E944" w:rsidR="00F93EFF" w:rsidRDefault="00F170D4" w:rsidP="002B34DE">
      <w:pPr>
        <w:pStyle w:val="Heading2"/>
      </w:pPr>
      <w:bookmarkStart w:id="34" w:name="_Toc513650647"/>
      <w:r>
        <w:t>Recommended Policies</w:t>
      </w:r>
      <w:bookmarkEnd w:id="33"/>
      <w:bookmarkEnd w:id="34"/>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B95126"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B95126"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B95126"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B95126"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B95126"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B95126"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5" w:name="_Design"/>
      <w:bookmarkStart w:id="36" w:name="_Toc512426066"/>
      <w:bookmarkStart w:id="37" w:name="_Toc513313925"/>
      <w:bookmarkEnd w:id="35"/>
    </w:p>
    <w:p w14:paraId="1AEC0730" w14:textId="2AF2410B" w:rsidR="000E04EF" w:rsidRPr="002B34DE" w:rsidRDefault="000E04EF" w:rsidP="002B34DE">
      <w:pPr>
        <w:pStyle w:val="Heading2"/>
      </w:pPr>
      <w:bookmarkStart w:id="38" w:name="_Toc513650648"/>
      <w:r w:rsidRPr="00CE3A5E">
        <w:t>Design</w:t>
      </w:r>
      <w:bookmarkEnd w:id="36"/>
      <w:bookmarkEnd w:id="37"/>
      <w:bookmarkEnd w:id="38"/>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9" w:name="_MFA_when_not"/>
      <w:bookmarkStart w:id="40" w:name="_Toc513313926"/>
      <w:bookmarkStart w:id="41" w:name="_Toc513650649"/>
      <w:bookmarkEnd w:id="39"/>
      <w:r>
        <w:t>MFA when not at work</w:t>
      </w:r>
      <w:bookmarkEnd w:id="40"/>
      <w:bookmarkEnd w:id="41"/>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2" w:name="_MFA_for_admins"/>
      <w:bookmarkStart w:id="43" w:name="_Toc513313927"/>
      <w:bookmarkStart w:id="44" w:name="_Toc513650650"/>
      <w:bookmarkEnd w:id="42"/>
      <w:r>
        <w:rPr>
          <w:rStyle w:val="Heading3Char"/>
        </w:rPr>
        <w:t>MFA for admins</w:t>
      </w:r>
      <w:bookmarkEnd w:id="43"/>
      <w:bookmarkEnd w:id="44"/>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5" w:name="_MFA_for_risky"/>
      <w:bookmarkStart w:id="46" w:name="_Toc513313928"/>
      <w:bookmarkEnd w:id="45"/>
    </w:p>
    <w:p w14:paraId="77F1F6E9" w14:textId="21C25BA3" w:rsidR="00E50579" w:rsidRDefault="00E50579">
      <w:pPr>
        <w:pStyle w:val="Heading3"/>
      </w:pPr>
      <w:bookmarkStart w:id="47" w:name="_Toc513650651"/>
      <w:r>
        <w:t>MFA for risky sign-ins</w:t>
      </w:r>
      <w:bookmarkEnd w:id="46"/>
      <w:bookmarkEnd w:id="47"/>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8" w:name="_Device_Compliance_when"/>
      <w:bookmarkStart w:id="49" w:name="_Device_compliance_for"/>
      <w:bookmarkStart w:id="50" w:name="_Toc513714550"/>
      <w:bookmarkEnd w:id="48"/>
      <w:bookmarkEnd w:id="49"/>
      <w:r>
        <w:t>Require a compliant device or a</w:t>
      </w:r>
      <w:r w:rsidR="008D0E51">
        <w:t>n approved app</w:t>
      </w:r>
      <w:bookmarkEnd w:id="50"/>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09"/>
        <w:gridCol w:w="3355"/>
        <w:gridCol w:w="2912"/>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1" w:name="_Toc512426061"/>
      <w:r w:rsidRPr="00970B9E">
        <w:rPr>
          <w:b/>
        </w:rPr>
        <w:t>Ways to ensure corporate data is not leaked</w:t>
      </w:r>
      <w:bookmarkEnd w:id="51"/>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66"/>
        <w:gridCol w:w="3375"/>
        <w:gridCol w:w="345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2"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2"/>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3" w:name="_Password_change_for"/>
      <w:bookmarkStart w:id="54" w:name="_Toc513313930"/>
      <w:bookmarkStart w:id="55" w:name="_Toc513650653"/>
      <w:bookmarkEnd w:id="53"/>
      <w:r>
        <w:t>Password change for risky</w:t>
      </w:r>
      <w:r w:rsidR="004B4488">
        <w:t xml:space="preserve"> users</w:t>
      </w:r>
      <w:bookmarkEnd w:id="54"/>
      <w:bookmarkEnd w:id="55"/>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3"/>
      <w:bookmarkEnd w:id="24"/>
      <w:bookmarkEnd w:id="25"/>
      <w:bookmarkEnd w:id="26"/>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650654"/>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B95126"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B95126"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B95126"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B95126"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650655"/>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13650656"/>
      <w:bookmarkStart w:id="70" w:name="_Toc502750749"/>
      <w:bookmarkStart w:id="71" w:name="_Toc502924280"/>
      <w:bookmarkStart w:id="72" w:name="_Toc512426081"/>
      <w:bookmarkStart w:id="73" w:name="_Toc502750751"/>
      <w:bookmarkStart w:id="74" w:name="_Toc502924282"/>
      <w:r>
        <w:t>Phase 2: Testing</w:t>
      </w:r>
      <w:bookmarkEnd w:id="68"/>
      <w:bookmarkEnd w:id="69"/>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650657"/>
      <w:r>
        <w:t xml:space="preserve">Phase </w:t>
      </w:r>
      <w:r w:rsidR="00CF06C8">
        <w:t>3</w:t>
      </w:r>
      <w:r>
        <w:t xml:space="preserve">: </w:t>
      </w:r>
      <w:bookmarkEnd w:id="70"/>
      <w:bookmarkEnd w:id="71"/>
      <w:bookmarkEnd w:id="72"/>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3"/>
      <w:bookmarkEnd w:id="74"/>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650658"/>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650659"/>
      <w:r>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650660"/>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369"/>
        <w:gridCol w:w="4393"/>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72B83" w14:textId="77777777" w:rsidR="00641328" w:rsidRDefault="00641328" w:rsidP="00173912">
      <w:pPr>
        <w:spacing w:after="0" w:line="240" w:lineRule="auto"/>
      </w:pPr>
      <w:r>
        <w:separator/>
      </w:r>
    </w:p>
  </w:endnote>
  <w:endnote w:type="continuationSeparator" w:id="0">
    <w:p w14:paraId="21AA0849" w14:textId="77777777" w:rsidR="00641328" w:rsidRDefault="00641328" w:rsidP="00173912">
      <w:pPr>
        <w:spacing w:after="0" w:line="240" w:lineRule="auto"/>
      </w:pPr>
      <w:r>
        <w:continuationSeparator/>
      </w:r>
    </w:p>
  </w:endnote>
  <w:endnote w:type="continuationNotice" w:id="1">
    <w:p w14:paraId="6374C688" w14:textId="77777777" w:rsidR="00641328" w:rsidRDefault="006413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B95126"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CB1F3" w14:textId="77777777" w:rsidR="00641328" w:rsidRDefault="00641328" w:rsidP="00173912">
      <w:pPr>
        <w:spacing w:after="0" w:line="240" w:lineRule="auto"/>
      </w:pPr>
      <w:r>
        <w:separator/>
      </w:r>
    </w:p>
  </w:footnote>
  <w:footnote w:type="continuationSeparator" w:id="0">
    <w:p w14:paraId="77830E1F" w14:textId="77777777" w:rsidR="00641328" w:rsidRDefault="00641328" w:rsidP="00173912">
      <w:pPr>
        <w:spacing w:after="0" w:line="240" w:lineRule="auto"/>
      </w:pPr>
      <w:r>
        <w:continuationSeparator/>
      </w:r>
    </w:p>
  </w:footnote>
  <w:footnote w:type="continuationNotice" w:id="1">
    <w:p w14:paraId="16C0674F" w14:textId="77777777" w:rsidR="00641328" w:rsidRDefault="006413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pricing/details/active-directory/"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active-directory-conditional-access-azure-portal"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10" Type="http://schemas.openxmlformats.org/officeDocument/2006/relationships/footnotes" Target="footnotes.xml"/><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cs.microsoft.com/en-us/intune/planning-guide"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6FE78-0342-469E-87E6-822A41767FEF}">
  <ds:schemaRefs>
    <ds:schemaRef ds:uri="http://schemas.openxmlformats.org/officeDocument/2006/bibliography"/>
  </ds:schemaRefs>
</ds:datastoreItem>
</file>

<file path=customXml/itemProps3.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5.xml><?xml version="1.0" encoding="utf-8"?>
<ds:datastoreItem xmlns:ds="http://schemas.openxmlformats.org/officeDocument/2006/customXml" ds:itemID="{22ED9753-F3A0-48DC-B97C-65B225DF6F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1</Pages>
  <Words>4484</Words>
  <Characters>25559</Characters>
  <Application>Microsoft Office Word</Application>
  <DocSecurity>4</DocSecurity>
  <Lines>212</Lines>
  <Paragraphs>59</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29984</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1318</cp:revision>
  <dcterms:created xsi:type="dcterms:W3CDTF">2018-03-26T13:01:00Z</dcterms:created>
  <dcterms:modified xsi:type="dcterms:W3CDTF">2018-05-11T13:21:00Z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