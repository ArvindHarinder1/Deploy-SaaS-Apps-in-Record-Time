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67968"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67968"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6D0DF4"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7CDA7838" w14:textId="37DCF7FF" w:rsidR="00CF5D8A"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650702" w:history="1">
            <w:r w:rsidR="00CF5D8A" w:rsidRPr="00112432">
              <w:rPr>
                <w:rStyle w:val="Hyperlink"/>
                <w:noProof/>
              </w:rPr>
              <w:t>Business Value of Conditional Access</w:t>
            </w:r>
            <w:r w:rsidR="00CF5D8A">
              <w:rPr>
                <w:noProof/>
                <w:webHidden/>
              </w:rPr>
              <w:tab/>
            </w:r>
            <w:r w:rsidR="00CF5D8A">
              <w:rPr>
                <w:noProof/>
                <w:webHidden/>
              </w:rPr>
              <w:fldChar w:fldCharType="begin"/>
            </w:r>
            <w:r w:rsidR="00CF5D8A">
              <w:rPr>
                <w:noProof/>
                <w:webHidden/>
              </w:rPr>
              <w:instrText xml:space="preserve"> PAGEREF _Toc513650702 \h </w:instrText>
            </w:r>
            <w:r w:rsidR="00CF5D8A">
              <w:rPr>
                <w:noProof/>
                <w:webHidden/>
              </w:rPr>
            </w:r>
            <w:r w:rsidR="00CF5D8A">
              <w:rPr>
                <w:noProof/>
                <w:webHidden/>
              </w:rPr>
              <w:fldChar w:fldCharType="separate"/>
            </w:r>
            <w:r w:rsidR="00CF5D8A">
              <w:rPr>
                <w:noProof/>
                <w:webHidden/>
              </w:rPr>
              <w:t>2</w:t>
            </w:r>
            <w:r w:rsidR="00CF5D8A">
              <w:rPr>
                <w:noProof/>
                <w:webHidden/>
              </w:rPr>
              <w:fldChar w:fldCharType="end"/>
            </w:r>
          </w:hyperlink>
        </w:p>
        <w:p w14:paraId="644305D6" w14:textId="65066266" w:rsidR="00CF5D8A" w:rsidRDefault="00CF5D8A">
          <w:pPr>
            <w:pStyle w:val="TOC1"/>
            <w:rPr>
              <w:rFonts w:eastAsiaTheme="minorEastAsia" w:cstheme="minorBidi"/>
              <w:b w:val="0"/>
              <w:bCs w:val="0"/>
              <w:caps w:val="0"/>
              <w:noProof/>
              <w:sz w:val="22"/>
              <w:szCs w:val="22"/>
            </w:rPr>
          </w:pPr>
          <w:hyperlink w:anchor="_Toc513650703" w:history="1">
            <w:r w:rsidRPr="00112432">
              <w:rPr>
                <w:rStyle w:val="Hyperlink"/>
                <w:noProof/>
              </w:rPr>
              <w:t>Planning Your Implementation</w:t>
            </w:r>
            <w:r>
              <w:rPr>
                <w:noProof/>
                <w:webHidden/>
              </w:rPr>
              <w:tab/>
            </w:r>
            <w:r>
              <w:rPr>
                <w:noProof/>
                <w:webHidden/>
              </w:rPr>
              <w:fldChar w:fldCharType="begin"/>
            </w:r>
            <w:r>
              <w:rPr>
                <w:noProof/>
                <w:webHidden/>
              </w:rPr>
              <w:instrText xml:space="preserve"> PAGEREF _Toc513650703 \h </w:instrText>
            </w:r>
            <w:r>
              <w:rPr>
                <w:noProof/>
                <w:webHidden/>
              </w:rPr>
            </w:r>
            <w:r>
              <w:rPr>
                <w:noProof/>
                <w:webHidden/>
              </w:rPr>
              <w:fldChar w:fldCharType="separate"/>
            </w:r>
            <w:r>
              <w:rPr>
                <w:noProof/>
                <w:webHidden/>
              </w:rPr>
              <w:t>3</w:t>
            </w:r>
            <w:r>
              <w:rPr>
                <w:noProof/>
                <w:webHidden/>
              </w:rPr>
              <w:fldChar w:fldCharType="end"/>
            </w:r>
          </w:hyperlink>
        </w:p>
        <w:p w14:paraId="7A43C891" w14:textId="50CE3FB4" w:rsidR="00CF5D8A" w:rsidRDefault="00CF5D8A">
          <w:pPr>
            <w:pStyle w:val="TOC2"/>
            <w:tabs>
              <w:tab w:val="right" w:leader="dot" w:pos="9350"/>
            </w:tabs>
            <w:rPr>
              <w:rFonts w:eastAsiaTheme="minorEastAsia" w:cstheme="minorBidi"/>
              <w:smallCaps w:val="0"/>
              <w:noProof/>
              <w:sz w:val="22"/>
              <w:szCs w:val="22"/>
            </w:rPr>
          </w:pPr>
          <w:hyperlink w:anchor="_Toc513650704" w:history="1">
            <w:r w:rsidRPr="00112432">
              <w:rPr>
                <w:rStyle w:val="Hyperlink"/>
                <w:noProof/>
              </w:rPr>
              <w:t>Stakeholders and Sign-off</w:t>
            </w:r>
            <w:r>
              <w:rPr>
                <w:noProof/>
                <w:webHidden/>
              </w:rPr>
              <w:tab/>
            </w:r>
            <w:r>
              <w:rPr>
                <w:noProof/>
                <w:webHidden/>
              </w:rPr>
              <w:fldChar w:fldCharType="begin"/>
            </w:r>
            <w:r>
              <w:rPr>
                <w:noProof/>
                <w:webHidden/>
              </w:rPr>
              <w:instrText xml:space="preserve"> PAGEREF _Toc513650704 \h </w:instrText>
            </w:r>
            <w:r>
              <w:rPr>
                <w:noProof/>
                <w:webHidden/>
              </w:rPr>
            </w:r>
            <w:r>
              <w:rPr>
                <w:noProof/>
                <w:webHidden/>
              </w:rPr>
              <w:fldChar w:fldCharType="separate"/>
            </w:r>
            <w:r>
              <w:rPr>
                <w:noProof/>
                <w:webHidden/>
              </w:rPr>
              <w:t>3</w:t>
            </w:r>
            <w:r>
              <w:rPr>
                <w:noProof/>
                <w:webHidden/>
              </w:rPr>
              <w:fldChar w:fldCharType="end"/>
            </w:r>
          </w:hyperlink>
        </w:p>
        <w:p w14:paraId="15725D1D" w14:textId="16C03055" w:rsidR="00CF5D8A" w:rsidRDefault="00CF5D8A">
          <w:pPr>
            <w:pStyle w:val="TOC2"/>
            <w:tabs>
              <w:tab w:val="right" w:leader="dot" w:pos="9350"/>
            </w:tabs>
            <w:rPr>
              <w:rFonts w:eastAsiaTheme="minorEastAsia" w:cstheme="minorBidi"/>
              <w:smallCaps w:val="0"/>
              <w:noProof/>
              <w:sz w:val="22"/>
              <w:szCs w:val="22"/>
            </w:rPr>
          </w:pPr>
          <w:hyperlink w:anchor="_Toc513650705" w:history="1">
            <w:r w:rsidRPr="00112432">
              <w:rPr>
                <w:rStyle w:val="Hyperlink"/>
                <w:noProof/>
              </w:rPr>
              <w:t>Licensing</w:t>
            </w:r>
            <w:r>
              <w:rPr>
                <w:noProof/>
                <w:webHidden/>
              </w:rPr>
              <w:tab/>
            </w:r>
            <w:r>
              <w:rPr>
                <w:noProof/>
                <w:webHidden/>
              </w:rPr>
              <w:fldChar w:fldCharType="begin"/>
            </w:r>
            <w:r>
              <w:rPr>
                <w:noProof/>
                <w:webHidden/>
              </w:rPr>
              <w:instrText xml:space="preserve"> PAGEREF _Toc513650705 \h </w:instrText>
            </w:r>
            <w:r>
              <w:rPr>
                <w:noProof/>
                <w:webHidden/>
              </w:rPr>
            </w:r>
            <w:r>
              <w:rPr>
                <w:noProof/>
                <w:webHidden/>
              </w:rPr>
              <w:fldChar w:fldCharType="separate"/>
            </w:r>
            <w:r>
              <w:rPr>
                <w:noProof/>
                <w:webHidden/>
              </w:rPr>
              <w:t>4</w:t>
            </w:r>
            <w:r>
              <w:rPr>
                <w:noProof/>
                <w:webHidden/>
              </w:rPr>
              <w:fldChar w:fldCharType="end"/>
            </w:r>
          </w:hyperlink>
        </w:p>
        <w:p w14:paraId="5F6ACD84" w14:textId="6D96A88E" w:rsidR="00CF5D8A" w:rsidRDefault="00CF5D8A">
          <w:pPr>
            <w:pStyle w:val="TOC2"/>
            <w:tabs>
              <w:tab w:val="right" w:leader="dot" w:pos="9350"/>
            </w:tabs>
            <w:rPr>
              <w:rFonts w:eastAsiaTheme="minorEastAsia" w:cstheme="minorBidi"/>
              <w:smallCaps w:val="0"/>
              <w:noProof/>
              <w:sz w:val="22"/>
              <w:szCs w:val="22"/>
            </w:rPr>
          </w:pPr>
          <w:hyperlink w:anchor="_Toc513650706" w:history="1">
            <w:r w:rsidRPr="00112432">
              <w:rPr>
                <w:rStyle w:val="Hyperlink"/>
                <w:noProof/>
              </w:rPr>
              <w:t>How to draft Conditional Access policies</w:t>
            </w:r>
            <w:r>
              <w:rPr>
                <w:noProof/>
                <w:webHidden/>
              </w:rPr>
              <w:tab/>
            </w:r>
            <w:r>
              <w:rPr>
                <w:noProof/>
                <w:webHidden/>
              </w:rPr>
              <w:fldChar w:fldCharType="begin"/>
            </w:r>
            <w:r>
              <w:rPr>
                <w:noProof/>
                <w:webHidden/>
              </w:rPr>
              <w:instrText xml:space="preserve"> PAGEREF _Toc513650706 \h </w:instrText>
            </w:r>
            <w:r>
              <w:rPr>
                <w:noProof/>
                <w:webHidden/>
              </w:rPr>
            </w:r>
            <w:r>
              <w:rPr>
                <w:noProof/>
                <w:webHidden/>
              </w:rPr>
              <w:fldChar w:fldCharType="separate"/>
            </w:r>
            <w:r>
              <w:rPr>
                <w:noProof/>
                <w:webHidden/>
              </w:rPr>
              <w:t>4</w:t>
            </w:r>
            <w:r>
              <w:rPr>
                <w:noProof/>
                <w:webHidden/>
              </w:rPr>
              <w:fldChar w:fldCharType="end"/>
            </w:r>
          </w:hyperlink>
        </w:p>
        <w:p w14:paraId="1F5B32B2" w14:textId="418B92E9" w:rsidR="00CF5D8A" w:rsidRDefault="00CF5D8A">
          <w:pPr>
            <w:pStyle w:val="TOC2"/>
            <w:tabs>
              <w:tab w:val="right" w:leader="dot" w:pos="9350"/>
            </w:tabs>
            <w:rPr>
              <w:rFonts w:eastAsiaTheme="minorEastAsia" w:cstheme="minorBidi"/>
              <w:smallCaps w:val="0"/>
              <w:noProof/>
              <w:sz w:val="22"/>
              <w:szCs w:val="22"/>
            </w:rPr>
          </w:pPr>
          <w:hyperlink w:anchor="_Toc513650707" w:history="1">
            <w:r w:rsidRPr="00112432">
              <w:rPr>
                <w:rStyle w:val="Hyperlink"/>
                <w:noProof/>
              </w:rPr>
              <w:t>Types of policies</w:t>
            </w:r>
            <w:r>
              <w:rPr>
                <w:noProof/>
                <w:webHidden/>
              </w:rPr>
              <w:tab/>
            </w:r>
            <w:r>
              <w:rPr>
                <w:noProof/>
                <w:webHidden/>
              </w:rPr>
              <w:fldChar w:fldCharType="begin"/>
            </w:r>
            <w:r>
              <w:rPr>
                <w:noProof/>
                <w:webHidden/>
              </w:rPr>
              <w:instrText xml:space="preserve"> PAGEREF _Toc513650707 \h </w:instrText>
            </w:r>
            <w:r>
              <w:rPr>
                <w:noProof/>
                <w:webHidden/>
              </w:rPr>
            </w:r>
            <w:r>
              <w:rPr>
                <w:noProof/>
                <w:webHidden/>
              </w:rPr>
              <w:fldChar w:fldCharType="separate"/>
            </w:r>
            <w:r>
              <w:rPr>
                <w:noProof/>
                <w:webHidden/>
              </w:rPr>
              <w:t>5</w:t>
            </w:r>
            <w:r>
              <w:rPr>
                <w:noProof/>
                <w:webHidden/>
              </w:rPr>
              <w:fldChar w:fldCharType="end"/>
            </w:r>
          </w:hyperlink>
        </w:p>
        <w:p w14:paraId="08B4A62B" w14:textId="3E8C6F81" w:rsidR="00CF5D8A" w:rsidRDefault="00CF5D8A">
          <w:pPr>
            <w:pStyle w:val="TOC2"/>
            <w:tabs>
              <w:tab w:val="right" w:leader="dot" w:pos="9350"/>
            </w:tabs>
            <w:rPr>
              <w:rFonts w:eastAsiaTheme="minorEastAsia" w:cstheme="minorBidi"/>
              <w:smallCaps w:val="0"/>
              <w:noProof/>
              <w:sz w:val="22"/>
              <w:szCs w:val="22"/>
            </w:rPr>
          </w:pPr>
          <w:hyperlink w:anchor="_Toc513650708" w:history="1">
            <w:r w:rsidRPr="00112432">
              <w:rPr>
                <w:rStyle w:val="Hyperlink"/>
                <w:noProof/>
              </w:rPr>
              <w:t>Recommended Policies</w:t>
            </w:r>
            <w:r>
              <w:rPr>
                <w:noProof/>
                <w:webHidden/>
              </w:rPr>
              <w:tab/>
            </w:r>
            <w:r>
              <w:rPr>
                <w:noProof/>
                <w:webHidden/>
              </w:rPr>
              <w:fldChar w:fldCharType="begin"/>
            </w:r>
            <w:r>
              <w:rPr>
                <w:noProof/>
                <w:webHidden/>
              </w:rPr>
              <w:instrText xml:space="preserve"> PAGEREF _Toc513650708 \h </w:instrText>
            </w:r>
            <w:r>
              <w:rPr>
                <w:noProof/>
                <w:webHidden/>
              </w:rPr>
            </w:r>
            <w:r>
              <w:rPr>
                <w:noProof/>
                <w:webHidden/>
              </w:rPr>
              <w:fldChar w:fldCharType="separate"/>
            </w:r>
            <w:r>
              <w:rPr>
                <w:noProof/>
                <w:webHidden/>
              </w:rPr>
              <w:t>6</w:t>
            </w:r>
            <w:r>
              <w:rPr>
                <w:noProof/>
                <w:webHidden/>
              </w:rPr>
              <w:fldChar w:fldCharType="end"/>
            </w:r>
          </w:hyperlink>
        </w:p>
        <w:p w14:paraId="15576863" w14:textId="31B785BB" w:rsidR="00CF5D8A" w:rsidRDefault="00CF5D8A">
          <w:pPr>
            <w:pStyle w:val="TOC2"/>
            <w:tabs>
              <w:tab w:val="right" w:leader="dot" w:pos="9350"/>
            </w:tabs>
            <w:rPr>
              <w:rFonts w:eastAsiaTheme="minorEastAsia" w:cstheme="minorBidi"/>
              <w:smallCaps w:val="0"/>
              <w:noProof/>
              <w:sz w:val="22"/>
              <w:szCs w:val="22"/>
            </w:rPr>
          </w:pPr>
          <w:hyperlink w:anchor="_Toc513650709" w:history="1">
            <w:r w:rsidRPr="00112432">
              <w:rPr>
                <w:rStyle w:val="Hyperlink"/>
                <w:noProof/>
              </w:rPr>
              <w:t>Design</w:t>
            </w:r>
            <w:r>
              <w:rPr>
                <w:noProof/>
                <w:webHidden/>
              </w:rPr>
              <w:tab/>
            </w:r>
            <w:r>
              <w:rPr>
                <w:noProof/>
                <w:webHidden/>
              </w:rPr>
              <w:fldChar w:fldCharType="begin"/>
            </w:r>
            <w:r>
              <w:rPr>
                <w:noProof/>
                <w:webHidden/>
              </w:rPr>
              <w:instrText xml:space="preserve"> PAGEREF _Toc513650709 \h </w:instrText>
            </w:r>
            <w:r>
              <w:rPr>
                <w:noProof/>
                <w:webHidden/>
              </w:rPr>
            </w:r>
            <w:r>
              <w:rPr>
                <w:noProof/>
                <w:webHidden/>
              </w:rPr>
              <w:fldChar w:fldCharType="separate"/>
            </w:r>
            <w:r>
              <w:rPr>
                <w:noProof/>
                <w:webHidden/>
              </w:rPr>
              <w:t>7</w:t>
            </w:r>
            <w:r>
              <w:rPr>
                <w:noProof/>
                <w:webHidden/>
              </w:rPr>
              <w:fldChar w:fldCharType="end"/>
            </w:r>
          </w:hyperlink>
        </w:p>
        <w:p w14:paraId="554C4A3F" w14:textId="2DC64FF6" w:rsidR="00CF5D8A" w:rsidRDefault="00CF5D8A">
          <w:pPr>
            <w:pStyle w:val="TOC3"/>
            <w:tabs>
              <w:tab w:val="right" w:leader="dot" w:pos="9350"/>
            </w:tabs>
            <w:rPr>
              <w:rFonts w:eastAsiaTheme="minorEastAsia" w:cstheme="minorBidi"/>
              <w:i w:val="0"/>
              <w:iCs w:val="0"/>
              <w:noProof/>
              <w:sz w:val="22"/>
              <w:szCs w:val="22"/>
            </w:rPr>
          </w:pPr>
          <w:hyperlink w:anchor="_Toc513650710" w:history="1">
            <w:r w:rsidRPr="00112432">
              <w:rPr>
                <w:rStyle w:val="Hyperlink"/>
                <w:noProof/>
              </w:rPr>
              <w:t>MFA when not at work</w:t>
            </w:r>
            <w:r>
              <w:rPr>
                <w:noProof/>
                <w:webHidden/>
              </w:rPr>
              <w:tab/>
            </w:r>
            <w:r>
              <w:rPr>
                <w:noProof/>
                <w:webHidden/>
              </w:rPr>
              <w:fldChar w:fldCharType="begin"/>
            </w:r>
            <w:r>
              <w:rPr>
                <w:noProof/>
                <w:webHidden/>
              </w:rPr>
              <w:instrText xml:space="preserve"> PAGEREF _Toc513650710 \h </w:instrText>
            </w:r>
            <w:r>
              <w:rPr>
                <w:noProof/>
                <w:webHidden/>
              </w:rPr>
            </w:r>
            <w:r>
              <w:rPr>
                <w:noProof/>
                <w:webHidden/>
              </w:rPr>
              <w:fldChar w:fldCharType="separate"/>
            </w:r>
            <w:r>
              <w:rPr>
                <w:noProof/>
                <w:webHidden/>
              </w:rPr>
              <w:t>7</w:t>
            </w:r>
            <w:r>
              <w:rPr>
                <w:noProof/>
                <w:webHidden/>
              </w:rPr>
              <w:fldChar w:fldCharType="end"/>
            </w:r>
          </w:hyperlink>
        </w:p>
        <w:p w14:paraId="6AC93A23" w14:textId="12DC76E2" w:rsidR="00CF5D8A" w:rsidRDefault="00CF5D8A">
          <w:pPr>
            <w:pStyle w:val="TOC3"/>
            <w:tabs>
              <w:tab w:val="right" w:leader="dot" w:pos="9350"/>
            </w:tabs>
            <w:rPr>
              <w:rFonts w:eastAsiaTheme="minorEastAsia" w:cstheme="minorBidi"/>
              <w:i w:val="0"/>
              <w:iCs w:val="0"/>
              <w:noProof/>
              <w:sz w:val="22"/>
              <w:szCs w:val="22"/>
            </w:rPr>
          </w:pPr>
          <w:hyperlink w:anchor="_Toc513650711" w:history="1">
            <w:r w:rsidRPr="00112432">
              <w:rPr>
                <w:rStyle w:val="Hyperlink"/>
                <w:noProof/>
              </w:rPr>
              <w:t>MFA for admins</w:t>
            </w:r>
            <w:r>
              <w:rPr>
                <w:noProof/>
                <w:webHidden/>
              </w:rPr>
              <w:tab/>
            </w:r>
            <w:r>
              <w:rPr>
                <w:noProof/>
                <w:webHidden/>
              </w:rPr>
              <w:fldChar w:fldCharType="begin"/>
            </w:r>
            <w:r>
              <w:rPr>
                <w:noProof/>
                <w:webHidden/>
              </w:rPr>
              <w:instrText xml:space="preserve"> PAGEREF _Toc513650711 \h </w:instrText>
            </w:r>
            <w:r>
              <w:rPr>
                <w:noProof/>
                <w:webHidden/>
              </w:rPr>
            </w:r>
            <w:r>
              <w:rPr>
                <w:noProof/>
                <w:webHidden/>
              </w:rPr>
              <w:fldChar w:fldCharType="separate"/>
            </w:r>
            <w:r>
              <w:rPr>
                <w:noProof/>
                <w:webHidden/>
              </w:rPr>
              <w:t>7</w:t>
            </w:r>
            <w:r>
              <w:rPr>
                <w:noProof/>
                <w:webHidden/>
              </w:rPr>
              <w:fldChar w:fldCharType="end"/>
            </w:r>
          </w:hyperlink>
        </w:p>
        <w:p w14:paraId="44C83618" w14:textId="2F05574A" w:rsidR="00CF5D8A" w:rsidRDefault="00CF5D8A">
          <w:pPr>
            <w:pStyle w:val="TOC3"/>
            <w:tabs>
              <w:tab w:val="right" w:leader="dot" w:pos="9350"/>
            </w:tabs>
            <w:rPr>
              <w:rFonts w:eastAsiaTheme="minorEastAsia" w:cstheme="minorBidi"/>
              <w:i w:val="0"/>
              <w:iCs w:val="0"/>
              <w:noProof/>
              <w:sz w:val="22"/>
              <w:szCs w:val="22"/>
            </w:rPr>
          </w:pPr>
          <w:hyperlink w:anchor="_Toc513650712" w:history="1">
            <w:r w:rsidRPr="00112432">
              <w:rPr>
                <w:rStyle w:val="Hyperlink"/>
                <w:noProof/>
              </w:rPr>
              <w:t>MFA for risky sign-ins</w:t>
            </w:r>
            <w:r>
              <w:rPr>
                <w:noProof/>
                <w:webHidden/>
              </w:rPr>
              <w:tab/>
            </w:r>
            <w:r>
              <w:rPr>
                <w:noProof/>
                <w:webHidden/>
              </w:rPr>
              <w:fldChar w:fldCharType="begin"/>
            </w:r>
            <w:r>
              <w:rPr>
                <w:noProof/>
                <w:webHidden/>
              </w:rPr>
              <w:instrText xml:space="preserve"> PAGEREF _Toc513650712 \h </w:instrText>
            </w:r>
            <w:r>
              <w:rPr>
                <w:noProof/>
                <w:webHidden/>
              </w:rPr>
            </w:r>
            <w:r>
              <w:rPr>
                <w:noProof/>
                <w:webHidden/>
              </w:rPr>
              <w:fldChar w:fldCharType="separate"/>
            </w:r>
            <w:r>
              <w:rPr>
                <w:noProof/>
                <w:webHidden/>
              </w:rPr>
              <w:t>9</w:t>
            </w:r>
            <w:r>
              <w:rPr>
                <w:noProof/>
                <w:webHidden/>
              </w:rPr>
              <w:fldChar w:fldCharType="end"/>
            </w:r>
          </w:hyperlink>
        </w:p>
        <w:p w14:paraId="4FD0076A" w14:textId="0C3C74F8" w:rsidR="00CF5D8A" w:rsidRDefault="00CF5D8A">
          <w:pPr>
            <w:pStyle w:val="TOC3"/>
            <w:tabs>
              <w:tab w:val="right" w:leader="dot" w:pos="9350"/>
            </w:tabs>
            <w:rPr>
              <w:rFonts w:eastAsiaTheme="minorEastAsia" w:cstheme="minorBidi"/>
              <w:i w:val="0"/>
              <w:iCs w:val="0"/>
              <w:noProof/>
              <w:sz w:val="22"/>
              <w:szCs w:val="22"/>
            </w:rPr>
          </w:pPr>
          <w:hyperlink w:anchor="_Toc513650713" w:history="1">
            <w:r w:rsidRPr="00112432">
              <w:rPr>
                <w:rStyle w:val="Hyperlink"/>
                <w:noProof/>
              </w:rPr>
              <w:t>Require a compliant device</w:t>
            </w:r>
            <w:r>
              <w:rPr>
                <w:noProof/>
                <w:webHidden/>
              </w:rPr>
              <w:tab/>
            </w:r>
            <w:r>
              <w:rPr>
                <w:noProof/>
                <w:webHidden/>
              </w:rPr>
              <w:fldChar w:fldCharType="begin"/>
            </w:r>
            <w:r>
              <w:rPr>
                <w:noProof/>
                <w:webHidden/>
              </w:rPr>
              <w:instrText xml:space="preserve"> PAGEREF _Toc513650713 \h </w:instrText>
            </w:r>
            <w:r>
              <w:rPr>
                <w:noProof/>
                <w:webHidden/>
              </w:rPr>
            </w:r>
            <w:r>
              <w:rPr>
                <w:noProof/>
                <w:webHidden/>
              </w:rPr>
              <w:fldChar w:fldCharType="separate"/>
            </w:r>
            <w:r>
              <w:rPr>
                <w:noProof/>
                <w:webHidden/>
              </w:rPr>
              <w:t>9</w:t>
            </w:r>
            <w:r>
              <w:rPr>
                <w:noProof/>
                <w:webHidden/>
              </w:rPr>
              <w:fldChar w:fldCharType="end"/>
            </w:r>
          </w:hyperlink>
        </w:p>
        <w:p w14:paraId="7AB95F65" w14:textId="6F63CB89" w:rsidR="00CF5D8A" w:rsidRDefault="00CF5D8A">
          <w:pPr>
            <w:pStyle w:val="TOC3"/>
            <w:tabs>
              <w:tab w:val="right" w:leader="dot" w:pos="9350"/>
            </w:tabs>
            <w:rPr>
              <w:rFonts w:eastAsiaTheme="minorEastAsia" w:cstheme="minorBidi"/>
              <w:i w:val="0"/>
              <w:iCs w:val="0"/>
              <w:noProof/>
              <w:sz w:val="22"/>
              <w:szCs w:val="22"/>
            </w:rPr>
          </w:pPr>
          <w:hyperlink w:anchor="_Toc513650714" w:history="1">
            <w:r w:rsidRPr="00112432">
              <w:rPr>
                <w:rStyle w:val="Hyperlink"/>
                <w:noProof/>
              </w:rPr>
              <w:t>Password change for risky users</w:t>
            </w:r>
            <w:r>
              <w:rPr>
                <w:noProof/>
                <w:webHidden/>
              </w:rPr>
              <w:tab/>
            </w:r>
            <w:r>
              <w:rPr>
                <w:noProof/>
                <w:webHidden/>
              </w:rPr>
              <w:fldChar w:fldCharType="begin"/>
            </w:r>
            <w:r>
              <w:rPr>
                <w:noProof/>
                <w:webHidden/>
              </w:rPr>
              <w:instrText xml:space="preserve"> PAGEREF _Toc513650714 \h </w:instrText>
            </w:r>
            <w:r>
              <w:rPr>
                <w:noProof/>
                <w:webHidden/>
              </w:rPr>
            </w:r>
            <w:r>
              <w:rPr>
                <w:noProof/>
                <w:webHidden/>
              </w:rPr>
              <w:fldChar w:fldCharType="separate"/>
            </w:r>
            <w:r>
              <w:rPr>
                <w:noProof/>
                <w:webHidden/>
              </w:rPr>
              <w:t>12</w:t>
            </w:r>
            <w:r>
              <w:rPr>
                <w:noProof/>
                <w:webHidden/>
              </w:rPr>
              <w:fldChar w:fldCharType="end"/>
            </w:r>
          </w:hyperlink>
        </w:p>
        <w:p w14:paraId="348DA97E" w14:textId="4702D6A0" w:rsidR="00CF5D8A" w:rsidRDefault="00CF5D8A">
          <w:pPr>
            <w:pStyle w:val="TOC1"/>
            <w:rPr>
              <w:rFonts w:eastAsiaTheme="minorEastAsia" w:cstheme="minorBidi"/>
              <w:b w:val="0"/>
              <w:bCs w:val="0"/>
              <w:caps w:val="0"/>
              <w:noProof/>
              <w:sz w:val="22"/>
              <w:szCs w:val="22"/>
            </w:rPr>
          </w:pPr>
          <w:hyperlink w:anchor="_Toc513650715" w:history="1">
            <w:r w:rsidRPr="00112432">
              <w:rPr>
                <w:rStyle w:val="Hyperlink"/>
                <w:noProof/>
              </w:rPr>
              <w:t>Implementing Your Solution</w:t>
            </w:r>
            <w:r>
              <w:rPr>
                <w:noProof/>
                <w:webHidden/>
              </w:rPr>
              <w:tab/>
            </w:r>
            <w:r>
              <w:rPr>
                <w:noProof/>
                <w:webHidden/>
              </w:rPr>
              <w:fldChar w:fldCharType="begin"/>
            </w:r>
            <w:r>
              <w:rPr>
                <w:noProof/>
                <w:webHidden/>
              </w:rPr>
              <w:instrText xml:space="preserve"> PAGEREF _Toc513650715 \h </w:instrText>
            </w:r>
            <w:r>
              <w:rPr>
                <w:noProof/>
                <w:webHidden/>
              </w:rPr>
            </w:r>
            <w:r>
              <w:rPr>
                <w:noProof/>
                <w:webHidden/>
              </w:rPr>
              <w:fldChar w:fldCharType="separate"/>
            </w:r>
            <w:r>
              <w:rPr>
                <w:noProof/>
                <w:webHidden/>
              </w:rPr>
              <w:t>13</w:t>
            </w:r>
            <w:r>
              <w:rPr>
                <w:noProof/>
                <w:webHidden/>
              </w:rPr>
              <w:fldChar w:fldCharType="end"/>
            </w:r>
          </w:hyperlink>
        </w:p>
        <w:p w14:paraId="39AC0DBB" w14:textId="059BE7D5" w:rsidR="00CF5D8A" w:rsidRDefault="00CF5D8A">
          <w:pPr>
            <w:pStyle w:val="TOC2"/>
            <w:tabs>
              <w:tab w:val="right" w:leader="dot" w:pos="9350"/>
            </w:tabs>
            <w:rPr>
              <w:rFonts w:eastAsiaTheme="minorEastAsia" w:cstheme="minorBidi"/>
              <w:smallCaps w:val="0"/>
              <w:noProof/>
              <w:sz w:val="22"/>
              <w:szCs w:val="22"/>
            </w:rPr>
          </w:pPr>
          <w:hyperlink w:anchor="_Toc513650716" w:history="1">
            <w:r w:rsidRPr="00112432">
              <w:rPr>
                <w:rStyle w:val="Hyperlink"/>
                <w:noProof/>
              </w:rPr>
              <w:t>Phase 1: Implementation Steps</w:t>
            </w:r>
            <w:r>
              <w:rPr>
                <w:noProof/>
                <w:webHidden/>
              </w:rPr>
              <w:tab/>
            </w:r>
            <w:r>
              <w:rPr>
                <w:noProof/>
                <w:webHidden/>
              </w:rPr>
              <w:fldChar w:fldCharType="begin"/>
            </w:r>
            <w:r>
              <w:rPr>
                <w:noProof/>
                <w:webHidden/>
              </w:rPr>
              <w:instrText xml:space="preserve"> PAGEREF _Toc513650716 \h </w:instrText>
            </w:r>
            <w:r>
              <w:rPr>
                <w:noProof/>
                <w:webHidden/>
              </w:rPr>
            </w:r>
            <w:r>
              <w:rPr>
                <w:noProof/>
                <w:webHidden/>
              </w:rPr>
              <w:fldChar w:fldCharType="separate"/>
            </w:r>
            <w:r>
              <w:rPr>
                <w:noProof/>
                <w:webHidden/>
              </w:rPr>
              <w:t>13</w:t>
            </w:r>
            <w:r>
              <w:rPr>
                <w:noProof/>
                <w:webHidden/>
              </w:rPr>
              <w:fldChar w:fldCharType="end"/>
            </w:r>
          </w:hyperlink>
        </w:p>
        <w:p w14:paraId="1897994D" w14:textId="3C6630AD" w:rsidR="00CF5D8A" w:rsidRDefault="00CF5D8A">
          <w:pPr>
            <w:pStyle w:val="TOC2"/>
            <w:tabs>
              <w:tab w:val="right" w:leader="dot" w:pos="9350"/>
            </w:tabs>
            <w:rPr>
              <w:rFonts w:eastAsiaTheme="minorEastAsia" w:cstheme="minorBidi"/>
              <w:smallCaps w:val="0"/>
              <w:noProof/>
              <w:sz w:val="22"/>
              <w:szCs w:val="22"/>
            </w:rPr>
          </w:pPr>
          <w:hyperlink w:anchor="_Toc513650717" w:history="1">
            <w:r w:rsidRPr="00112432">
              <w:rPr>
                <w:rStyle w:val="Hyperlink"/>
                <w:noProof/>
              </w:rPr>
              <w:t>Phase 2: Testing</w:t>
            </w:r>
            <w:r>
              <w:rPr>
                <w:noProof/>
                <w:webHidden/>
              </w:rPr>
              <w:tab/>
            </w:r>
            <w:r>
              <w:rPr>
                <w:noProof/>
                <w:webHidden/>
              </w:rPr>
              <w:fldChar w:fldCharType="begin"/>
            </w:r>
            <w:r>
              <w:rPr>
                <w:noProof/>
                <w:webHidden/>
              </w:rPr>
              <w:instrText xml:space="preserve"> PAGEREF _Toc513650717 \h </w:instrText>
            </w:r>
            <w:r>
              <w:rPr>
                <w:noProof/>
                <w:webHidden/>
              </w:rPr>
            </w:r>
            <w:r>
              <w:rPr>
                <w:noProof/>
                <w:webHidden/>
              </w:rPr>
              <w:fldChar w:fldCharType="separate"/>
            </w:r>
            <w:r>
              <w:rPr>
                <w:noProof/>
                <w:webHidden/>
              </w:rPr>
              <w:t>16</w:t>
            </w:r>
            <w:r>
              <w:rPr>
                <w:noProof/>
                <w:webHidden/>
              </w:rPr>
              <w:fldChar w:fldCharType="end"/>
            </w:r>
          </w:hyperlink>
        </w:p>
        <w:p w14:paraId="0AE0D4B3" w14:textId="463CBCA7" w:rsidR="00CF5D8A" w:rsidRDefault="00CF5D8A">
          <w:pPr>
            <w:pStyle w:val="TOC2"/>
            <w:tabs>
              <w:tab w:val="right" w:leader="dot" w:pos="9350"/>
            </w:tabs>
            <w:rPr>
              <w:rFonts w:eastAsiaTheme="minorEastAsia" w:cstheme="minorBidi"/>
              <w:smallCaps w:val="0"/>
              <w:noProof/>
              <w:sz w:val="22"/>
              <w:szCs w:val="22"/>
            </w:rPr>
          </w:pPr>
          <w:hyperlink w:anchor="_Toc513650718" w:history="1">
            <w:r w:rsidRPr="00112432">
              <w:rPr>
                <w:rStyle w:val="Hyperlink"/>
                <w:noProof/>
              </w:rPr>
              <w:t>Phase 3: Moving to production</w:t>
            </w:r>
            <w:r>
              <w:rPr>
                <w:noProof/>
                <w:webHidden/>
              </w:rPr>
              <w:tab/>
            </w:r>
            <w:r>
              <w:rPr>
                <w:noProof/>
                <w:webHidden/>
              </w:rPr>
              <w:fldChar w:fldCharType="begin"/>
            </w:r>
            <w:r>
              <w:rPr>
                <w:noProof/>
                <w:webHidden/>
              </w:rPr>
              <w:instrText xml:space="preserve"> PAGEREF _Toc513650718 \h </w:instrText>
            </w:r>
            <w:r>
              <w:rPr>
                <w:noProof/>
                <w:webHidden/>
              </w:rPr>
            </w:r>
            <w:r>
              <w:rPr>
                <w:noProof/>
                <w:webHidden/>
              </w:rPr>
              <w:fldChar w:fldCharType="separate"/>
            </w:r>
            <w:r>
              <w:rPr>
                <w:noProof/>
                <w:webHidden/>
              </w:rPr>
              <w:t>16</w:t>
            </w:r>
            <w:r>
              <w:rPr>
                <w:noProof/>
                <w:webHidden/>
              </w:rPr>
              <w:fldChar w:fldCharType="end"/>
            </w:r>
          </w:hyperlink>
        </w:p>
        <w:p w14:paraId="6E4C9391" w14:textId="1EC734A2" w:rsidR="00CF5D8A" w:rsidRDefault="00CF5D8A">
          <w:pPr>
            <w:pStyle w:val="TOC2"/>
            <w:tabs>
              <w:tab w:val="right" w:leader="dot" w:pos="9350"/>
            </w:tabs>
            <w:rPr>
              <w:rFonts w:eastAsiaTheme="minorEastAsia" w:cstheme="minorBidi"/>
              <w:smallCaps w:val="0"/>
              <w:noProof/>
              <w:sz w:val="22"/>
              <w:szCs w:val="22"/>
            </w:rPr>
          </w:pPr>
          <w:hyperlink w:anchor="_Toc513650719" w:history="1">
            <w:r w:rsidRPr="00112432">
              <w:rPr>
                <w:rStyle w:val="Hyperlink"/>
                <w:noProof/>
              </w:rPr>
              <w:t>Phase 4: Rollback Steps</w:t>
            </w:r>
            <w:r>
              <w:rPr>
                <w:noProof/>
                <w:webHidden/>
              </w:rPr>
              <w:tab/>
            </w:r>
            <w:r>
              <w:rPr>
                <w:noProof/>
                <w:webHidden/>
              </w:rPr>
              <w:fldChar w:fldCharType="begin"/>
            </w:r>
            <w:r>
              <w:rPr>
                <w:noProof/>
                <w:webHidden/>
              </w:rPr>
              <w:instrText xml:space="preserve"> PAGEREF _Toc513650719 \h </w:instrText>
            </w:r>
            <w:r>
              <w:rPr>
                <w:noProof/>
                <w:webHidden/>
              </w:rPr>
            </w:r>
            <w:r>
              <w:rPr>
                <w:noProof/>
                <w:webHidden/>
              </w:rPr>
              <w:fldChar w:fldCharType="separate"/>
            </w:r>
            <w:r>
              <w:rPr>
                <w:noProof/>
                <w:webHidden/>
              </w:rPr>
              <w:t>16</w:t>
            </w:r>
            <w:r>
              <w:rPr>
                <w:noProof/>
                <w:webHidden/>
              </w:rPr>
              <w:fldChar w:fldCharType="end"/>
            </w:r>
          </w:hyperlink>
        </w:p>
        <w:p w14:paraId="0AC618E4" w14:textId="05B8B67A" w:rsidR="00CF5D8A" w:rsidRDefault="00CF5D8A">
          <w:pPr>
            <w:pStyle w:val="TOC1"/>
            <w:rPr>
              <w:rFonts w:eastAsiaTheme="minorEastAsia" w:cstheme="minorBidi"/>
              <w:b w:val="0"/>
              <w:bCs w:val="0"/>
              <w:caps w:val="0"/>
              <w:noProof/>
              <w:sz w:val="22"/>
              <w:szCs w:val="22"/>
            </w:rPr>
          </w:pPr>
          <w:hyperlink w:anchor="_Toc513650720" w:history="1">
            <w:r w:rsidRPr="00112432">
              <w:rPr>
                <w:rStyle w:val="Hyperlink"/>
                <w:noProof/>
              </w:rPr>
              <w:t>Managing your solution</w:t>
            </w:r>
            <w:r>
              <w:rPr>
                <w:noProof/>
                <w:webHidden/>
              </w:rPr>
              <w:tab/>
            </w:r>
            <w:r>
              <w:rPr>
                <w:noProof/>
                <w:webHidden/>
              </w:rPr>
              <w:fldChar w:fldCharType="begin"/>
            </w:r>
            <w:r>
              <w:rPr>
                <w:noProof/>
                <w:webHidden/>
              </w:rPr>
              <w:instrText xml:space="preserve"> PAGEREF _Toc513650720 \h </w:instrText>
            </w:r>
            <w:r>
              <w:rPr>
                <w:noProof/>
                <w:webHidden/>
              </w:rPr>
            </w:r>
            <w:r>
              <w:rPr>
                <w:noProof/>
                <w:webHidden/>
              </w:rPr>
              <w:fldChar w:fldCharType="separate"/>
            </w:r>
            <w:r>
              <w:rPr>
                <w:noProof/>
                <w:webHidden/>
              </w:rPr>
              <w:t>18</w:t>
            </w:r>
            <w:r>
              <w:rPr>
                <w:noProof/>
                <w:webHidden/>
              </w:rPr>
              <w:fldChar w:fldCharType="end"/>
            </w:r>
          </w:hyperlink>
        </w:p>
        <w:p w14:paraId="6CB59600" w14:textId="59B8F917" w:rsidR="00CF5D8A" w:rsidRDefault="00CF5D8A">
          <w:pPr>
            <w:pStyle w:val="TOC2"/>
            <w:tabs>
              <w:tab w:val="right" w:leader="dot" w:pos="9350"/>
            </w:tabs>
            <w:rPr>
              <w:rFonts w:eastAsiaTheme="minorEastAsia" w:cstheme="minorBidi"/>
              <w:smallCaps w:val="0"/>
              <w:noProof/>
              <w:sz w:val="22"/>
              <w:szCs w:val="22"/>
            </w:rPr>
          </w:pPr>
          <w:hyperlink w:anchor="_Toc513650721" w:history="1">
            <w:r w:rsidRPr="00112432">
              <w:rPr>
                <w:rStyle w:val="Hyperlink"/>
                <w:noProof/>
              </w:rPr>
              <w:t>Required Roles</w:t>
            </w:r>
            <w:r>
              <w:rPr>
                <w:noProof/>
                <w:webHidden/>
              </w:rPr>
              <w:tab/>
            </w:r>
            <w:r>
              <w:rPr>
                <w:noProof/>
                <w:webHidden/>
              </w:rPr>
              <w:fldChar w:fldCharType="begin"/>
            </w:r>
            <w:r>
              <w:rPr>
                <w:noProof/>
                <w:webHidden/>
              </w:rPr>
              <w:instrText xml:space="preserve"> PAGEREF _Toc513650721 \h </w:instrText>
            </w:r>
            <w:r>
              <w:rPr>
                <w:noProof/>
                <w:webHidden/>
              </w:rPr>
            </w:r>
            <w:r>
              <w:rPr>
                <w:noProof/>
                <w:webHidden/>
              </w:rPr>
              <w:fldChar w:fldCharType="separate"/>
            </w:r>
            <w:r>
              <w:rPr>
                <w:noProof/>
                <w:webHidden/>
              </w:rPr>
              <w:t>18</w:t>
            </w:r>
            <w:r>
              <w:rPr>
                <w:noProof/>
                <w:webHidden/>
              </w:rPr>
              <w:fldChar w:fldCharType="end"/>
            </w:r>
          </w:hyperlink>
        </w:p>
        <w:p w14:paraId="1F27B02B" w14:textId="16D1774D"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1" w:name="businesscase"/>
      <w:bookmarkStart w:id="2" w:name="_Toc513313918"/>
      <w:bookmarkStart w:id="3" w:name="_Toc502840490"/>
      <w:bookmarkStart w:id="4" w:name="_Toc502924261"/>
      <w:bookmarkStart w:id="5" w:name="_Toc502750733"/>
      <w:bookmarkStart w:id="6" w:name="_Toc513650702"/>
      <w:bookmarkEnd w:id="1"/>
      <w:r>
        <w:lastRenderedPageBreak/>
        <w:t>Business Value</w:t>
      </w:r>
      <w:bookmarkEnd w:id="2"/>
      <w:r w:rsidR="00995CC6">
        <w:t xml:space="preserve"> of Conditional Access</w:t>
      </w:r>
      <w:bookmarkEnd w:id="6"/>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7" w:name="_Toc504650309"/>
      <w:bookmarkEnd w:id="7"/>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72064"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EC7A1D" w14:paraId="034580A4" w14:textId="77777777" w:rsidTr="0044431E">
              <w:trPr>
                <w:ins w:id="8" w:author="Arvind Harinder" w:date="2018-05-07T15:19:00Z"/>
                <w:del w:id="9" w:author="Arvind Harinder" w:date="2018-05-07T15:19:00Z"/>
              </w:trPr>
              <w:tc>
                <w:tcPr>
                  <w:tcW w:w="1356" w:type="dxa"/>
                </w:tcPr>
                <w:p w14:paraId="4ABD55D3" w14:textId="77777777" w:rsidR="00EC7A1D" w:rsidRDefault="00EC7A1D" w:rsidP="0044431E">
                  <w:r>
                    <w:rPr>
                      <w:noProof/>
                    </w:rPr>
                    <w:drawing>
                      <wp:inline distT="0" distB="0" distL="0" distR="0" wp14:anchorId="09EE2ECA" wp14:editId="1185ADBD">
                        <wp:extent cx="413468" cy="413468"/>
                        <wp:effectExtent l="0" t="0" r="0" b="0"/>
                        <wp:docPr id="695327145"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5C925B23" w14:textId="77777777" w:rsidR="00EC7A1D" w:rsidRDefault="00EC7A1D" w:rsidP="0044431E"/>
                <w:p w14:paraId="75BF4599" w14:textId="77777777" w:rsidR="00EC7A1D" w:rsidRPr="00EF3509" w:rsidRDefault="00EC7A1D" w:rsidP="0044431E">
                  <w:pPr>
                    <w:rPr>
                      <w:noProof/>
                    </w:rPr>
                  </w:pPr>
                </w:p>
              </w:tc>
              <w:tc>
                <w:tcPr>
                  <w:tcW w:w="8179" w:type="dxa"/>
                </w:tcPr>
                <w:p w14:paraId="45DDF066" w14:textId="77777777" w:rsidR="00EC7A1D" w:rsidRPr="0028549B" w:rsidRDefault="00EC7A1D" w:rsidP="0044431E">
                  <w:pPr>
                    <w:rPr>
                      <w:b/>
                      <w:bCs/>
                    </w:rPr>
                  </w:pPr>
                  <w:r w:rsidRPr="0028549B">
                    <w:rPr>
                      <w:b/>
                      <w:bCs/>
                    </w:rPr>
                    <w:t>INCREASE PRODUCTIVITY</w:t>
                  </w:r>
                </w:p>
                <w:p w14:paraId="6E5C4F98" w14:textId="77777777" w:rsidR="00EC7A1D" w:rsidRDefault="00EC7A1D" w:rsidP="0044431E">
                  <w:r w:rsidRPr="0028549B">
                    <w:t xml:space="preserve">Condition </w:t>
                  </w:r>
                  <w:r>
                    <w:t>access (CA) policies allow you to target when users are prompted to MFA, have access blocked, or are required to use a trusted device. For example, you can set policies such as only requiring users to MFA into an application when off the corporate network.</w:t>
                  </w:r>
                  <w:r w:rsidRPr="0028549B">
                    <w:t xml:space="preserve"> This keeps users more productive than if they </w:t>
                  </w:r>
                  <w:r>
                    <w:t>have to MFA every single time.</w:t>
                  </w:r>
                  <w:r w:rsidRPr="0028549B" w:rsidDel="002734F6">
                    <w:t xml:space="preserve"> </w:t>
                  </w:r>
                  <w:r>
                    <w:t xml:space="preserve">Furthermore, Azure AD Conditional Access allows you to specify policies on a user basis, as with ADFS, but also create app specific policies.  </w:t>
                  </w:r>
                </w:p>
                <w:p w14:paraId="6666728D" w14:textId="77777777" w:rsidR="00EC7A1D" w:rsidRDefault="00EC7A1D" w:rsidP="0044431E">
                  <w:pPr>
                    <w:rPr>
                      <w:b/>
                    </w:rPr>
                  </w:pPr>
                </w:p>
              </w:tc>
            </w:tr>
          </w:tbl>
          <w:p w14:paraId="688DF1A2" w14:textId="77777777" w:rsidR="00EC7A1D" w:rsidRDefault="00EC7A1D" w:rsidP="0044431E"/>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10" w:name="_Purpose_of_Document"/>
      <w:bookmarkStart w:id="11" w:name="_Toc512426048"/>
      <w:bookmarkStart w:id="12" w:name="_Toc513313919"/>
      <w:bookmarkStart w:id="13" w:name="_Toc513650703"/>
      <w:bookmarkEnd w:id="3"/>
      <w:bookmarkEnd w:id="4"/>
      <w:bookmarkEnd w:id="5"/>
      <w:bookmarkEnd w:id="10"/>
      <w:r>
        <w:lastRenderedPageBreak/>
        <w:t>Planning Your Implementation</w:t>
      </w:r>
      <w:bookmarkStart w:id="14" w:name="implement"/>
      <w:bookmarkEnd w:id="11"/>
      <w:bookmarkEnd w:id="12"/>
      <w:bookmarkEnd w:id="13"/>
      <w:bookmarkEnd w:id="14"/>
    </w:p>
    <w:p w14:paraId="78B86CB2" w14:textId="77777777" w:rsidR="00EA2113" w:rsidRDefault="00EA2113">
      <w:pPr>
        <w:pStyle w:val="Heading2"/>
      </w:pPr>
      <w:bookmarkStart w:id="15" w:name="_Planning_Your_Implementation"/>
      <w:bookmarkStart w:id="16" w:name="_Stakeholders_and_Sign-off"/>
      <w:bookmarkStart w:id="17" w:name="_Toc508615605"/>
      <w:bookmarkStart w:id="18" w:name="_Toc502754448"/>
      <w:bookmarkStart w:id="19" w:name="_Toc502750737"/>
      <w:bookmarkStart w:id="20" w:name="_Toc513313920"/>
      <w:bookmarkStart w:id="21" w:name="_Toc501456961"/>
      <w:bookmarkStart w:id="22" w:name="_Toc502750735"/>
      <w:bookmarkStart w:id="23" w:name="_Toc502754477"/>
      <w:bookmarkStart w:id="24" w:name="_Toc502924265"/>
      <w:bookmarkStart w:id="25" w:name="_Toc513650704"/>
      <w:bookmarkEnd w:id="15"/>
      <w:bookmarkEnd w:id="16"/>
      <w:r>
        <w:t>Stakeholders and Sign-off</w:t>
      </w:r>
      <w:bookmarkEnd w:id="17"/>
      <w:bookmarkEnd w:id="18"/>
      <w:bookmarkEnd w:id="19"/>
      <w:bookmarkEnd w:id="20"/>
      <w:bookmarkEnd w:id="25"/>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6" w:name="_Toc513313921"/>
      <w:r>
        <w:br w:type="page"/>
      </w:r>
    </w:p>
    <w:p w14:paraId="0E23395C" w14:textId="41A63B0C" w:rsidR="00EC4FBF" w:rsidRPr="00B77B2B" w:rsidRDefault="00EC4FBF" w:rsidP="002B34DE">
      <w:pPr>
        <w:pStyle w:val="Heading2"/>
      </w:pPr>
      <w:bookmarkStart w:id="27" w:name="_Toc513650705"/>
      <w:r>
        <w:lastRenderedPageBreak/>
        <w:t>Licensing</w:t>
      </w:r>
      <w:bookmarkEnd w:id="26"/>
      <w:bookmarkEnd w:id="27"/>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6D0DF4"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6D0DF4"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8" w:name="_Toc513313922"/>
      <w:bookmarkStart w:id="29" w:name="_Toc513650706"/>
      <w:r>
        <w:t>H</w:t>
      </w:r>
      <w:r w:rsidR="00FF60F4">
        <w:t xml:space="preserve">ow to draft </w:t>
      </w:r>
      <w:r w:rsidR="002F2DEC">
        <w:t>Conditional Access</w:t>
      </w:r>
      <w:r>
        <w:t xml:space="preserve"> </w:t>
      </w:r>
      <w:r w:rsidR="00FF60F4">
        <w:t>policies</w:t>
      </w:r>
      <w:bookmarkEnd w:id="28"/>
      <w:bookmarkEnd w:id="29"/>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2"/>
        <w:gridCol w:w="4389"/>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30" w:name="_Toc513313923"/>
      <w:bookmarkStart w:id="31" w:name="_Toc513650707"/>
      <w:r>
        <w:t>Types of policies</w:t>
      </w:r>
      <w:bookmarkEnd w:id="30"/>
      <w:bookmarkEnd w:id="31"/>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2" w:name="_Toc513313924"/>
    </w:p>
    <w:p w14:paraId="587616F8" w14:textId="7D97E944" w:rsidR="00F93EFF" w:rsidRDefault="00F170D4" w:rsidP="002B34DE">
      <w:pPr>
        <w:pStyle w:val="Heading2"/>
      </w:pPr>
      <w:bookmarkStart w:id="33" w:name="_Toc513650708"/>
      <w:r>
        <w:t>Recommended Policies</w:t>
      </w:r>
      <w:bookmarkEnd w:id="32"/>
      <w:bookmarkEnd w:id="33"/>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845534" w:rsidRDefault="005D180B" w:rsidP="005D180B">
            <w:r w:rsidRPr="00845534">
              <w:rPr>
                <w:rFonts w:eastAsia="Times New Roman"/>
              </w:rPr>
              <w:t xml:space="preserve">By </w:t>
            </w:r>
            <w:r w:rsidRPr="00845534">
              <w:rPr>
                <w:rFonts w:eastAsia="Times New Roman"/>
                <w:b/>
              </w:rPr>
              <w:t>Global Administrators</w:t>
            </w:r>
          </w:p>
        </w:tc>
        <w:tc>
          <w:tcPr>
            <w:tcW w:w="4752" w:type="dxa"/>
          </w:tcPr>
          <w:p w14:paraId="3BD327DF" w14:textId="3BF2B07F" w:rsidR="005D180B" w:rsidRDefault="005D180B" w:rsidP="005D180B">
            <w:pPr>
              <w:rPr>
                <w:rStyle w:val="Hyperlink"/>
                <w:rFonts w:cstheme="minorHAnsi"/>
              </w:rPr>
            </w:pPr>
            <w:hyperlink w:anchor="_MFA_for_admins" w:history="1">
              <w:r w:rsidRPr="00BA3043">
                <w:rPr>
                  <w:rStyle w:val="Hyperlink"/>
                  <w:rFonts w:cstheme="minorHAnsi"/>
                </w:rPr>
                <w:t>Require MF</w:t>
              </w:r>
              <w:r w:rsidRPr="00BA3043">
                <w:rPr>
                  <w:rStyle w:val="Hyperlink"/>
                  <w:rFonts w:cstheme="minorHAnsi"/>
                </w:rPr>
                <w:t>A</w:t>
              </w:r>
              <w:r w:rsidRPr="00BA3043">
                <w:rPr>
                  <w:rStyle w:val="Hyperlink"/>
                  <w:rFonts w:cstheme="minorHAnsi"/>
                </w:rPr>
                <w:t xml:space="preserve">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5D180B" w:rsidP="005D180B">
            <w:pPr>
              <w:rPr>
                <w:rFonts w:asciiTheme="minorHAnsi" w:hAnsiTheme="minorHAnsi" w:cstheme="minorHAnsi"/>
                <w:b/>
                <w:bCs/>
                <w:sz w:val="22"/>
              </w:rPr>
            </w:pPr>
            <w:hyperlink w:anchor="_MFA_when_not" w:history="1">
              <w:r w:rsidRPr="00845534">
                <w:rPr>
                  <w:rStyle w:val="Hyperlink"/>
                </w:rPr>
                <w:t>Require MFA</w:t>
              </w:r>
              <w:r w:rsidRPr="00845534">
                <w:rPr>
                  <w:rStyle w:val="Hyperlink"/>
                </w:rPr>
                <w:t xml:space="preserve"> </w:t>
              </w:r>
              <w:r w:rsidRPr="00845534">
                <w:rPr>
                  <w:rStyle w:val="Hyperlink"/>
                </w:rPr>
                <w:t>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22DDF09" w:rsidR="005D180B" w:rsidRPr="0045521D" w:rsidRDefault="005D180B" w:rsidP="005D180B">
            <w:pPr>
              <w:rPr>
                <w:rFonts w:asciiTheme="minorHAnsi" w:hAnsiTheme="minorHAnsi" w:cstheme="minorHAnsi"/>
                <w:b/>
                <w:bCs/>
                <w:sz w:val="22"/>
              </w:rPr>
            </w:pPr>
            <w:hyperlink w:anchor="_Device_Compliance_when" w:history="1">
              <w:r w:rsidRPr="0045521D">
                <w:rPr>
                  <w:rStyle w:val="Hyperlink"/>
                  <w:rFonts w:asciiTheme="minorHAnsi" w:hAnsiTheme="minorHAnsi" w:cstheme="minorHAnsi"/>
                  <w:sz w:val="22"/>
                </w:rPr>
                <w:t>Require a com</w:t>
              </w:r>
              <w:r w:rsidRPr="0045521D">
                <w:rPr>
                  <w:rStyle w:val="Hyperlink"/>
                  <w:rFonts w:asciiTheme="minorHAnsi" w:hAnsiTheme="minorHAnsi" w:cstheme="minorHAnsi"/>
                  <w:sz w:val="22"/>
                </w:rPr>
                <w:t>p</w:t>
              </w:r>
              <w:r w:rsidRPr="0045521D">
                <w:rPr>
                  <w:rStyle w:val="Hyperlink"/>
                  <w:rFonts w:asciiTheme="minorHAnsi" w:hAnsiTheme="minorHAnsi" w:cstheme="minorHAnsi"/>
                  <w:sz w:val="22"/>
                </w:rPr>
                <w:t>liant device</w:t>
              </w:r>
            </w:hyperlink>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6D0DF4" w:rsidP="001407D7">
            <w:pPr>
              <w:rPr>
                <w:rFonts w:asciiTheme="minorHAnsi" w:hAnsiTheme="minorHAnsi" w:cstheme="minorHAnsi"/>
                <w:sz w:val="22"/>
              </w:rPr>
            </w:pPr>
            <w:hyperlink w:anchor="_MFA_for_risky" w:history="1">
              <w:r w:rsidR="001407D7" w:rsidRPr="6A7754EA">
                <w:rPr>
                  <w:rStyle w:val="Hyperlink"/>
                </w:rPr>
                <w:t>MFA for risk</w:t>
              </w:r>
              <w:r w:rsidR="001407D7" w:rsidRPr="6A7754EA">
                <w:rPr>
                  <w:rStyle w:val="Hyperlink"/>
                </w:rPr>
                <w:t>y</w:t>
              </w:r>
              <w:r w:rsidR="001407D7" w:rsidRPr="6A7754EA">
                <w:rPr>
                  <w:rStyle w:val="Hyperlink"/>
                </w:rPr>
                <w:t xml:space="preserve">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6D0DF4" w:rsidP="001407D7">
            <w:pPr>
              <w:rPr>
                <w:rFonts w:asciiTheme="minorHAnsi" w:eastAsia="Times New Roman" w:hAnsiTheme="minorHAnsi" w:cstheme="minorHAnsi"/>
                <w:sz w:val="22"/>
              </w:rPr>
            </w:pPr>
            <w:hyperlink w:anchor="_Password_change_for" w:history="1">
              <w:r w:rsidR="001407D7" w:rsidRPr="6A7754EA">
                <w:rPr>
                  <w:rStyle w:val="Hyperlink"/>
                </w:rPr>
                <w:t>Require MFA +</w:t>
              </w:r>
              <w:r w:rsidR="001407D7" w:rsidRPr="6A7754EA">
                <w:rPr>
                  <w:rStyle w:val="Hyperlink"/>
                </w:rPr>
                <w:t xml:space="preserve"> </w:t>
              </w:r>
              <w:r w:rsidR="001407D7" w:rsidRPr="6A7754EA">
                <w:rPr>
                  <w:rStyle w:val="Hyperlink"/>
                </w:rPr>
                <w:t xml:space="preserve">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6D0DF4" w:rsidP="001407D7">
            <w:pPr>
              <w:rPr>
                <w:rFonts w:asciiTheme="minorHAnsi" w:hAnsiTheme="minorHAnsi" w:cstheme="minorHAnsi"/>
                <w:b/>
                <w:bCs/>
                <w:sz w:val="22"/>
              </w:rPr>
            </w:pPr>
            <w:hyperlink w:anchor="_MFA_for_admins" w:history="1">
              <w:r w:rsidR="001407D7" w:rsidRPr="6A7754EA">
                <w:rPr>
                  <w:rStyle w:val="Hyperlink"/>
                </w:rPr>
                <w:t xml:space="preserve">Require MFA (for </w:t>
              </w:r>
              <w:r w:rsidR="001407D7" w:rsidRPr="6A7754EA">
                <w:rPr>
                  <w:rStyle w:val="Hyperlink"/>
                </w:rPr>
                <w:t>a</w:t>
              </w:r>
              <w:r w:rsidR="001407D7" w:rsidRPr="6A7754EA">
                <w:rPr>
                  <w:rStyle w:val="Hyperlink"/>
                </w:rPr>
                <w:t>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4" w:name="_Design"/>
      <w:bookmarkStart w:id="35" w:name="_Toc512426066"/>
      <w:bookmarkStart w:id="36" w:name="_Toc513313925"/>
      <w:bookmarkEnd w:id="34"/>
    </w:p>
    <w:p w14:paraId="1AEC0730" w14:textId="2AF2410B" w:rsidR="000E04EF" w:rsidRPr="002B34DE" w:rsidRDefault="000E04EF" w:rsidP="002B34DE">
      <w:pPr>
        <w:pStyle w:val="Heading2"/>
      </w:pPr>
      <w:bookmarkStart w:id="37" w:name="_Toc513650709"/>
      <w:r w:rsidRPr="00CE3A5E">
        <w:lastRenderedPageBreak/>
        <w:t>Design</w:t>
      </w:r>
      <w:bookmarkEnd w:id="35"/>
      <w:bookmarkEnd w:id="36"/>
      <w:bookmarkEnd w:id="37"/>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8" w:name="_MFA_when_not"/>
      <w:bookmarkStart w:id="39" w:name="_Toc513313926"/>
      <w:bookmarkStart w:id="40" w:name="_Toc513650710"/>
      <w:bookmarkEnd w:id="38"/>
      <w:r>
        <w:t>MFA when not at work</w:t>
      </w:r>
      <w:bookmarkEnd w:id="39"/>
      <w:bookmarkEnd w:id="40"/>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1" w:name="_MFA_for_admins"/>
      <w:bookmarkStart w:id="42" w:name="_Toc513313927"/>
      <w:bookmarkStart w:id="43" w:name="_Toc513650711"/>
      <w:bookmarkEnd w:id="41"/>
      <w:r>
        <w:rPr>
          <w:rStyle w:val="Heading3Char"/>
        </w:rPr>
        <w:t>MFA for admins</w:t>
      </w:r>
      <w:bookmarkEnd w:id="42"/>
      <w:bookmarkEnd w:id="43"/>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w:t>
      </w:r>
      <w:r>
        <w:lastRenderedPageBreak/>
        <w:t>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DF7B80">
        <w:tc>
          <w:tcPr>
            <w:tcW w:w="2875" w:type="dxa"/>
          </w:tcPr>
          <w:p w14:paraId="7CD275D3" w14:textId="77777777" w:rsidR="00A1771C" w:rsidRPr="0016061F" w:rsidRDefault="00A1771C" w:rsidP="00DF7B80">
            <w:pPr>
              <w:rPr>
                <w:b/>
              </w:rPr>
            </w:pPr>
            <w:r w:rsidRPr="0016061F">
              <w:rPr>
                <w:b/>
              </w:rPr>
              <w:t>Field</w:t>
            </w:r>
          </w:p>
        </w:tc>
        <w:tc>
          <w:tcPr>
            <w:tcW w:w="6475" w:type="dxa"/>
          </w:tcPr>
          <w:p w14:paraId="30FF1358" w14:textId="77777777" w:rsidR="00A1771C" w:rsidRPr="0016061F" w:rsidRDefault="00A1771C" w:rsidP="00DF7B80">
            <w:pPr>
              <w:rPr>
                <w:b/>
              </w:rPr>
            </w:pPr>
            <w:r w:rsidRPr="0016061F">
              <w:rPr>
                <w:b/>
              </w:rPr>
              <w:t>Value</w:t>
            </w:r>
          </w:p>
        </w:tc>
      </w:tr>
      <w:tr w:rsidR="00A1771C" w14:paraId="6461EEDE" w14:textId="77777777" w:rsidTr="00DF7B80">
        <w:tc>
          <w:tcPr>
            <w:tcW w:w="2875" w:type="dxa"/>
          </w:tcPr>
          <w:p w14:paraId="441F2B15" w14:textId="77777777" w:rsidR="00A1771C" w:rsidRDefault="00A1771C" w:rsidP="00DF7B80">
            <w:r>
              <w:t>Policy Name</w:t>
            </w:r>
          </w:p>
        </w:tc>
        <w:tc>
          <w:tcPr>
            <w:tcW w:w="6475" w:type="dxa"/>
          </w:tcPr>
          <w:p w14:paraId="7AC4A103" w14:textId="35D24282" w:rsidR="00A1771C" w:rsidRDefault="00A1771C" w:rsidP="00DF7B80">
            <w:r>
              <w:t xml:space="preserve">MFA </w:t>
            </w:r>
            <w:r w:rsidR="007809FD">
              <w:t>for Admins</w:t>
            </w:r>
          </w:p>
        </w:tc>
      </w:tr>
      <w:tr w:rsidR="00A1771C" w14:paraId="22F89137" w14:textId="77777777" w:rsidTr="00DF7B80">
        <w:tc>
          <w:tcPr>
            <w:tcW w:w="2875" w:type="dxa"/>
          </w:tcPr>
          <w:p w14:paraId="1C15A161" w14:textId="77777777" w:rsidR="00A1771C" w:rsidRDefault="00A1771C" w:rsidP="00DF7B80">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DF7B80">
        <w:tc>
          <w:tcPr>
            <w:tcW w:w="2875" w:type="dxa"/>
          </w:tcPr>
          <w:p w14:paraId="34E7ACEB" w14:textId="77777777" w:rsidR="00A1771C" w:rsidRDefault="00A1771C" w:rsidP="00DF7B80">
            <w:r>
              <w:t>Cloud Apps</w:t>
            </w:r>
          </w:p>
        </w:tc>
        <w:tc>
          <w:tcPr>
            <w:tcW w:w="6475" w:type="dxa"/>
          </w:tcPr>
          <w:p w14:paraId="36E18737" w14:textId="706CFC7E" w:rsidR="00A1771C" w:rsidRPr="00802429" w:rsidRDefault="00802429" w:rsidP="00DF7B80">
            <w:r>
              <w:t>All Cloud Applications</w:t>
            </w:r>
          </w:p>
        </w:tc>
      </w:tr>
      <w:tr w:rsidR="00A1771C" w14:paraId="5F85EC32" w14:textId="77777777" w:rsidTr="00DF7B80">
        <w:tc>
          <w:tcPr>
            <w:tcW w:w="2875" w:type="dxa"/>
          </w:tcPr>
          <w:p w14:paraId="3E5E0DDC" w14:textId="44EDDF43" w:rsidR="00A1771C" w:rsidRDefault="00A1771C" w:rsidP="00DF7B80">
            <w:r>
              <w:t>Grant</w:t>
            </w:r>
          </w:p>
        </w:tc>
        <w:tc>
          <w:tcPr>
            <w:tcW w:w="6475" w:type="dxa"/>
          </w:tcPr>
          <w:p w14:paraId="39467867" w14:textId="42A75C57" w:rsidR="00A1771C" w:rsidRDefault="00A1771C" w:rsidP="00DF7B80">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752"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38422F3E" w14:textId="4D9D7833" w:rsidR="00BA01B3" w:rsidRDefault="00CB5A89" w:rsidP="00CF5D8A">
      <w:r>
        <w:rPr>
          <w:noProof/>
        </w:rPr>
        <mc:AlternateContent>
          <mc:Choice Requires="wps">
            <w:drawing>
              <wp:anchor distT="0" distB="0" distL="114300" distR="114300" simplePos="0" relativeHeight="251666944"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04418" id="Rectangle 695327140" o:spid="_x0000_s1026" style="position:absolute;margin-left:94.05pt;margin-top:235.9pt;width:36.2pt;height:46.2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bookmarkStart w:id="44" w:name="_MFA_for_risky"/>
      <w:bookmarkStart w:id="45" w:name="_Toc513313928"/>
      <w:bookmarkEnd w:id="44"/>
    </w:p>
    <w:p w14:paraId="2D19141F" w14:textId="77777777" w:rsidR="00CF5D8A" w:rsidRDefault="00CF5D8A" w:rsidP="00CF5D8A">
      <w:bookmarkStart w:id="46" w:name="_GoBack"/>
      <w:bookmarkEnd w:id="46"/>
    </w:p>
    <w:p w14:paraId="77F1F6E9" w14:textId="21C25BA3" w:rsidR="00E50579" w:rsidRDefault="00E50579">
      <w:pPr>
        <w:pStyle w:val="Heading3"/>
      </w:pPr>
      <w:bookmarkStart w:id="47" w:name="_Toc513650712"/>
      <w:r>
        <w:lastRenderedPageBreak/>
        <w:t>MFA for risky sign-ins</w:t>
      </w:r>
      <w:bookmarkEnd w:id="45"/>
      <w:bookmarkEnd w:id="47"/>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DF7B80">
            <w:pPr>
              <w:rPr>
                <w:b/>
              </w:rPr>
            </w:pPr>
            <w:r w:rsidRPr="0016061F">
              <w:rPr>
                <w:b/>
              </w:rPr>
              <w:t>Field</w:t>
            </w:r>
          </w:p>
        </w:tc>
        <w:tc>
          <w:tcPr>
            <w:tcW w:w="6115" w:type="dxa"/>
          </w:tcPr>
          <w:p w14:paraId="0B9C4BD8" w14:textId="77777777" w:rsidR="00802429" w:rsidRPr="0016061F" w:rsidRDefault="00802429" w:rsidP="00DF7B80">
            <w:pPr>
              <w:rPr>
                <w:b/>
              </w:rPr>
            </w:pPr>
            <w:r w:rsidRPr="0016061F">
              <w:rPr>
                <w:b/>
              </w:rPr>
              <w:t>Value</w:t>
            </w:r>
          </w:p>
        </w:tc>
      </w:tr>
      <w:tr w:rsidR="00802429" w14:paraId="09C5D9D8" w14:textId="77777777" w:rsidTr="00503084">
        <w:tc>
          <w:tcPr>
            <w:tcW w:w="3235" w:type="dxa"/>
          </w:tcPr>
          <w:p w14:paraId="20D029BA" w14:textId="77777777" w:rsidR="00802429" w:rsidRDefault="00802429" w:rsidP="00DF7B80">
            <w:r>
              <w:t>Policy Name</w:t>
            </w:r>
          </w:p>
        </w:tc>
        <w:tc>
          <w:tcPr>
            <w:tcW w:w="6115" w:type="dxa"/>
          </w:tcPr>
          <w:p w14:paraId="6CDD8861" w14:textId="1D68CFDA" w:rsidR="00802429" w:rsidRDefault="00802429" w:rsidP="00DF7B80">
            <w:r>
              <w:t xml:space="preserve">MFA </w:t>
            </w:r>
            <w:r w:rsidR="007809FD">
              <w:t>for Risky Sign-Ins</w:t>
            </w:r>
          </w:p>
        </w:tc>
      </w:tr>
      <w:tr w:rsidR="00802429" w14:paraId="68E78AEF" w14:textId="77777777" w:rsidTr="00503084">
        <w:tc>
          <w:tcPr>
            <w:tcW w:w="3235" w:type="dxa"/>
          </w:tcPr>
          <w:p w14:paraId="0642D677" w14:textId="77777777" w:rsidR="00802429" w:rsidRDefault="00802429" w:rsidP="00DF7B80">
            <w:r>
              <w:t>Users and Groups</w:t>
            </w:r>
          </w:p>
        </w:tc>
        <w:tc>
          <w:tcPr>
            <w:tcW w:w="6115" w:type="dxa"/>
          </w:tcPr>
          <w:p w14:paraId="4D2A400A" w14:textId="77777777" w:rsidR="00802429" w:rsidRDefault="00802429" w:rsidP="00DF7B80">
            <w:r>
              <w:t>&lt;Insert users and groups&gt;</w:t>
            </w:r>
          </w:p>
        </w:tc>
      </w:tr>
      <w:tr w:rsidR="00802429" w14:paraId="7D7FFBA0" w14:textId="77777777" w:rsidTr="00503084">
        <w:tc>
          <w:tcPr>
            <w:tcW w:w="3235" w:type="dxa"/>
          </w:tcPr>
          <w:p w14:paraId="15C9E1B9" w14:textId="77777777" w:rsidR="00802429" w:rsidRDefault="00802429" w:rsidP="00DF7B80">
            <w:r>
              <w:t>Cloud Apps</w:t>
            </w:r>
          </w:p>
        </w:tc>
        <w:tc>
          <w:tcPr>
            <w:tcW w:w="6115" w:type="dxa"/>
          </w:tcPr>
          <w:p w14:paraId="7CE52316" w14:textId="485215E4" w:rsidR="00802429" w:rsidRDefault="00503084" w:rsidP="00DF7B80">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4B3C44B" w14:textId="101E7183" w:rsidR="00953DED" w:rsidRDefault="001B32EC">
      <w:pPr>
        <w:pStyle w:val="Heading3"/>
      </w:pPr>
      <w:bookmarkStart w:id="48" w:name="_Device_Compliance_when"/>
      <w:bookmarkStart w:id="49" w:name="_Device_compliance_for"/>
      <w:bookmarkStart w:id="50" w:name="_Toc513650713"/>
      <w:bookmarkEnd w:id="48"/>
      <w:bookmarkEnd w:id="49"/>
      <w:r>
        <w:t>Require a compliant device</w:t>
      </w:r>
      <w:bookmarkEnd w:id="50"/>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device. Some enterprises require their employees to enroll their devices </w:t>
      </w:r>
      <w:r w:rsidR="007D4882">
        <w:t xml:space="preserve">with </w:t>
      </w:r>
      <w:r>
        <w:t xml:space="preserve">MDM, but with Intune, </w:t>
      </w:r>
      <w:r>
        <w:lastRenderedPageBreak/>
        <w:t>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11"/>
        <w:gridCol w:w="3390"/>
        <w:gridCol w:w="2875"/>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lastRenderedPageBreak/>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51" w:name="_Toc512426061"/>
      <w:r w:rsidRPr="00970B9E">
        <w:rPr>
          <w:b/>
        </w:rPr>
        <w:t>Ways to ensure corporate data is not leaked</w:t>
      </w:r>
      <w:bookmarkEnd w:id="51"/>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81"/>
        <w:gridCol w:w="3340"/>
        <w:gridCol w:w="3474"/>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lastRenderedPageBreak/>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0E361B">
      <w:pPr>
        <w:pStyle w:val="Heading2"/>
      </w:pPr>
      <w:bookmarkStart w:id="52" w:name="_Toc512426062"/>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667AB2A0" w14:textId="77777777" w:rsidR="00134803" w:rsidRPr="00DF22FF" w:rsidRDefault="00134803" w:rsidP="00134803">
      <w:pPr>
        <w:pStyle w:val="ListParagraph"/>
        <w:numPr>
          <w:ilvl w:val="0"/>
          <w:numId w:val="29"/>
        </w:numPr>
        <w:rPr>
          <w:b/>
          <w:bCs/>
          <w:color w:val="538135" w:themeColor="accent6" w:themeShade="BF"/>
        </w:rPr>
      </w:pPr>
      <w:r w:rsidRPr="02BA7A29">
        <w:rPr>
          <w:b/>
          <w:bCs/>
          <w:color w:val="538135" w:themeColor="accent6" w:themeShade="BF"/>
        </w:rPr>
        <w:t>Microsoft Recommends:</w:t>
      </w:r>
    </w:p>
    <w:p w14:paraId="4CFCAC5A" w14:textId="6F2A2D47" w:rsidR="00134803" w:rsidRPr="0045312B" w:rsidRDefault="0098461E" w:rsidP="00134803">
      <w:pPr>
        <w:pStyle w:val="ListParagraph"/>
        <w:numPr>
          <w:ilvl w:val="1"/>
          <w:numId w:val="24"/>
        </w:numPr>
      </w:pPr>
      <w:r>
        <w:t>To grant access, r</w:t>
      </w:r>
      <w:r w:rsidR="00134701">
        <w:t xml:space="preserve">equire device to be marked compliant or </w:t>
      </w:r>
      <w:r w:rsidR="003C7443">
        <w:t xml:space="preserve">an </w:t>
      </w:r>
      <w:r w:rsidR="00134701">
        <w:t xml:space="preserve">approved application </w:t>
      </w:r>
    </w:p>
    <w:bookmarkEnd w:id="52"/>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DF7B80">
        <w:tc>
          <w:tcPr>
            <w:tcW w:w="3235" w:type="dxa"/>
          </w:tcPr>
          <w:p w14:paraId="42CC06DC" w14:textId="77777777" w:rsidR="00BC207B" w:rsidRPr="0016061F" w:rsidRDefault="00BC207B" w:rsidP="00DF7B80">
            <w:pPr>
              <w:rPr>
                <w:b/>
              </w:rPr>
            </w:pPr>
            <w:r w:rsidRPr="0016061F">
              <w:rPr>
                <w:b/>
              </w:rPr>
              <w:t>Field</w:t>
            </w:r>
          </w:p>
        </w:tc>
        <w:tc>
          <w:tcPr>
            <w:tcW w:w="6115" w:type="dxa"/>
          </w:tcPr>
          <w:p w14:paraId="28300921" w14:textId="77777777" w:rsidR="00BC207B" w:rsidRPr="0016061F" w:rsidRDefault="00BC207B" w:rsidP="00DF7B80">
            <w:pPr>
              <w:rPr>
                <w:b/>
              </w:rPr>
            </w:pPr>
            <w:r w:rsidRPr="0016061F">
              <w:rPr>
                <w:b/>
              </w:rPr>
              <w:t>Value</w:t>
            </w:r>
          </w:p>
        </w:tc>
      </w:tr>
      <w:tr w:rsidR="00BC207B" w14:paraId="1DD4BB06" w14:textId="77777777" w:rsidTr="00DF7B80">
        <w:tc>
          <w:tcPr>
            <w:tcW w:w="3235" w:type="dxa"/>
          </w:tcPr>
          <w:p w14:paraId="4D360850" w14:textId="77777777" w:rsidR="00BC207B" w:rsidRDefault="00BC207B" w:rsidP="00DF7B80">
            <w:r>
              <w:t>Policy Name</w:t>
            </w:r>
          </w:p>
        </w:tc>
        <w:tc>
          <w:tcPr>
            <w:tcW w:w="6115" w:type="dxa"/>
          </w:tcPr>
          <w:p w14:paraId="2CE9BBC2" w14:textId="4368822C" w:rsidR="00BC207B" w:rsidRDefault="003C7443" w:rsidP="00DF7B80">
            <w:r>
              <w:t>Compliant Device or Application</w:t>
            </w:r>
          </w:p>
        </w:tc>
      </w:tr>
      <w:tr w:rsidR="00BC207B" w14:paraId="38F4C4CA" w14:textId="77777777" w:rsidTr="00DF7B80">
        <w:tc>
          <w:tcPr>
            <w:tcW w:w="3235" w:type="dxa"/>
          </w:tcPr>
          <w:p w14:paraId="05179BD7" w14:textId="77777777" w:rsidR="00BC207B" w:rsidRDefault="00BC207B" w:rsidP="00DF7B80">
            <w:r>
              <w:t>Users and Groups</w:t>
            </w:r>
          </w:p>
        </w:tc>
        <w:tc>
          <w:tcPr>
            <w:tcW w:w="6115" w:type="dxa"/>
          </w:tcPr>
          <w:p w14:paraId="75C24598" w14:textId="77777777" w:rsidR="00BC207B" w:rsidRDefault="00BC207B" w:rsidP="00DF7B80">
            <w:r>
              <w:t>&lt;Insert users and groups&gt;</w:t>
            </w:r>
          </w:p>
        </w:tc>
      </w:tr>
      <w:tr w:rsidR="00BC207B" w14:paraId="3B3A2A7A" w14:textId="77777777" w:rsidTr="00DF7B80">
        <w:tc>
          <w:tcPr>
            <w:tcW w:w="3235" w:type="dxa"/>
          </w:tcPr>
          <w:p w14:paraId="212E5ADE" w14:textId="77777777" w:rsidR="00BC207B" w:rsidRDefault="00BC207B" w:rsidP="00DF7B80">
            <w:r>
              <w:t>Cloud Apps</w:t>
            </w:r>
          </w:p>
        </w:tc>
        <w:tc>
          <w:tcPr>
            <w:tcW w:w="6115" w:type="dxa"/>
          </w:tcPr>
          <w:p w14:paraId="0A60B631" w14:textId="77777777" w:rsidR="00BC207B" w:rsidRDefault="00BC207B" w:rsidP="00DF7B80">
            <w:r>
              <w:t>All Cloud applications</w:t>
            </w:r>
          </w:p>
        </w:tc>
      </w:tr>
      <w:tr w:rsidR="006169CE" w14:paraId="5BDC4FA3" w14:textId="77777777" w:rsidTr="00DF7B80">
        <w:tc>
          <w:tcPr>
            <w:tcW w:w="3235" w:type="dxa"/>
          </w:tcPr>
          <w:p w14:paraId="2E12BCBD" w14:textId="48224781" w:rsidR="006169CE" w:rsidRDefault="00D35DB3" w:rsidP="00DF7B80">
            <w:r>
              <w:t>Grant</w:t>
            </w:r>
          </w:p>
        </w:tc>
        <w:tc>
          <w:tcPr>
            <w:tcW w:w="6115" w:type="dxa"/>
          </w:tcPr>
          <w:p w14:paraId="2AB0463C" w14:textId="33DB37B5" w:rsidR="006169CE" w:rsidRPr="00FA79C5" w:rsidRDefault="006169CE" w:rsidP="00DF7B80">
            <w:pPr>
              <w:rPr>
                <w:b/>
              </w:rPr>
            </w:pPr>
            <w:r>
              <w:t>Require device to be marked as compliant</w:t>
            </w:r>
            <w:r w:rsidR="00FA79C5">
              <w:t xml:space="preserve"> </w:t>
            </w:r>
          </w:p>
          <w:p w14:paraId="1FDF7D72" w14:textId="3A0A118A" w:rsidR="006169CE" w:rsidRDefault="00D35DB3" w:rsidP="00DF7B80">
            <w:r>
              <w:t>Require approved client application</w:t>
            </w:r>
          </w:p>
        </w:tc>
      </w:tr>
      <w:tr w:rsidR="0096781E" w14:paraId="447491E2" w14:textId="77777777" w:rsidTr="00DF7B80">
        <w:tc>
          <w:tcPr>
            <w:tcW w:w="3235" w:type="dxa"/>
          </w:tcPr>
          <w:p w14:paraId="09D77EFA" w14:textId="4F6BC833" w:rsidR="0096781E" w:rsidRDefault="0096781E" w:rsidP="00DF7B80">
            <w:r>
              <w:t>Multiple Controls</w:t>
            </w:r>
          </w:p>
        </w:tc>
        <w:tc>
          <w:tcPr>
            <w:tcW w:w="6115" w:type="dxa"/>
          </w:tcPr>
          <w:p w14:paraId="2B2EFB89" w14:textId="2A21D566" w:rsidR="0096781E" w:rsidRDefault="0096781E" w:rsidP="00DF7B80">
            <w:r>
              <w:t>Require all the selected controls or</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3" w:name="_Password_change_for"/>
      <w:bookmarkStart w:id="54" w:name="_Toc513313930"/>
      <w:bookmarkStart w:id="55" w:name="_Toc513650714"/>
      <w:bookmarkEnd w:id="53"/>
      <w:r>
        <w:t>Password change for risky</w:t>
      </w:r>
      <w:r w:rsidR="004B4488">
        <w:t xml:space="preserve"> users</w:t>
      </w:r>
      <w:bookmarkEnd w:id="54"/>
      <w:bookmarkEnd w:id="55"/>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lastRenderedPageBreak/>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1"/>
      <w:bookmarkEnd w:id="22"/>
      <w:bookmarkEnd w:id="23"/>
      <w:bookmarkEnd w:id="24"/>
    </w:p>
    <w:p w14:paraId="1357841C" w14:textId="77777777" w:rsidR="00173912" w:rsidRDefault="00173912" w:rsidP="00173912">
      <w:pPr>
        <w:pStyle w:val="Heading1"/>
      </w:pPr>
      <w:bookmarkStart w:id="56" w:name="_Implementing_Your_Solution"/>
      <w:bookmarkStart w:id="57" w:name="_Toc502750748"/>
      <w:bookmarkStart w:id="58" w:name="_Toc502924279"/>
      <w:bookmarkStart w:id="59" w:name="_Toc512426079"/>
      <w:bookmarkStart w:id="60" w:name="_Toc513313931"/>
      <w:bookmarkStart w:id="61" w:name="_Toc513650715"/>
      <w:bookmarkEnd w:id="56"/>
      <w:r>
        <w:t>Implement</w:t>
      </w:r>
      <w:bookmarkEnd w:id="57"/>
      <w:bookmarkEnd w:id="58"/>
      <w:r>
        <w:t>ing Your Solution</w:t>
      </w:r>
      <w:bookmarkStart w:id="62" w:name="_Toc502750750"/>
      <w:bookmarkStart w:id="63" w:name="_Toc502924281"/>
      <w:bookmarkEnd w:id="59"/>
      <w:bookmarkEnd w:id="60"/>
      <w:bookmarkEnd w:id="61"/>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6D0DF4"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6D0DF4"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6D0DF4"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6D0DF4"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4" w:name="_Phase_1:_Implementation"/>
      <w:bookmarkStart w:id="65" w:name="_Toc512426080"/>
      <w:bookmarkStart w:id="66" w:name="_Toc513313932"/>
      <w:bookmarkStart w:id="67" w:name="_Toc513650716"/>
      <w:bookmarkEnd w:id="64"/>
      <w:r>
        <w:t>Phase 1: Implementation Steps</w:t>
      </w:r>
      <w:bookmarkEnd w:id="62"/>
      <w:bookmarkEnd w:id="63"/>
      <w:bookmarkEnd w:id="65"/>
      <w:bookmarkEnd w:id="66"/>
      <w:bookmarkEnd w:id="67"/>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lastRenderedPageBreak/>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8" w:name="_Toc513313933"/>
      <w:bookmarkStart w:id="69" w:name="_Toc502750749"/>
      <w:bookmarkStart w:id="70" w:name="_Toc502924280"/>
      <w:bookmarkStart w:id="71" w:name="_Toc512426081"/>
      <w:bookmarkStart w:id="72" w:name="_Toc502750751"/>
      <w:bookmarkStart w:id="73" w:name="_Toc502924282"/>
      <w:bookmarkStart w:id="74" w:name="_Toc513650717"/>
      <w:r>
        <w:lastRenderedPageBreak/>
        <w:t>Phase 2: Testing</w:t>
      </w:r>
      <w:bookmarkEnd w:id="68"/>
      <w:bookmarkEnd w:id="74"/>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51FAFDAB"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5" w:name="_Toc513313934"/>
      <w:bookmarkStart w:id="76" w:name="_Toc513650718"/>
      <w:r>
        <w:t xml:space="preserve">Phase </w:t>
      </w:r>
      <w:r w:rsidR="00CF06C8">
        <w:t>3</w:t>
      </w:r>
      <w:r>
        <w:t xml:space="preserve">: </w:t>
      </w:r>
      <w:bookmarkEnd w:id="69"/>
      <w:bookmarkEnd w:id="70"/>
      <w:bookmarkEnd w:id="71"/>
      <w:r w:rsidR="00015EDA">
        <w:t>Moving to production</w:t>
      </w:r>
      <w:bookmarkEnd w:id="75"/>
      <w:bookmarkEnd w:id="76"/>
    </w:p>
    <w:p w14:paraId="383EE524" w14:textId="4EECAC96" w:rsidR="007B59F1" w:rsidRDefault="02BA7A29" w:rsidP="00845534">
      <w:pPr>
        <w:pStyle w:val="ListParagraph"/>
        <w:numPr>
          <w:ilvl w:val="0"/>
          <w:numId w:val="64"/>
        </w:numPr>
      </w:pPr>
      <w:bookmarkStart w:id="77" w:name="_Toc512426082"/>
      <w:r>
        <w:t>Provide Internal Change Communication to end users</w:t>
      </w:r>
      <w:bookmarkEnd w:id="77"/>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8" w:name="_Toc502750752"/>
      <w:bookmarkStart w:id="79" w:name="_Toc502924283"/>
      <w:bookmarkEnd w:id="72"/>
      <w:bookmarkEnd w:id="73"/>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80" w:name="_Phase_4:_Rollback"/>
      <w:bookmarkStart w:id="81" w:name="_Toc512426085"/>
      <w:bookmarkStart w:id="82" w:name="_Toc513313935"/>
      <w:bookmarkStart w:id="83" w:name="_Toc513650719"/>
      <w:bookmarkEnd w:id="80"/>
      <w:r>
        <w:t>Phase 4: Rollback Steps</w:t>
      </w:r>
      <w:bookmarkEnd w:id="78"/>
      <w:bookmarkEnd w:id="79"/>
      <w:bookmarkEnd w:id="81"/>
      <w:bookmarkEnd w:id="82"/>
      <w:bookmarkEnd w:id="83"/>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r w:rsidR="00096C52" w14:paraId="79878B61" w14:textId="77777777" w:rsidTr="00096C52">
        <w:tc>
          <w:tcPr>
            <w:tcW w:w="3116" w:type="dxa"/>
          </w:tcPr>
          <w:p w14:paraId="1F8C433B" w14:textId="17FE67DA" w:rsidR="00096C52" w:rsidRDefault="00096C52" w:rsidP="00096C52">
            <w:r>
              <w:t>Disable the policy</w:t>
            </w:r>
          </w:p>
        </w:tc>
        <w:tc>
          <w:tcPr>
            <w:tcW w:w="3117" w:type="dxa"/>
          </w:tcPr>
          <w:p w14:paraId="62FBEBCC" w14:textId="15E2CFD1" w:rsidR="00096C52" w:rsidRDefault="00096C52" w:rsidP="00096C52">
            <w:r>
              <w:t>Exclude a user / group from a policy</w:t>
            </w:r>
          </w:p>
        </w:tc>
        <w:tc>
          <w:tcPr>
            <w:tcW w:w="3117" w:type="dxa"/>
          </w:tcPr>
          <w:p w14:paraId="7591E83E" w14:textId="394B528D" w:rsidR="00096C52" w:rsidRDefault="00096C52" w:rsidP="00096C52">
            <w:r>
              <w:t>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2AED8D9E" w:rsidR="00C444A4" w:rsidRDefault="00A26737" w:rsidP="009D68B1">
      <w:r>
        <w:rPr>
          <w:noProof/>
        </w:rPr>
        <mc:AlternateContent>
          <mc:Choice Requires="wps">
            <w:drawing>
              <wp:anchor distT="0" distB="0" distL="114300" distR="114300" simplePos="0" relativeHeight="251654656" behindDoc="0" locked="0" layoutInCell="1" allowOverlap="1" wp14:anchorId="6D4A7867" wp14:editId="28C8124D">
                <wp:simplePos x="0" y="0"/>
                <wp:positionH relativeFrom="column">
                  <wp:posOffset>3623120</wp:posOffset>
                </wp:positionH>
                <wp:positionV relativeFrom="paragraph">
                  <wp:posOffset>266065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78898" id="Rectangle 31" o:spid="_x0000_s1026" style="position:absolute;margin-left:285.3pt;margin-top:20.95pt;width:29.6pt;height:18.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0560" behindDoc="0" locked="0" layoutInCell="1" allowOverlap="1" wp14:anchorId="6BB1CA05" wp14:editId="6AF51161">
                <wp:simplePos x="0" y="0"/>
                <wp:positionH relativeFrom="column">
                  <wp:posOffset>366665</wp:posOffset>
                </wp:positionH>
                <wp:positionV relativeFrom="paragraph">
                  <wp:posOffset>298437</wp:posOffset>
                </wp:positionV>
                <wp:extent cx="289711" cy="113169"/>
                <wp:effectExtent l="0" t="0" r="15240" b="20320"/>
                <wp:wrapNone/>
                <wp:docPr id="29" name="Rectangle 29"/>
                <wp:cNvGraphicFramePr/>
                <a:graphic xmlns:a="http://schemas.openxmlformats.org/drawingml/2006/main">
                  <a:graphicData uri="http://schemas.microsoft.com/office/word/2010/wordprocessingShape">
                    <wps:wsp>
                      <wps:cNvSpPr/>
                      <wps:spPr>
                        <a:xfrm>
                          <a:off x="0" y="0"/>
                          <a:ext cx="289711" cy="113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677B" id="Rectangle 29" o:spid="_x0000_s1026" style="position:absolute;margin-left:28.85pt;margin-top:23.5pt;width:22.8pt;height:8.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EqlQIAAIY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46464" behindDoc="0" locked="0" layoutInCell="1" allowOverlap="1" wp14:anchorId="27184454" wp14:editId="283E4AE7">
                <wp:simplePos x="0" y="0"/>
                <wp:positionH relativeFrom="column">
                  <wp:posOffset>81480</wp:posOffset>
                </wp:positionH>
                <wp:positionV relativeFrom="paragraph">
                  <wp:posOffset>1692670</wp:posOffset>
                </wp:positionV>
                <wp:extent cx="620163" cy="303291"/>
                <wp:effectExtent l="0" t="0" r="27940" b="20955"/>
                <wp:wrapNone/>
                <wp:docPr id="28" name="Rectangle 28"/>
                <wp:cNvGraphicFramePr/>
                <a:graphic xmlns:a="http://schemas.openxmlformats.org/drawingml/2006/main">
                  <a:graphicData uri="http://schemas.microsoft.com/office/word/2010/wordprocessingShape">
                    <wps:wsp>
                      <wps:cNvSpPr/>
                      <wps:spPr>
                        <a:xfrm>
                          <a:off x="0" y="0"/>
                          <a:ext cx="620163" cy="30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62B3E" id="Rectangle 28" o:spid="_x0000_s1026" style="position:absolute;margin-left:6.4pt;margin-top:133.3pt;width:48.85pt;height:2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" filled="f" strokecolor="red" strokeweight="1pt"/>
            </w:pict>
          </mc:Fallback>
        </mc:AlternateContent>
      </w:r>
      <w:r w:rsidR="00F90337">
        <w:rPr>
          <w:noProof/>
        </w:rPr>
        <w:drawing>
          <wp:inline distT="0" distB="0" distL="0" distR="0" wp14:anchorId="2BB6BA04" wp14:editId="5D4F1EBE">
            <wp:extent cx="1408274" cy="24610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8274" cy="2461060"/>
                    </a:xfrm>
                    <a:prstGeom prst="rect">
                      <a:avLst/>
                    </a:prstGeom>
                  </pic:spPr>
                </pic:pic>
              </a:graphicData>
            </a:graphic>
          </wp:inline>
        </w:drawing>
      </w:r>
      <w:r w:rsidR="007E7843">
        <w:t xml:space="preserve"> </w:t>
      </w:r>
      <w:bookmarkStart w:id="84" w:name="_Operational_Doc"/>
      <w:bookmarkStart w:id="85" w:name="_Toc501456962"/>
      <w:bookmarkStart w:id="86" w:name="_Toc502750753"/>
      <w:bookmarkStart w:id="87" w:name="_Toc502754478"/>
      <w:bookmarkStart w:id="88" w:name="_Toc502924284"/>
      <w:bookmarkStart w:id="89" w:name="_Toc512426086"/>
      <w:bookmarkEnd w:id="84"/>
      <w:r w:rsidR="00F2458A">
        <w:t xml:space="preserve">             </w:t>
      </w:r>
      <w:r w:rsidR="00F2458A">
        <w:rPr>
          <w:noProof/>
        </w:rPr>
        <w:drawing>
          <wp:inline distT="0" distB="0" distL="0" distR="0" wp14:anchorId="798F49A4" wp14:editId="0900721C">
            <wp:extent cx="2796988" cy="2472469"/>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4189" cy="2549553"/>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90" w:name="_Operational_Doc_1"/>
      <w:bookmarkStart w:id="91" w:name="_Toc513313936"/>
      <w:bookmarkEnd w:id="90"/>
      <w:r>
        <w:br w:type="page"/>
      </w:r>
    </w:p>
    <w:p w14:paraId="2FB416C9" w14:textId="765EBDB0" w:rsidR="00173912" w:rsidRDefault="006E2336" w:rsidP="00173912">
      <w:pPr>
        <w:pStyle w:val="Heading1"/>
      </w:pPr>
      <w:bookmarkStart w:id="92" w:name="_Toc513650720"/>
      <w:r>
        <w:lastRenderedPageBreak/>
        <w:t>Managing your solution</w:t>
      </w:r>
      <w:bookmarkEnd w:id="85"/>
      <w:bookmarkEnd w:id="86"/>
      <w:bookmarkEnd w:id="87"/>
      <w:bookmarkEnd w:id="88"/>
      <w:bookmarkEnd w:id="89"/>
      <w:bookmarkEnd w:id="91"/>
      <w:bookmarkEnd w:id="92"/>
    </w:p>
    <w:p w14:paraId="1340D731" w14:textId="77777777" w:rsidR="00173912" w:rsidRDefault="00173912" w:rsidP="00173912">
      <w:pPr>
        <w:pStyle w:val="Heading2"/>
      </w:pPr>
      <w:bookmarkStart w:id="93" w:name="_Toc502924287"/>
      <w:bookmarkStart w:id="94" w:name="_Toc502750755"/>
      <w:bookmarkStart w:id="95" w:name="_Toc512426089"/>
      <w:bookmarkStart w:id="96" w:name="_Toc513313937"/>
      <w:bookmarkStart w:id="97" w:name="_Toc513650721"/>
      <w:r>
        <w:t>Required Roles</w:t>
      </w:r>
      <w:bookmarkEnd w:id="93"/>
      <w:bookmarkEnd w:id="94"/>
      <w:bookmarkEnd w:id="95"/>
      <w:bookmarkEnd w:id="96"/>
      <w:bookmarkEnd w:id="97"/>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255"/>
        <w:gridCol w:w="4507"/>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2F292" w14:textId="77777777" w:rsidR="006D0DF4" w:rsidRDefault="006D0DF4" w:rsidP="00173912">
      <w:pPr>
        <w:spacing w:after="0" w:line="240" w:lineRule="auto"/>
      </w:pPr>
      <w:r>
        <w:separator/>
      </w:r>
    </w:p>
  </w:endnote>
  <w:endnote w:type="continuationSeparator" w:id="0">
    <w:p w14:paraId="1DB3015D" w14:textId="77777777" w:rsidR="006D0DF4" w:rsidRDefault="006D0DF4" w:rsidP="00173912">
      <w:pPr>
        <w:spacing w:after="0" w:line="240" w:lineRule="auto"/>
      </w:pPr>
      <w:r>
        <w:continuationSeparator/>
      </w:r>
    </w:p>
  </w:endnote>
  <w:endnote w:type="continuationNotice" w:id="1">
    <w:p w14:paraId="252423A1" w14:textId="77777777" w:rsidR="006D0DF4" w:rsidRDefault="006D0D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17E7939E" w:rsidR="00E51E83" w:rsidRDefault="00550C9A">
    <w:pPr>
      <w:pStyle w:val="Footer"/>
    </w:pPr>
    <w:r w:rsidRPr="00550C9A">
      <w:t xml:space="preserve">Most up to date version can be found at </w:t>
    </w:r>
    <w:r>
      <w:rPr>
        <w:rStyle w:val="Hyperlink"/>
      </w:rPr>
      <w:t>aka.ms/</w:t>
    </w:r>
    <w:proofErr w:type="spellStart"/>
    <w:r w:rsidR="006D0DF4">
      <w:rPr>
        <w:rStyle w:val="Hyperlink"/>
      </w:rPr>
      <w:fldChar w:fldCharType="begin"/>
    </w:r>
    <w:r w:rsidR="00B56D59">
      <w:rPr>
        <w:rStyle w:val="Hyperlink"/>
      </w:rPr>
      <w:instrText>HYPERLINK "https://microsoft.sharepoint.com/teams/InterviewMode/Shared Documents/Deployment Plan/CA &amp; MFA Deployment Plan Docs/aka.ms/deploymentplans"</w:instrText>
    </w:r>
    <w:r w:rsidR="00B56D59">
      <w:rPr>
        <w:rStyle w:val="Hyperlink"/>
      </w:rPr>
    </w:r>
    <w:r w:rsidR="006D0DF4">
      <w:rPr>
        <w:rStyle w:val="Hyperlink"/>
      </w:rPr>
      <w:fldChar w:fldCharType="separate"/>
    </w:r>
    <w:r w:rsidRPr="00550C9A">
      <w:rPr>
        <w:rStyle w:val="Hyperlink"/>
      </w:rPr>
      <w:t>deploymentplans</w:t>
    </w:r>
    <w:proofErr w:type="spellEnd"/>
    <w:r w:rsidR="006D0DF4">
      <w:rPr>
        <w:rStyle w:val="Hyperlink"/>
      </w:rPr>
      <w:fldChar w:fldCharType="end"/>
    </w:r>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proofErr w:type="spellStart"/>
    <w:r w:rsidR="006D0DF4">
      <w:rPr>
        <w:rStyle w:val="Hyperlink"/>
      </w:rPr>
      <w:fldChar w:fldCharType="begin"/>
    </w:r>
    <w:r w:rsidR="006D0DF4">
      <w:rPr>
        <w:rStyle w:val="Hyperlink"/>
      </w:rPr>
      <w:instrText xml:space="preserve"> HYPERLINK "http://aka.ms/deploymentplans" </w:instrText>
    </w:r>
    <w:r w:rsidR="006D0DF4">
      <w:rPr>
        <w:rStyle w:val="Hyperlink"/>
      </w:rPr>
      <w:fldChar w:fldCharType="separate"/>
    </w:r>
    <w:r w:rsidRPr="00550C9A">
      <w:rPr>
        <w:rStyle w:val="Hyperlink"/>
      </w:rPr>
      <w:t>deploymentplans</w:t>
    </w:r>
    <w:proofErr w:type="spellEnd"/>
    <w:r w:rsidR="006D0DF4">
      <w:rPr>
        <w:rStyle w:val="Hyperlink"/>
      </w:rPr>
      <w:fldChar w:fldCharType="end"/>
    </w:r>
  </w:p>
  <w:p w14:paraId="21B356B6" w14:textId="3779B4F6" w:rsidR="003E301D" w:rsidRPr="00EC38A4" w:rsidRDefault="006D0DF4" w:rsidP="00EC38A4">
    <w:pPr>
      <w:pStyle w:val="Footer"/>
    </w:pPr>
    <w:hyperlink r:id="rId2"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3216B" w14:textId="77777777" w:rsidR="006D0DF4" w:rsidRDefault="006D0DF4" w:rsidP="00173912">
      <w:pPr>
        <w:spacing w:after="0" w:line="240" w:lineRule="auto"/>
      </w:pPr>
      <w:r>
        <w:separator/>
      </w:r>
    </w:p>
  </w:footnote>
  <w:footnote w:type="continuationSeparator" w:id="0">
    <w:p w14:paraId="64A450C6" w14:textId="77777777" w:rsidR="006D0DF4" w:rsidRDefault="006D0DF4" w:rsidP="00173912">
      <w:pPr>
        <w:spacing w:after="0" w:line="240" w:lineRule="auto"/>
      </w:pPr>
      <w:r>
        <w:continuationSeparator/>
      </w:r>
    </w:p>
  </w:footnote>
  <w:footnote w:type="continuationNotice" w:id="1">
    <w:p w14:paraId="51F9A3DC" w14:textId="77777777" w:rsidR="006D0DF4" w:rsidRDefault="006D0D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vind Harinder">
    <w15:presenceInfo w15:providerId="AD" w15:userId="S::arvinh@microsoft.com::6df8f784-4318-470f-97bf-282c4c0536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FA8"/>
    <w:rsid w:val="00396005"/>
    <w:rsid w:val="00396411"/>
    <w:rsid w:val="003974F4"/>
    <w:rsid w:val="00397FE3"/>
    <w:rsid w:val="003A364D"/>
    <w:rsid w:val="003A36A5"/>
    <w:rsid w:val="003A3969"/>
    <w:rsid w:val="003A3DB5"/>
    <w:rsid w:val="003A4385"/>
    <w:rsid w:val="003A48E3"/>
    <w:rsid w:val="003A4B91"/>
    <w:rsid w:val="003A4F29"/>
    <w:rsid w:val="003A50F0"/>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A7F"/>
    <w:rsid w:val="004A5C7B"/>
    <w:rsid w:val="004A7A88"/>
    <w:rsid w:val="004B0B0E"/>
    <w:rsid w:val="004B12B7"/>
    <w:rsid w:val="004B1C91"/>
    <w:rsid w:val="004B2931"/>
    <w:rsid w:val="004B3B0E"/>
    <w:rsid w:val="004B4488"/>
    <w:rsid w:val="004B4F8C"/>
    <w:rsid w:val="004B56AD"/>
    <w:rsid w:val="004C0665"/>
    <w:rsid w:val="004C0A6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775"/>
    <w:rsid w:val="00525B7B"/>
    <w:rsid w:val="00527B2D"/>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0DF4"/>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56D59"/>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41EC"/>
    <w:rsid w:val="00BE4770"/>
    <w:rsid w:val="00BE60CA"/>
    <w:rsid w:val="00BE6E62"/>
    <w:rsid w:val="00BF171A"/>
    <w:rsid w:val="00BF1B87"/>
    <w:rsid w:val="00BF1E95"/>
    <w:rsid w:val="00BF230C"/>
    <w:rsid w:val="00BF2926"/>
    <w:rsid w:val="00BF2D81"/>
    <w:rsid w:val="00BF3B66"/>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CF5D8A"/>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50579"/>
    <w:rsid w:val="00E505ED"/>
    <w:rsid w:val="00E50EE3"/>
    <w:rsid w:val="00E51E83"/>
    <w:rsid w:val="00E51EBC"/>
    <w:rsid w:val="00E52197"/>
    <w:rsid w:val="00E521F4"/>
    <w:rsid w:val="00E52FCE"/>
    <w:rsid w:val="00E53D9F"/>
    <w:rsid w:val="00E53DF6"/>
    <w:rsid w:val="00E54468"/>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01ACE"/>
  <w15:chartTrackingRefBased/>
  <w15:docId w15:val="{305CBC88-D5A9-4CF4-B412-D6186D42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en-us/pricing/details/active-directory/" TargetMode="External"/><Relationship Id="rId39" Type="http://schemas.openxmlformats.org/officeDocument/2006/relationships/hyperlink" Target="https://docs.microsoft.com/en-us/intune/planning-guide"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azure/active-directory/active-directory-conditional-access-azure-portal" TargetMode="External"/><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9753-F3A0-48DC-B97C-65B225DF6FCC}">
  <ds:schemaRefs>
    <ds:schemaRef ds:uri="http://schemas.microsoft.com/sharepoint/v3/contenttype/forms"/>
  </ds:schemaRefs>
</ds:datastoreItem>
</file>

<file path=customXml/itemProps3.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5.xml><?xml version="1.0" encoding="utf-8"?>
<ds:datastoreItem xmlns:ds="http://schemas.openxmlformats.org/officeDocument/2006/customXml" ds:itemID="{BC0B33CF-55BB-4E07-9904-BAC3D626B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4488</Words>
  <Characters>25587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30015</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7995483</vt:i4>
      </vt:variant>
      <vt:variant>
        <vt:i4>147</vt:i4>
      </vt:variant>
      <vt:variant>
        <vt:i4>0</vt:i4>
      </vt:variant>
      <vt:variant>
        <vt:i4>5</vt:i4>
      </vt:variant>
      <vt:variant>
        <vt:lpwstr/>
      </vt:variant>
      <vt:variant>
        <vt:lpwstr>_MFA_for_admins</vt:lpwstr>
      </vt:variant>
      <vt:variant>
        <vt:i4>3014670</vt:i4>
      </vt:variant>
      <vt:variant>
        <vt:i4>144</vt:i4>
      </vt:variant>
      <vt:variant>
        <vt:i4>0</vt:i4>
      </vt:variant>
      <vt:variant>
        <vt:i4>5</vt:i4>
      </vt:variant>
      <vt:variant>
        <vt:lpwstr/>
      </vt:variant>
      <vt:variant>
        <vt:lpwstr>_MFA_when_not</vt:lpwstr>
      </vt:variant>
      <vt:variant>
        <vt:i4>4259937</vt:i4>
      </vt:variant>
      <vt:variant>
        <vt:i4>141</vt:i4>
      </vt:variant>
      <vt:variant>
        <vt:i4>0</vt:i4>
      </vt:variant>
      <vt:variant>
        <vt:i4>5</vt:i4>
      </vt:variant>
      <vt:variant>
        <vt:lpwstr/>
      </vt:variant>
      <vt:variant>
        <vt:lpwstr>_Device_Compliance_when</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1966133</vt:i4>
      </vt:variant>
      <vt:variant>
        <vt:i4>116</vt:i4>
      </vt:variant>
      <vt:variant>
        <vt:i4>0</vt:i4>
      </vt:variant>
      <vt:variant>
        <vt:i4>5</vt:i4>
      </vt:variant>
      <vt:variant>
        <vt:lpwstr/>
      </vt:variant>
      <vt:variant>
        <vt:lpwstr>_Toc513619277</vt:lpwstr>
      </vt:variant>
      <vt:variant>
        <vt:i4>1966133</vt:i4>
      </vt:variant>
      <vt:variant>
        <vt:i4>110</vt:i4>
      </vt:variant>
      <vt:variant>
        <vt:i4>0</vt:i4>
      </vt:variant>
      <vt:variant>
        <vt:i4>5</vt:i4>
      </vt:variant>
      <vt:variant>
        <vt:lpwstr/>
      </vt:variant>
      <vt:variant>
        <vt:lpwstr>_Toc513619276</vt:lpwstr>
      </vt:variant>
      <vt:variant>
        <vt:i4>1966133</vt:i4>
      </vt:variant>
      <vt:variant>
        <vt:i4>104</vt:i4>
      </vt:variant>
      <vt:variant>
        <vt:i4>0</vt:i4>
      </vt:variant>
      <vt:variant>
        <vt:i4>5</vt:i4>
      </vt:variant>
      <vt:variant>
        <vt:lpwstr/>
      </vt:variant>
      <vt:variant>
        <vt:lpwstr>_Toc513619275</vt:lpwstr>
      </vt:variant>
      <vt:variant>
        <vt:i4>1966133</vt:i4>
      </vt:variant>
      <vt:variant>
        <vt:i4>98</vt:i4>
      </vt:variant>
      <vt:variant>
        <vt:i4>0</vt:i4>
      </vt:variant>
      <vt:variant>
        <vt:i4>5</vt:i4>
      </vt:variant>
      <vt:variant>
        <vt:lpwstr/>
      </vt:variant>
      <vt:variant>
        <vt:lpwstr>_Toc513619274</vt:lpwstr>
      </vt:variant>
      <vt:variant>
        <vt:i4>1966133</vt:i4>
      </vt:variant>
      <vt:variant>
        <vt:i4>92</vt:i4>
      </vt:variant>
      <vt:variant>
        <vt:i4>0</vt:i4>
      </vt:variant>
      <vt:variant>
        <vt:i4>5</vt:i4>
      </vt:variant>
      <vt:variant>
        <vt:lpwstr/>
      </vt:variant>
      <vt:variant>
        <vt:lpwstr>_Toc513619273</vt:lpwstr>
      </vt:variant>
      <vt:variant>
        <vt:i4>1966133</vt:i4>
      </vt:variant>
      <vt:variant>
        <vt:i4>86</vt:i4>
      </vt:variant>
      <vt:variant>
        <vt:i4>0</vt:i4>
      </vt:variant>
      <vt:variant>
        <vt:i4>5</vt:i4>
      </vt:variant>
      <vt:variant>
        <vt:lpwstr/>
      </vt:variant>
      <vt:variant>
        <vt:lpwstr>_Toc513619272</vt:lpwstr>
      </vt:variant>
      <vt:variant>
        <vt:i4>1966133</vt:i4>
      </vt:variant>
      <vt:variant>
        <vt:i4>80</vt:i4>
      </vt:variant>
      <vt:variant>
        <vt:i4>0</vt:i4>
      </vt:variant>
      <vt:variant>
        <vt:i4>5</vt:i4>
      </vt:variant>
      <vt:variant>
        <vt:lpwstr/>
      </vt:variant>
      <vt:variant>
        <vt:lpwstr>_Toc513619271</vt:lpwstr>
      </vt:variant>
      <vt:variant>
        <vt:i4>1966133</vt:i4>
      </vt:variant>
      <vt:variant>
        <vt:i4>74</vt:i4>
      </vt:variant>
      <vt:variant>
        <vt:i4>0</vt:i4>
      </vt:variant>
      <vt:variant>
        <vt:i4>5</vt:i4>
      </vt:variant>
      <vt:variant>
        <vt:lpwstr/>
      </vt:variant>
      <vt:variant>
        <vt:lpwstr>_Toc513619270</vt:lpwstr>
      </vt:variant>
      <vt:variant>
        <vt:i4>2031669</vt:i4>
      </vt:variant>
      <vt:variant>
        <vt:i4>68</vt:i4>
      </vt:variant>
      <vt:variant>
        <vt:i4>0</vt:i4>
      </vt:variant>
      <vt:variant>
        <vt:i4>5</vt:i4>
      </vt:variant>
      <vt:variant>
        <vt:lpwstr/>
      </vt:variant>
      <vt:variant>
        <vt:lpwstr>_Toc513619269</vt:lpwstr>
      </vt:variant>
      <vt:variant>
        <vt:i4>2031669</vt:i4>
      </vt:variant>
      <vt:variant>
        <vt:i4>62</vt:i4>
      </vt:variant>
      <vt:variant>
        <vt:i4>0</vt:i4>
      </vt:variant>
      <vt:variant>
        <vt:i4>5</vt:i4>
      </vt:variant>
      <vt:variant>
        <vt:lpwstr/>
      </vt:variant>
      <vt:variant>
        <vt:lpwstr>_Toc513619268</vt:lpwstr>
      </vt:variant>
      <vt:variant>
        <vt:i4>2031669</vt:i4>
      </vt:variant>
      <vt:variant>
        <vt:i4>56</vt:i4>
      </vt:variant>
      <vt:variant>
        <vt:i4>0</vt:i4>
      </vt:variant>
      <vt:variant>
        <vt:i4>5</vt:i4>
      </vt:variant>
      <vt:variant>
        <vt:lpwstr/>
      </vt:variant>
      <vt:variant>
        <vt:lpwstr>_Toc513619267</vt:lpwstr>
      </vt:variant>
      <vt:variant>
        <vt:i4>2031669</vt:i4>
      </vt:variant>
      <vt:variant>
        <vt:i4>50</vt:i4>
      </vt:variant>
      <vt:variant>
        <vt:i4>0</vt:i4>
      </vt:variant>
      <vt:variant>
        <vt:i4>5</vt:i4>
      </vt:variant>
      <vt:variant>
        <vt:lpwstr/>
      </vt:variant>
      <vt:variant>
        <vt:lpwstr>_Toc513619266</vt:lpwstr>
      </vt:variant>
      <vt:variant>
        <vt:i4>2031669</vt:i4>
      </vt:variant>
      <vt:variant>
        <vt:i4>44</vt:i4>
      </vt:variant>
      <vt:variant>
        <vt:i4>0</vt:i4>
      </vt:variant>
      <vt:variant>
        <vt:i4>5</vt:i4>
      </vt:variant>
      <vt:variant>
        <vt:lpwstr/>
      </vt:variant>
      <vt:variant>
        <vt:lpwstr>_Toc513619265</vt:lpwstr>
      </vt:variant>
      <vt:variant>
        <vt:i4>2031669</vt:i4>
      </vt:variant>
      <vt:variant>
        <vt:i4>38</vt:i4>
      </vt:variant>
      <vt:variant>
        <vt:i4>0</vt:i4>
      </vt:variant>
      <vt:variant>
        <vt:i4>5</vt:i4>
      </vt:variant>
      <vt:variant>
        <vt:lpwstr/>
      </vt:variant>
      <vt:variant>
        <vt:lpwstr>_Toc513619264</vt:lpwstr>
      </vt:variant>
      <vt:variant>
        <vt:i4>2031669</vt:i4>
      </vt:variant>
      <vt:variant>
        <vt:i4>32</vt:i4>
      </vt:variant>
      <vt:variant>
        <vt:i4>0</vt:i4>
      </vt:variant>
      <vt:variant>
        <vt:i4>5</vt:i4>
      </vt:variant>
      <vt:variant>
        <vt:lpwstr/>
      </vt:variant>
      <vt:variant>
        <vt:lpwstr>_Toc513619263</vt:lpwstr>
      </vt:variant>
      <vt:variant>
        <vt:i4>2031669</vt:i4>
      </vt:variant>
      <vt:variant>
        <vt:i4>26</vt:i4>
      </vt:variant>
      <vt:variant>
        <vt:i4>0</vt:i4>
      </vt:variant>
      <vt:variant>
        <vt:i4>5</vt:i4>
      </vt:variant>
      <vt:variant>
        <vt:lpwstr/>
      </vt:variant>
      <vt:variant>
        <vt:lpwstr>_Toc513619262</vt:lpwstr>
      </vt:variant>
      <vt:variant>
        <vt:i4>2031669</vt:i4>
      </vt:variant>
      <vt:variant>
        <vt:i4>20</vt:i4>
      </vt:variant>
      <vt:variant>
        <vt:i4>0</vt:i4>
      </vt:variant>
      <vt:variant>
        <vt:i4>5</vt:i4>
      </vt:variant>
      <vt:variant>
        <vt:lpwstr/>
      </vt:variant>
      <vt:variant>
        <vt:lpwstr>_Toc513619261</vt:lpwstr>
      </vt:variant>
      <vt:variant>
        <vt:i4>2031669</vt:i4>
      </vt:variant>
      <vt:variant>
        <vt:i4>14</vt:i4>
      </vt:variant>
      <vt:variant>
        <vt:i4>0</vt:i4>
      </vt:variant>
      <vt:variant>
        <vt:i4>5</vt:i4>
      </vt:variant>
      <vt:variant>
        <vt:lpwstr/>
      </vt:variant>
      <vt:variant>
        <vt:lpwstr>_Toc513619260</vt:lpwstr>
      </vt:variant>
      <vt:variant>
        <vt:i4>1835061</vt:i4>
      </vt:variant>
      <vt:variant>
        <vt:i4>8</vt:i4>
      </vt:variant>
      <vt:variant>
        <vt:i4>0</vt:i4>
      </vt:variant>
      <vt:variant>
        <vt:i4>5</vt:i4>
      </vt:variant>
      <vt:variant>
        <vt:lpwstr/>
      </vt:variant>
      <vt:variant>
        <vt:lpwstr>_Toc513619259</vt:lpwstr>
      </vt:variant>
      <vt:variant>
        <vt:i4>1835061</vt:i4>
      </vt:variant>
      <vt:variant>
        <vt:i4>2</vt:i4>
      </vt:variant>
      <vt:variant>
        <vt:i4>0</vt:i4>
      </vt:variant>
      <vt:variant>
        <vt:i4>5</vt:i4>
      </vt:variant>
      <vt:variant>
        <vt:lpwstr/>
      </vt:variant>
      <vt:variant>
        <vt:lpwstr>_Toc513619258</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Arvind Harinder</dc:creator>
  <cp:keywords/>
  <dc:description/>
  <cp:lastModifiedBy>Arvind Harinder</cp:lastModifiedBy>
  <cp:revision>3</cp:revision>
  <dcterms:created xsi:type="dcterms:W3CDTF">2018-05-10T00:36:00Z</dcterms:created>
  <dcterms:modified xsi:type="dcterms:W3CDTF">2018-05-10T00:37:00Z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