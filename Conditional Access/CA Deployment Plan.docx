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03876156" w:displacedByCustomXml="next"/>
    <w:bookmarkEnd w:id="0" w:displacedByCustomXml="next"/>
    <w:sdt>
      <w:sdtPr>
        <w:id w:val="-233081681"/>
        <w:docPartObj>
          <w:docPartGallery w:val="Cover Pages"/>
          <w:docPartUnique/>
        </w:docPartObj>
      </w:sdtPr>
      <w:sdtEndPr/>
      <w:sdtContent>
        <w:p w14:paraId="7BCB6967" w14:textId="424ECB64" w:rsidR="00173912" w:rsidRDefault="00173912" w:rsidP="00173912">
          <w:r>
            <w:rPr>
              <w:noProof/>
            </w:rPr>
            <w:drawing>
              <wp:inline distT="0" distB="0" distL="0" distR="0" wp14:anchorId="01200B82" wp14:editId="45662862">
                <wp:extent cx="1743075" cy="579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46934" cy="580908"/>
                        </a:xfrm>
                        <a:prstGeom prst="rect">
                          <a:avLst/>
                        </a:prstGeom>
                      </pic:spPr>
                    </pic:pic>
                  </a:graphicData>
                </a:graphic>
              </wp:inline>
            </w:drawing>
          </w:r>
        </w:p>
        <w:p w14:paraId="0BD4DDF9" w14:textId="77777777" w:rsidR="00A51339" w:rsidRDefault="00A51339" w:rsidP="00173912"/>
        <w:p w14:paraId="5D339BF6" w14:textId="77777777" w:rsidR="00A51339" w:rsidRDefault="00A51339" w:rsidP="00173912">
          <w:bookmarkStart w:id="1" w:name="_GoBack"/>
          <w:bookmarkEnd w:id="1"/>
        </w:p>
        <w:p w14:paraId="220ECFAB" w14:textId="77777777" w:rsidR="00D51C0B" w:rsidRDefault="00D51C0B" w:rsidP="00173912"/>
        <w:p w14:paraId="4FCB45B9" w14:textId="64BFE724" w:rsidR="00523A88" w:rsidRPr="002B34DE" w:rsidRDefault="00523A88" w:rsidP="002B34DE">
          <w:pPr>
            <w:pStyle w:val="Caption"/>
            <w:rPr>
              <w:sz w:val="40"/>
              <w:szCs w:val="40"/>
            </w:rPr>
          </w:pPr>
          <w:r w:rsidRPr="002B34DE">
            <w:rPr>
              <w:sz w:val="40"/>
              <w:szCs w:val="40"/>
            </w:rPr>
            <w:t xml:space="preserve">Azure Active Directory </w:t>
          </w:r>
          <w:r w:rsidRPr="002B34DE">
            <w:rPr>
              <w:b/>
              <w:sz w:val="40"/>
              <w:szCs w:val="40"/>
            </w:rPr>
            <w:t xml:space="preserve">Conditional </w:t>
          </w:r>
          <w:r w:rsidR="00AC531B" w:rsidRPr="002B34DE">
            <w:rPr>
              <w:b/>
              <w:sz w:val="40"/>
              <w:szCs w:val="40"/>
            </w:rPr>
            <w:t>Access</w:t>
          </w:r>
          <w:r w:rsidR="00AC531B" w:rsidRPr="002B34DE">
            <w:rPr>
              <w:sz w:val="40"/>
              <w:szCs w:val="40"/>
            </w:rPr>
            <w:t xml:space="preserve"> Deployment Plan</w:t>
          </w:r>
        </w:p>
        <w:p w14:paraId="311CDE0F" w14:textId="77777777" w:rsidR="00523A88" w:rsidRDefault="00523A88" w:rsidP="00173912"/>
        <w:p w14:paraId="5B05CCCE" w14:textId="77777777" w:rsidR="00D51C0B" w:rsidRDefault="00D51C0B" w:rsidP="00173912"/>
        <w:p w14:paraId="44D8CF79" w14:textId="77777777" w:rsidR="00A51339" w:rsidRDefault="00A51339" w:rsidP="00173912"/>
        <w:p w14:paraId="17BBAFB0" w14:textId="77777777" w:rsidR="00A51339" w:rsidRDefault="00A51339" w:rsidP="00173912"/>
        <w:p w14:paraId="3B566988" w14:textId="77777777" w:rsidR="00523A88" w:rsidRPr="00D66EDC" w:rsidRDefault="00523A88" w:rsidP="002B34DE">
          <w:pPr>
            <w:rPr>
              <w:b/>
            </w:rPr>
          </w:pPr>
          <w:r w:rsidRPr="002B34DE">
            <w:rPr>
              <w:b/>
              <w:sz w:val="32"/>
              <w:szCs w:val="32"/>
            </w:rPr>
            <w:t>How to use this guide</w:t>
          </w:r>
        </w:p>
        <w:p w14:paraId="7D1B5CA5" w14:textId="4B5B3C3B" w:rsidR="00523A88" w:rsidRPr="00A330BE" w:rsidRDefault="00523A88" w:rsidP="00523A88">
          <w:r>
            <w:t xml:space="preserve">This step-by-step guide walks through </w:t>
          </w:r>
          <w:r w:rsidR="00D95151">
            <w:t>the implementation of</w:t>
          </w:r>
          <w:r w:rsidR="00514A9E">
            <w:t xml:space="preserve"> </w:t>
          </w:r>
          <w:r w:rsidR="002F2DEC">
            <w:t>Conditional Access</w:t>
          </w:r>
          <w:r>
            <w:t xml:space="preserve"> in a five-step process. The links below take you to each of those steps.</w:t>
          </w:r>
        </w:p>
        <w:p w14:paraId="1DBE28C5" w14:textId="6F8EDEE3" w:rsidR="00523A88" w:rsidRPr="00A330BE" w:rsidRDefault="006A0F49" w:rsidP="00523A88">
          <w:r w:rsidRPr="002D5D11">
            <w:rPr>
              <w:noProof/>
            </w:rPr>
            <mc:AlternateContent>
              <mc:Choice Requires="wpg">
                <w:drawing>
                  <wp:anchor distT="0" distB="0" distL="114300" distR="114300" simplePos="0" relativeHeight="251658246" behindDoc="0" locked="0" layoutInCell="1" allowOverlap="1" wp14:anchorId="57098B92" wp14:editId="243C4977">
                    <wp:simplePos x="0" y="0"/>
                    <wp:positionH relativeFrom="column">
                      <wp:posOffset>-157480</wp:posOffset>
                    </wp:positionH>
                    <wp:positionV relativeFrom="paragraph">
                      <wp:posOffset>285115</wp:posOffset>
                    </wp:positionV>
                    <wp:extent cx="7015826" cy="1337976"/>
                    <wp:effectExtent l="0" t="0" r="0" b="0"/>
                    <wp:wrapTopAndBottom/>
                    <wp:docPr id="1243067201" name="Group 1">
                      <a:extLst xmlns:a="http://schemas.openxmlformats.org/drawingml/2006/main"/>
                    </wp:docPr>
                    <wp:cNvGraphicFramePr/>
                    <a:graphic xmlns:a="http://schemas.openxmlformats.org/drawingml/2006/main">
                      <a:graphicData uri="http://schemas.microsoft.com/office/word/2010/wordprocessingGroup">
                        <wpg:wgp>
                          <wpg:cNvGrpSpPr/>
                          <wpg:grpSpPr>
                            <a:xfrm>
                              <a:off x="0" y="0"/>
                              <a:ext cx="7015826" cy="1337976"/>
                              <a:chOff x="0" y="0"/>
                              <a:chExt cx="7015882" cy="1338489"/>
                            </a:xfrm>
                          </wpg:grpSpPr>
                          <pic:pic xmlns:pic="http://schemas.openxmlformats.org/drawingml/2006/picture">
                            <pic:nvPicPr>
                              <pic:cNvPr id="1243067202" name="Picture 1243067202">
                                <a:extLst/>
                              </pic:cNvPr>
                              <pic:cNvPicPr/>
                            </pic:nvPicPr>
                            <pic:blipFill>
                              <a:blip r:embed="rId13" cstate="print">
                                <a:extLst>
                                  <a:ext uri="{28A0092B-C50C-407E-A947-70E740481C1C}">
                                    <a14:useLocalDpi xmlns:a14="http://schemas.microsoft.com/office/drawing/2010/main" val="0"/>
                                  </a:ext>
                                </a:extLst>
                              </a:blip>
                              <a:stretch>
                                <a:fillRect/>
                              </a:stretch>
                            </pic:blipFill>
                            <pic:spPr>
                              <a:xfrm>
                                <a:off x="4329840" y="10332"/>
                                <a:ext cx="822325" cy="822325"/>
                              </a:xfrm>
                              <a:prstGeom prst="rect">
                                <a:avLst/>
                              </a:prstGeom>
                            </pic:spPr>
                          </pic:pic>
                          <pic:pic xmlns:pic="http://schemas.openxmlformats.org/drawingml/2006/picture">
                            <pic:nvPicPr>
                              <pic:cNvPr id="1243067203" name="Picture 1243067203">
                                <a:extLst/>
                              </pic:cNvPr>
                              <pic:cNvPicPr/>
                            </pic:nvPicPr>
                            <pic:blipFill>
                              <a:blip r:embed="rId14" cstate="print">
                                <a:extLst>
                                  <a:ext uri="{28A0092B-C50C-407E-A947-70E740481C1C}">
                                    <a14:useLocalDpi xmlns:a14="http://schemas.microsoft.com/office/drawing/2010/main" val="0"/>
                                  </a:ext>
                                </a:extLst>
                              </a:blip>
                              <a:stretch>
                                <a:fillRect/>
                              </a:stretch>
                            </pic:blipFill>
                            <pic:spPr>
                              <a:xfrm>
                                <a:off x="3042602" y="23368"/>
                                <a:ext cx="822325" cy="822325"/>
                              </a:xfrm>
                              <a:prstGeom prst="rect">
                                <a:avLst/>
                              </a:prstGeom>
                            </pic:spPr>
                          </pic:pic>
                          <pic:pic xmlns:pic="http://schemas.openxmlformats.org/drawingml/2006/picture">
                            <pic:nvPicPr>
                              <pic:cNvPr id="1243067204" name="Picture 1243067204">
                                <a:extLst/>
                              </pic:cNvPr>
                              <pic:cNvPicPr/>
                            </pic:nvPicPr>
                            <pic:blipFill>
                              <a:blip r:embed="rId15" cstate="print">
                                <a:extLst>
                                  <a:ext uri="{28A0092B-C50C-407E-A947-70E740481C1C}">
                                    <a14:useLocalDpi xmlns:a14="http://schemas.microsoft.com/office/drawing/2010/main" val="0"/>
                                  </a:ext>
                                </a:extLst>
                              </a:blip>
                              <a:stretch>
                                <a:fillRect/>
                              </a:stretch>
                            </pic:blipFill>
                            <pic:spPr>
                              <a:xfrm>
                                <a:off x="5617078" y="10331"/>
                                <a:ext cx="822325" cy="822325"/>
                              </a:xfrm>
                              <a:prstGeom prst="rect">
                                <a:avLst/>
                              </a:prstGeom>
                            </pic:spPr>
                          </pic:pic>
                          <wpg:grpSp>
                            <wpg:cNvPr id="1243067205" name="Group 1243067205">
                              <a:extLst/>
                            </wpg:cNvPr>
                            <wpg:cNvGrpSpPr/>
                            <wpg:grpSpPr>
                              <a:xfrm>
                                <a:off x="607815" y="27917"/>
                                <a:ext cx="691844" cy="739500"/>
                                <a:chOff x="607815" y="27917"/>
                                <a:chExt cx="691844" cy="739500"/>
                              </a:xfrm>
                            </wpg:grpSpPr>
                            <pic:pic xmlns:pic="http://schemas.openxmlformats.org/drawingml/2006/picture">
                              <pic:nvPicPr>
                                <pic:cNvPr id="1243067206" name="Picture 1243067206" descr="\\MAGNUM\Projects\Microsoft\Cloud Power FY12\Design\ICONS_PNG\User.png">
                                  <a:extLst/>
                                </pic:cNvPr>
                                <pic:cNvPicPr>
                                  <a:picLocks noChangeAspect="1" noChangeArrowheads="1"/>
                                </pic:cNvPicPr>
                              </pic:nvPicPr>
                              <pic:blipFill>
                                <a:blip r:embed="rId16" cstate="print">
                                  <a:lum/>
                                </a:blip>
                                <a:srcRect/>
                                <a:stretch>
                                  <a:fillRect/>
                                </a:stretch>
                              </pic:blipFill>
                              <pic:spPr bwMode="auto">
                                <a:xfrm>
                                  <a:off x="625400" y="27917"/>
                                  <a:ext cx="656674" cy="656674"/>
                                </a:xfrm>
                                <a:prstGeom prst="rect">
                                  <a:avLst/>
                                </a:prstGeom>
                                <a:noFill/>
                              </pic:spPr>
                            </pic:pic>
                            <wps:wsp>
                              <wps:cNvPr id="1243067207" name="Oval 1243067207">
                                <a:extLst/>
                              </wps:cNvPr>
                              <wps:cNvSpPr/>
                              <wps:spPr>
                                <a:xfrm>
                                  <a:off x="607815" y="75573"/>
                                  <a:ext cx="691844" cy="691844"/>
                                </a:xfrm>
                                <a:prstGeom prst="ellipse">
                                  <a:avLst/>
                                </a:prstGeom>
                                <a:noFill/>
                                <a:ln>
                                  <a:solidFill>
                                    <a:schemeClr val="accent5">
                                      <a:lumMod val="50000"/>
                                    </a:schemeClr>
                                  </a:solidFill>
                                </a:ln>
                                <a:effectLst>
                                  <a:glow rad="63500">
                                    <a:schemeClr val="accent3">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1243067208" name="TextBox 9">
                              <a:extLst/>
                            </wps:cNvPr>
                            <wps:cNvSpPr txBox="1"/>
                            <wps:spPr>
                              <a:xfrm>
                                <a:off x="0" y="874761"/>
                                <a:ext cx="1864375" cy="463728"/>
                              </a:xfrm>
                              <a:prstGeom prst="rect">
                                <a:avLst/>
                              </a:prstGeom>
                              <a:noFill/>
                            </wps:spPr>
                            <wps:txbx>
                              <w:txbxContent>
                                <w:p w14:paraId="55CCFC53" w14:textId="77777777" w:rsidR="006A0F49" w:rsidRDefault="006A0F49" w:rsidP="006A0F49">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1</w:t>
                                  </w:r>
                                </w:p>
                                <w:p w14:paraId="33F8EA4C" w14:textId="77777777" w:rsidR="006A0F49" w:rsidRPr="004F1C64" w:rsidRDefault="006A0F49" w:rsidP="006A0F49">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"_Stakeholders_and_Sign-off" </w:instrText>
                                  </w:r>
                                  <w:r>
                                    <w:rPr>
                                      <w:rFonts w:asciiTheme="minorHAnsi" w:hAnsi="Calibri" w:cstheme="minorBidi"/>
                                      <w:b/>
                                      <w:color w:val="000000" w:themeColor="text1"/>
                                      <w:kern w:val="24"/>
                                      <w:sz w:val="16"/>
                                      <w:szCs w:val="16"/>
                                    </w:rPr>
                                    <w:fldChar w:fldCharType="separate"/>
                                  </w:r>
                                  <w:r w:rsidRPr="004F1C64">
                                    <w:rPr>
                                      <w:rStyle w:val="Hyperlink"/>
                                      <w:rFonts w:asciiTheme="minorHAnsi" w:hAnsi="Calibri" w:cstheme="minorBidi"/>
                                      <w:b/>
                                      <w:kern w:val="24"/>
                                      <w:sz w:val="16"/>
                                      <w:szCs w:val="16"/>
                                    </w:rPr>
                                    <w:t>Include</w:t>
                                  </w:r>
                                </w:p>
                                <w:p w14:paraId="6F413FE5" w14:textId="77777777" w:rsidR="006A0F49" w:rsidRDefault="006A0F49" w:rsidP="006A0F49">
                                  <w:pPr>
                                    <w:pStyle w:val="NormalWeb"/>
                                    <w:spacing w:before="0" w:beforeAutospacing="0" w:after="0" w:afterAutospacing="0"/>
                                    <w:jc w:val="center"/>
                                  </w:pPr>
                                  <w:r w:rsidRPr="004F1C64">
                                    <w:rPr>
                                      <w:rStyle w:val="Hyperlink"/>
                                      <w:rFonts w:asciiTheme="minorHAnsi" w:hAnsi="Calibri" w:cstheme="minorBidi"/>
                                      <w:kern w:val="24"/>
                                      <w:sz w:val="16"/>
                                      <w:szCs w:val="16"/>
                                    </w:rPr>
                                    <w:t>Stakeholders</w:t>
                                  </w:r>
                                  <w:r>
                                    <w:rPr>
                                      <w:rFonts w:asciiTheme="minorHAnsi" w:hAnsi="Calibri" w:cstheme="minorBidi"/>
                                      <w:b/>
                                      <w:color w:val="000000" w:themeColor="text1"/>
                                      <w:kern w:val="24"/>
                                      <w:sz w:val="16"/>
                                      <w:szCs w:val="16"/>
                                    </w:rPr>
                                    <w:fldChar w:fldCharType="end"/>
                                  </w:r>
                                </w:p>
                              </w:txbxContent>
                            </wps:txbx>
                            <wps:bodyPr wrap="square" rtlCol="0">
                              <a:spAutoFit/>
                            </wps:bodyPr>
                          </wps:wsp>
                          <wps:wsp>
                            <wps:cNvPr id="1243067209" name="TextBox 10">
                              <a:extLst/>
                            </wps:cNvPr>
                            <wps:cNvSpPr txBox="1"/>
                            <wps:spPr>
                              <a:xfrm>
                                <a:off x="1134461" y="869961"/>
                                <a:ext cx="2029476" cy="463728"/>
                              </a:xfrm>
                              <a:prstGeom prst="rect">
                                <a:avLst/>
                              </a:prstGeom>
                              <a:noFill/>
                            </wps:spPr>
                            <wps:txbx>
                              <w:txbxContent>
                                <w:p w14:paraId="353D2FAD" w14:textId="77777777" w:rsidR="006A0F49" w:rsidRDefault="006A0F49" w:rsidP="006A0F49">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2</w:t>
                                  </w:r>
                                </w:p>
                                <w:p w14:paraId="075AC084" w14:textId="77777777" w:rsidR="006A0F49" w:rsidRPr="000E3A3B" w:rsidRDefault="006A0F49" w:rsidP="006A0F49">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"_Planning_Your_Implementation" </w:instrText>
                                  </w:r>
                                  <w:r>
                                    <w:rPr>
                                      <w:rFonts w:asciiTheme="minorHAnsi" w:hAnsi="Calibri" w:cstheme="minorBidi"/>
                                      <w:b/>
                                      <w:color w:val="000000" w:themeColor="text1"/>
                                      <w:kern w:val="24"/>
                                      <w:sz w:val="16"/>
                                      <w:szCs w:val="16"/>
                                    </w:rPr>
                                    <w:fldChar w:fldCharType="separate"/>
                                  </w:r>
                                  <w:r w:rsidRPr="000E3A3B">
                                    <w:rPr>
                                      <w:rStyle w:val="Hyperlink"/>
                                      <w:rFonts w:asciiTheme="minorHAnsi" w:hAnsi="Calibri" w:cstheme="minorBidi"/>
                                      <w:b/>
                                      <w:kern w:val="24"/>
                                      <w:sz w:val="16"/>
                                      <w:szCs w:val="16"/>
                                    </w:rPr>
                                    <w:t>Plan</w:t>
                                  </w:r>
                                </w:p>
                                <w:p w14:paraId="3F983210" w14:textId="77777777" w:rsidR="006A0F49" w:rsidRDefault="006A0F49" w:rsidP="006A0F49">
                                  <w:pPr>
                                    <w:pStyle w:val="NormalWeb"/>
                                    <w:spacing w:before="0" w:beforeAutospacing="0" w:after="0" w:afterAutospacing="0"/>
                                    <w:jc w:val="center"/>
                                  </w:pPr>
                                  <w:r w:rsidRPr="000E3A3B">
                                    <w:rPr>
                                      <w:rStyle w:val="Hyperlink"/>
                                      <w:rFonts w:asciiTheme="minorHAnsi" w:hAnsi="Calibri" w:cstheme="minorBidi"/>
                                      <w:kern w:val="24"/>
                                      <w:sz w:val="16"/>
                                      <w:szCs w:val="16"/>
                                    </w:rPr>
                                    <w:t>Your project</w:t>
                                  </w:r>
                                  <w:r>
                                    <w:rPr>
                                      <w:rFonts w:asciiTheme="minorHAnsi" w:hAnsi="Calibri" w:cstheme="minorBidi"/>
                                      <w:b/>
                                      <w:color w:val="000000" w:themeColor="text1"/>
                                      <w:kern w:val="24"/>
                                      <w:sz w:val="16"/>
                                      <w:szCs w:val="16"/>
                                    </w:rPr>
                                    <w:fldChar w:fldCharType="end"/>
                                  </w:r>
                                </w:p>
                              </w:txbxContent>
                            </wps:txbx>
                            <wps:bodyPr wrap="square" rtlCol="0">
                              <a:spAutoFit/>
                            </wps:bodyPr>
                          </wps:wsp>
                          <wps:wsp>
                            <wps:cNvPr id="1243067210" name="TextBox 11">
                              <a:extLst/>
                            </wps:cNvPr>
                            <wps:cNvSpPr txBox="1"/>
                            <wps:spPr>
                              <a:xfrm>
                                <a:off x="2617355" y="874741"/>
                                <a:ext cx="1588783" cy="463728"/>
                              </a:xfrm>
                              <a:prstGeom prst="rect">
                                <a:avLst/>
                              </a:prstGeom>
                              <a:noFill/>
                            </wps:spPr>
                            <wps:txbx>
                              <w:txbxContent>
                                <w:p w14:paraId="4CC56CCC" w14:textId="77777777" w:rsidR="006A0F49" w:rsidRDefault="006A0F49" w:rsidP="006A0F49">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3</w:t>
                                  </w:r>
                                </w:p>
                                <w:p w14:paraId="4CEBB7E8" w14:textId="77777777" w:rsidR="006A0F49" w:rsidRPr="000E3A3B" w:rsidRDefault="006A0F49" w:rsidP="006A0F49">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"_Design" </w:instrText>
                                  </w:r>
                                  <w:r>
                                    <w:rPr>
                                      <w:rFonts w:asciiTheme="minorHAnsi" w:hAnsi="Calibri" w:cstheme="minorBidi"/>
                                      <w:b/>
                                      <w:color w:val="000000" w:themeColor="text1"/>
                                      <w:kern w:val="24"/>
                                      <w:sz w:val="16"/>
                                      <w:szCs w:val="16"/>
                                    </w:rPr>
                                    <w:fldChar w:fldCharType="separate"/>
                                  </w:r>
                                  <w:r w:rsidRPr="000E3A3B">
                                    <w:rPr>
                                      <w:rStyle w:val="Hyperlink"/>
                                      <w:rFonts w:asciiTheme="minorHAnsi" w:hAnsi="Calibri" w:cstheme="minorBidi"/>
                                      <w:b/>
                                      <w:kern w:val="24"/>
                                      <w:sz w:val="16"/>
                                      <w:szCs w:val="16"/>
                                    </w:rPr>
                                    <w:t>Design</w:t>
                                  </w:r>
                                </w:p>
                                <w:p w14:paraId="09FB2B68" w14:textId="77777777" w:rsidR="006A0F49" w:rsidRDefault="006A0F49" w:rsidP="006A0F49">
                                  <w:pPr>
                                    <w:pStyle w:val="NormalWeb"/>
                                    <w:spacing w:before="0" w:beforeAutospacing="0" w:after="0" w:afterAutospacing="0"/>
                                    <w:jc w:val="center"/>
                                  </w:pPr>
                                  <w:r w:rsidRPr="000E3A3B">
                                    <w:rPr>
                                      <w:rStyle w:val="Hyperlink"/>
                                      <w:rFonts w:asciiTheme="minorHAnsi" w:hAnsi="Calibri" w:cstheme="minorBidi"/>
                                      <w:kern w:val="24"/>
                                      <w:sz w:val="16"/>
                                      <w:szCs w:val="16"/>
                                    </w:rPr>
                                    <w:t>Policies and integration</w:t>
                                  </w:r>
                                  <w:r>
                                    <w:rPr>
                                      <w:rFonts w:asciiTheme="minorHAnsi" w:hAnsi="Calibri" w:cstheme="minorBidi"/>
                                      <w:b/>
                                      <w:color w:val="000000" w:themeColor="text1"/>
                                      <w:kern w:val="24"/>
                                      <w:sz w:val="16"/>
                                      <w:szCs w:val="16"/>
                                    </w:rPr>
                                    <w:fldChar w:fldCharType="end"/>
                                  </w:r>
                                </w:p>
                              </w:txbxContent>
                            </wps:txbx>
                            <wps:bodyPr wrap="square" rtlCol="0">
                              <a:spAutoFit/>
                            </wps:bodyPr>
                          </wps:wsp>
                          <wps:wsp>
                            <wps:cNvPr id="1243067211" name="TextBox 14">
                              <a:extLst/>
                            </wps:cNvPr>
                            <wps:cNvSpPr txBox="1"/>
                            <wps:spPr>
                              <a:xfrm>
                                <a:off x="4986406" y="874741"/>
                                <a:ext cx="2029476" cy="463728"/>
                              </a:xfrm>
                              <a:prstGeom prst="rect">
                                <a:avLst/>
                              </a:prstGeom>
                              <a:noFill/>
                            </wps:spPr>
                            <wps:txbx>
                              <w:txbxContent>
                                <w:p w14:paraId="03BCEC62" w14:textId="77777777" w:rsidR="006A0F49" w:rsidRDefault="006A0F49" w:rsidP="006A0F49">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5</w:t>
                                  </w:r>
                                </w:p>
                                <w:p w14:paraId="01C5168A" w14:textId="77777777" w:rsidR="006A0F49" w:rsidRPr="000E3A3B" w:rsidRDefault="006A0F49" w:rsidP="006A0F49">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"_Operational_Doc_1" </w:instrText>
                                  </w:r>
                                  <w:r>
                                    <w:rPr>
                                      <w:rFonts w:asciiTheme="minorHAnsi" w:hAnsi="Calibri" w:cstheme="minorBidi"/>
                                      <w:b/>
                                      <w:color w:val="000000" w:themeColor="text1"/>
                                      <w:kern w:val="24"/>
                                      <w:sz w:val="16"/>
                                      <w:szCs w:val="16"/>
                                    </w:rPr>
                                    <w:fldChar w:fldCharType="separate"/>
                                  </w:r>
                                  <w:r w:rsidRPr="000E3A3B">
                                    <w:rPr>
                                      <w:rStyle w:val="Hyperlink"/>
                                      <w:rFonts w:asciiTheme="minorHAnsi" w:hAnsi="Calibri" w:cstheme="minorBidi"/>
                                      <w:b/>
                                      <w:kern w:val="24"/>
                                      <w:sz w:val="16"/>
                                      <w:szCs w:val="16"/>
                                    </w:rPr>
                                    <w:t xml:space="preserve">Manage </w:t>
                                  </w:r>
                                </w:p>
                                <w:p w14:paraId="00FE62AF" w14:textId="77777777" w:rsidR="006A0F49" w:rsidRDefault="006A0F49" w:rsidP="006A0F49">
                                  <w:pPr>
                                    <w:pStyle w:val="NormalWeb"/>
                                    <w:spacing w:before="0" w:beforeAutospacing="0" w:after="0" w:afterAutospacing="0"/>
                                    <w:jc w:val="center"/>
                                  </w:pPr>
                                  <w:r w:rsidRPr="000E3A3B">
                                    <w:rPr>
                                      <w:rStyle w:val="Hyperlink"/>
                                      <w:rFonts w:asciiTheme="minorHAnsi" w:hAnsi="Calibri" w:cstheme="minorBidi"/>
                                      <w:kern w:val="24"/>
                                      <w:sz w:val="16"/>
                                      <w:szCs w:val="16"/>
                                    </w:rPr>
                                    <w:t>Your implementation</w:t>
                                  </w:r>
                                  <w:r>
                                    <w:rPr>
                                      <w:rFonts w:asciiTheme="minorHAnsi" w:hAnsi="Calibri" w:cstheme="minorBidi"/>
                                      <w:b/>
                                      <w:color w:val="000000" w:themeColor="text1"/>
                                      <w:kern w:val="24"/>
                                      <w:sz w:val="16"/>
                                      <w:szCs w:val="16"/>
                                    </w:rPr>
                                    <w:fldChar w:fldCharType="end"/>
                                  </w:r>
                                </w:p>
                              </w:txbxContent>
                            </wps:txbx>
                            <wps:bodyPr wrap="square" rtlCol="0">
                              <a:spAutoFit/>
                            </wps:bodyPr>
                          </wps:wsp>
                          <pic:pic xmlns:pic="http://schemas.openxmlformats.org/drawingml/2006/picture">
                            <pic:nvPicPr>
                              <pic:cNvPr id="1243067212" name="Picture 1243067212">
                                <a:extLst/>
                              </pic:cNvPr>
                              <pic:cNvPicPr/>
                            </pic:nvPicPr>
                            <pic:blipFill>
                              <a:blip r:embed="rId13" cstate="print">
                                <a:extLst>
                                  <a:ext uri="{28A0092B-C50C-407E-A947-70E740481C1C}">
                                    <a14:useLocalDpi xmlns:a14="http://schemas.microsoft.com/office/drawing/2010/main" val="0"/>
                                  </a:ext>
                                </a:extLst>
                              </a:blip>
                              <a:stretch>
                                <a:fillRect/>
                              </a:stretch>
                            </pic:blipFill>
                            <pic:spPr>
                              <a:xfrm>
                                <a:off x="1755364" y="0"/>
                                <a:ext cx="822325" cy="822325"/>
                              </a:xfrm>
                              <a:prstGeom prst="rect">
                                <a:avLst/>
                              </a:prstGeom>
                            </pic:spPr>
                          </pic:pic>
                          <wps:wsp>
                            <wps:cNvPr id="1243067213" name="TextBox 17">
                              <a:extLst/>
                            </wps:cNvPr>
                            <wps:cNvSpPr txBox="1"/>
                            <wps:spPr>
                              <a:xfrm>
                                <a:off x="3919569" y="874741"/>
                                <a:ext cx="1588783" cy="463728"/>
                              </a:xfrm>
                              <a:prstGeom prst="rect">
                                <a:avLst/>
                              </a:prstGeom>
                              <a:noFill/>
                            </wps:spPr>
                            <wps:txbx>
                              <w:txbxContent>
                                <w:p w14:paraId="3A1C900B" w14:textId="77777777" w:rsidR="006A0F49" w:rsidRDefault="006A0F49" w:rsidP="006A0F49">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4</w:t>
                                  </w:r>
                                </w:p>
                                <w:p w14:paraId="74CED6DF" w14:textId="77777777" w:rsidR="006A0F49" w:rsidRPr="000E3A3B" w:rsidRDefault="006A0F49" w:rsidP="006A0F49">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"_Implementing_Your_Solution" </w:instrText>
                                  </w:r>
                                  <w:r>
                                    <w:rPr>
                                      <w:rFonts w:asciiTheme="minorHAnsi" w:hAnsi="Calibri" w:cstheme="minorBidi"/>
                                      <w:b/>
                                      <w:color w:val="000000" w:themeColor="text1"/>
                                      <w:kern w:val="24"/>
                                      <w:sz w:val="16"/>
                                      <w:szCs w:val="16"/>
                                    </w:rPr>
                                    <w:fldChar w:fldCharType="separate"/>
                                  </w:r>
                                  <w:r w:rsidRPr="000E3A3B">
                                    <w:rPr>
                                      <w:rStyle w:val="Hyperlink"/>
                                      <w:rFonts w:asciiTheme="minorHAnsi" w:hAnsi="Calibri" w:cstheme="minorBidi"/>
                                      <w:b/>
                                      <w:kern w:val="24"/>
                                      <w:sz w:val="16"/>
                                      <w:szCs w:val="16"/>
                                    </w:rPr>
                                    <w:t>Implement</w:t>
                                  </w:r>
                                </w:p>
                                <w:p w14:paraId="3E1610CA" w14:textId="77777777" w:rsidR="006A0F49" w:rsidRDefault="006A0F49" w:rsidP="006A0F49">
                                  <w:pPr>
                                    <w:pStyle w:val="NormalWeb"/>
                                    <w:spacing w:before="0" w:beforeAutospacing="0" w:after="0" w:afterAutospacing="0"/>
                                    <w:jc w:val="center"/>
                                  </w:pPr>
                                  <w:r w:rsidRPr="000E3A3B">
                                    <w:rPr>
                                      <w:rStyle w:val="Hyperlink"/>
                                      <w:rFonts w:asciiTheme="minorHAnsi" w:hAnsi="Calibri" w:cstheme="minorBidi"/>
                                      <w:kern w:val="24"/>
                                      <w:sz w:val="16"/>
                                      <w:szCs w:val="16"/>
                                    </w:rPr>
                                    <w:t>Your design</w:t>
                                  </w:r>
                                  <w:r>
                                    <w:rPr>
                                      <w:rFonts w:asciiTheme="minorHAnsi" w:hAnsi="Calibri" w:cstheme="minorBidi"/>
                                      <w:b/>
                                      <w:color w:val="000000" w:themeColor="text1"/>
                                      <w:kern w:val="24"/>
                                      <w:sz w:val="16"/>
                                      <w:szCs w:val="16"/>
                                    </w:rPr>
                                    <w:fldChar w:fldCharType="end"/>
                                  </w:r>
                                </w:p>
                              </w:txbxContent>
                            </wps:txbx>
                            <wps:bodyPr wrap="square" rtlCol="0">
                              <a:spAutoFit/>
                            </wps:bodyPr>
                          </wps:wsp>
                        </wpg:wgp>
                      </a:graphicData>
                    </a:graphic>
                  </wp:anchor>
                </w:drawing>
              </mc:Choice>
              <mc:Fallback>
                <w:pict>
                  <v:group w14:anchorId="57098B92" id="Group 1" o:spid="_x0000_s1026" style="position:absolute;margin-left:-12.4pt;margin-top:22.45pt;width:552.45pt;height:105.35pt;z-index:251658246" coordsize="70158,133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43067202" o:spid="_x0000_s1027" type="#_x0000_t75" style="position:absolute;left:43298;top:103;width:8223;height:8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">
                      <v:imagedata r:id="rId17" o:title=""/>
                    </v:shape>
                    <v:shape id="Picture 1243067203" o:spid="_x0000_s1028" type="#_x0000_t75" style="position:absolute;left:30426;top:233;width:8223;height:8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">
                      <v:imagedata r:id="rId18" o:title=""/>
                    </v:shape>
                    <v:shape id="Picture 1243067204" o:spid="_x0000_s1029" type="#_x0000_t75" style="position:absolute;left:56170;top:103;width:8224;height:8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">
                      <v:imagedata r:id="rId19" o:title=""/>
                    </v:shape>
                    <v:group id="Group 1243067205" o:spid="_x0000_s1030" style="position:absolute;left:6078;top:279;width:6918;height:7395" coordorigin="6078,279" coordsize="6918,7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">
                      <v:shape id="Picture 1243067206" o:spid="_x0000_s1031" type="#_x0000_t75" style="position:absolute;left:6254;top:279;width:6566;height:6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">
                        <v:imagedata r:id="rId20" o:title="User"/>
                      </v:shape>
                      <v:oval id="Oval 1243067207" o:spid="_x0000_s1032" style="position:absolute;left:6078;top:755;width:6918;height:6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" filled="f" strokecolor="#1f3763 [1608]" strokeweight="1pt">
                        <v:stroke joinstyle="miter"/>
                      </v:oval>
                    </v:group>
                    <v:shapetype id="_x0000_t202" coordsize="21600,21600" o:spt="202" path="m,l,21600r21600,l21600,xe">
                      <v:stroke joinstyle="miter"/>
                      <v:path gradientshapeok="t" o:connecttype="rect"/>
                    </v:shapetype>
                    <v:shape id="TextBox 9" o:spid="_x0000_s1033" type="#_x0000_t202" style="position:absolute;top:8747;width:18643;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" filled="f" stroked="f">
                      <v:textbox style="mso-fit-shape-to-text:t">
                        <w:txbxContent>
                          <w:p w14:paraId="55CCFC53" w14:textId="77777777" w:rsidR="006A0F49" w:rsidRDefault="006A0F49" w:rsidP="006A0F49">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1</w:t>
                            </w:r>
                          </w:p>
                          <w:p w14:paraId="33F8EA4C" w14:textId="77777777" w:rsidR="006A0F49" w:rsidRPr="004F1C64" w:rsidRDefault="006A0F49" w:rsidP="006A0F49">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"_Stakeholders_and_Sign-off" </w:instrText>
                            </w:r>
                            <w:r>
                              <w:rPr>
                                <w:rFonts w:asciiTheme="minorHAnsi" w:hAnsi="Calibri" w:cstheme="minorBidi"/>
                                <w:b/>
                                <w:color w:val="000000" w:themeColor="text1"/>
                                <w:kern w:val="24"/>
                                <w:sz w:val="16"/>
                                <w:szCs w:val="16"/>
                              </w:rPr>
                              <w:fldChar w:fldCharType="separate"/>
                            </w:r>
                            <w:r w:rsidRPr="004F1C64">
                              <w:rPr>
                                <w:rStyle w:val="Hyperlink"/>
                                <w:rFonts w:asciiTheme="minorHAnsi" w:hAnsi="Calibri" w:cstheme="minorBidi"/>
                                <w:b/>
                                <w:kern w:val="24"/>
                                <w:sz w:val="16"/>
                                <w:szCs w:val="16"/>
                              </w:rPr>
                              <w:t>Include</w:t>
                            </w:r>
                          </w:p>
                          <w:p w14:paraId="6F413FE5" w14:textId="77777777" w:rsidR="006A0F49" w:rsidRDefault="006A0F49" w:rsidP="006A0F49">
                            <w:pPr>
                              <w:pStyle w:val="NormalWeb"/>
                              <w:spacing w:before="0" w:beforeAutospacing="0" w:after="0" w:afterAutospacing="0"/>
                              <w:jc w:val="center"/>
                            </w:pPr>
                            <w:r w:rsidRPr="004F1C64">
                              <w:rPr>
                                <w:rStyle w:val="Hyperlink"/>
                                <w:rFonts w:asciiTheme="minorHAnsi" w:hAnsi="Calibri" w:cstheme="minorBidi"/>
                                <w:kern w:val="24"/>
                                <w:sz w:val="16"/>
                                <w:szCs w:val="16"/>
                              </w:rPr>
                              <w:t>Stakeholders</w:t>
                            </w:r>
                            <w:r>
                              <w:rPr>
                                <w:rFonts w:asciiTheme="minorHAnsi" w:hAnsi="Calibri" w:cstheme="minorBidi"/>
                                <w:b/>
                                <w:color w:val="000000" w:themeColor="text1"/>
                                <w:kern w:val="24"/>
                                <w:sz w:val="16"/>
                                <w:szCs w:val="16"/>
                              </w:rPr>
                              <w:fldChar w:fldCharType="end"/>
                            </w:r>
                          </w:p>
                        </w:txbxContent>
                      </v:textbox>
                    </v:shape>
                    <v:shape id="TextBox 10" o:spid="_x0000_s1034" type="#_x0000_t202" style="position:absolute;left:11344;top:8699;width:20295;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" filled="f" stroked="f">
                      <v:textbox style="mso-fit-shape-to-text:t">
                        <w:txbxContent>
                          <w:p w14:paraId="353D2FAD" w14:textId="77777777" w:rsidR="006A0F49" w:rsidRDefault="006A0F49" w:rsidP="006A0F49">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2</w:t>
                            </w:r>
                          </w:p>
                          <w:p w14:paraId="075AC084" w14:textId="77777777" w:rsidR="006A0F49" w:rsidRPr="000E3A3B" w:rsidRDefault="006A0F49" w:rsidP="006A0F49">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"_Planning_Your_Implementation" </w:instrText>
                            </w:r>
                            <w:r>
                              <w:rPr>
                                <w:rFonts w:asciiTheme="minorHAnsi" w:hAnsi="Calibri" w:cstheme="minorBidi"/>
                                <w:b/>
                                <w:color w:val="000000" w:themeColor="text1"/>
                                <w:kern w:val="24"/>
                                <w:sz w:val="16"/>
                                <w:szCs w:val="16"/>
                              </w:rPr>
                              <w:fldChar w:fldCharType="separate"/>
                            </w:r>
                            <w:r w:rsidRPr="000E3A3B">
                              <w:rPr>
                                <w:rStyle w:val="Hyperlink"/>
                                <w:rFonts w:asciiTheme="minorHAnsi" w:hAnsi="Calibri" w:cstheme="minorBidi"/>
                                <w:b/>
                                <w:kern w:val="24"/>
                                <w:sz w:val="16"/>
                                <w:szCs w:val="16"/>
                              </w:rPr>
                              <w:t>Plan</w:t>
                            </w:r>
                          </w:p>
                          <w:p w14:paraId="3F983210" w14:textId="77777777" w:rsidR="006A0F49" w:rsidRDefault="006A0F49" w:rsidP="006A0F49">
                            <w:pPr>
                              <w:pStyle w:val="NormalWeb"/>
                              <w:spacing w:before="0" w:beforeAutospacing="0" w:after="0" w:afterAutospacing="0"/>
                              <w:jc w:val="center"/>
                            </w:pPr>
                            <w:r w:rsidRPr="000E3A3B">
                              <w:rPr>
                                <w:rStyle w:val="Hyperlink"/>
                                <w:rFonts w:asciiTheme="minorHAnsi" w:hAnsi="Calibri" w:cstheme="minorBidi"/>
                                <w:kern w:val="24"/>
                                <w:sz w:val="16"/>
                                <w:szCs w:val="16"/>
                              </w:rPr>
                              <w:t>Your project</w:t>
                            </w:r>
                            <w:r>
                              <w:rPr>
                                <w:rFonts w:asciiTheme="minorHAnsi" w:hAnsi="Calibri" w:cstheme="minorBidi"/>
                                <w:b/>
                                <w:color w:val="000000" w:themeColor="text1"/>
                                <w:kern w:val="24"/>
                                <w:sz w:val="16"/>
                                <w:szCs w:val="16"/>
                              </w:rPr>
                              <w:fldChar w:fldCharType="end"/>
                            </w:r>
                          </w:p>
                        </w:txbxContent>
                      </v:textbox>
                    </v:shape>
                    <v:shape id="TextBox 11" o:spid="_x0000_s1035" type="#_x0000_t202" style="position:absolute;left:26173;top:8747;width:15888;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" filled="f" stroked="f">
                      <v:textbox style="mso-fit-shape-to-text:t">
                        <w:txbxContent>
                          <w:p w14:paraId="4CC56CCC" w14:textId="77777777" w:rsidR="006A0F49" w:rsidRDefault="006A0F49" w:rsidP="006A0F49">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3</w:t>
                            </w:r>
                          </w:p>
                          <w:p w14:paraId="4CEBB7E8" w14:textId="77777777" w:rsidR="006A0F49" w:rsidRPr="000E3A3B" w:rsidRDefault="006A0F49" w:rsidP="006A0F49">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"_Design" </w:instrText>
                            </w:r>
                            <w:r>
                              <w:rPr>
                                <w:rFonts w:asciiTheme="minorHAnsi" w:hAnsi="Calibri" w:cstheme="minorBidi"/>
                                <w:b/>
                                <w:color w:val="000000" w:themeColor="text1"/>
                                <w:kern w:val="24"/>
                                <w:sz w:val="16"/>
                                <w:szCs w:val="16"/>
                              </w:rPr>
                              <w:fldChar w:fldCharType="separate"/>
                            </w:r>
                            <w:r w:rsidRPr="000E3A3B">
                              <w:rPr>
                                <w:rStyle w:val="Hyperlink"/>
                                <w:rFonts w:asciiTheme="minorHAnsi" w:hAnsi="Calibri" w:cstheme="minorBidi"/>
                                <w:b/>
                                <w:kern w:val="24"/>
                                <w:sz w:val="16"/>
                                <w:szCs w:val="16"/>
                              </w:rPr>
                              <w:t>Design</w:t>
                            </w:r>
                          </w:p>
                          <w:p w14:paraId="09FB2B68" w14:textId="77777777" w:rsidR="006A0F49" w:rsidRDefault="006A0F49" w:rsidP="006A0F49">
                            <w:pPr>
                              <w:pStyle w:val="NormalWeb"/>
                              <w:spacing w:before="0" w:beforeAutospacing="0" w:after="0" w:afterAutospacing="0"/>
                              <w:jc w:val="center"/>
                            </w:pPr>
                            <w:r w:rsidRPr="000E3A3B">
                              <w:rPr>
                                <w:rStyle w:val="Hyperlink"/>
                                <w:rFonts w:asciiTheme="minorHAnsi" w:hAnsi="Calibri" w:cstheme="minorBidi"/>
                                <w:kern w:val="24"/>
                                <w:sz w:val="16"/>
                                <w:szCs w:val="16"/>
                              </w:rPr>
                              <w:t>Policies and integration</w:t>
                            </w:r>
                            <w:r>
                              <w:rPr>
                                <w:rFonts w:asciiTheme="minorHAnsi" w:hAnsi="Calibri" w:cstheme="minorBidi"/>
                                <w:b/>
                                <w:color w:val="000000" w:themeColor="text1"/>
                                <w:kern w:val="24"/>
                                <w:sz w:val="16"/>
                                <w:szCs w:val="16"/>
                              </w:rPr>
                              <w:fldChar w:fldCharType="end"/>
                            </w:r>
                          </w:p>
                        </w:txbxContent>
                      </v:textbox>
                    </v:shape>
                    <v:shape id="TextBox 14" o:spid="_x0000_s1036" type="#_x0000_t202" style="position:absolute;left:49864;top:8747;width:20294;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" filled="f" stroked="f">
                      <v:textbox style="mso-fit-shape-to-text:t">
                        <w:txbxContent>
                          <w:p w14:paraId="03BCEC62" w14:textId="77777777" w:rsidR="006A0F49" w:rsidRDefault="006A0F49" w:rsidP="006A0F49">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5</w:t>
                            </w:r>
                          </w:p>
                          <w:p w14:paraId="01C5168A" w14:textId="77777777" w:rsidR="006A0F49" w:rsidRPr="000E3A3B" w:rsidRDefault="006A0F49" w:rsidP="006A0F49">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"_Operational_Doc_1" </w:instrText>
                            </w:r>
                            <w:r>
                              <w:rPr>
                                <w:rFonts w:asciiTheme="minorHAnsi" w:hAnsi="Calibri" w:cstheme="minorBidi"/>
                                <w:b/>
                                <w:color w:val="000000" w:themeColor="text1"/>
                                <w:kern w:val="24"/>
                                <w:sz w:val="16"/>
                                <w:szCs w:val="16"/>
                              </w:rPr>
                              <w:fldChar w:fldCharType="separate"/>
                            </w:r>
                            <w:r w:rsidRPr="000E3A3B">
                              <w:rPr>
                                <w:rStyle w:val="Hyperlink"/>
                                <w:rFonts w:asciiTheme="minorHAnsi" w:hAnsi="Calibri" w:cstheme="minorBidi"/>
                                <w:b/>
                                <w:kern w:val="24"/>
                                <w:sz w:val="16"/>
                                <w:szCs w:val="16"/>
                              </w:rPr>
                              <w:t xml:space="preserve">Manage </w:t>
                            </w:r>
                          </w:p>
                          <w:p w14:paraId="00FE62AF" w14:textId="77777777" w:rsidR="006A0F49" w:rsidRDefault="006A0F49" w:rsidP="006A0F49">
                            <w:pPr>
                              <w:pStyle w:val="NormalWeb"/>
                              <w:spacing w:before="0" w:beforeAutospacing="0" w:after="0" w:afterAutospacing="0"/>
                              <w:jc w:val="center"/>
                            </w:pPr>
                            <w:r w:rsidRPr="000E3A3B">
                              <w:rPr>
                                <w:rStyle w:val="Hyperlink"/>
                                <w:rFonts w:asciiTheme="minorHAnsi" w:hAnsi="Calibri" w:cstheme="minorBidi"/>
                                <w:kern w:val="24"/>
                                <w:sz w:val="16"/>
                                <w:szCs w:val="16"/>
                              </w:rPr>
                              <w:t>Your implementation</w:t>
                            </w:r>
                            <w:r>
                              <w:rPr>
                                <w:rFonts w:asciiTheme="minorHAnsi" w:hAnsi="Calibri" w:cstheme="minorBidi"/>
                                <w:b/>
                                <w:color w:val="000000" w:themeColor="text1"/>
                                <w:kern w:val="24"/>
                                <w:sz w:val="16"/>
                                <w:szCs w:val="16"/>
                              </w:rPr>
                              <w:fldChar w:fldCharType="end"/>
                            </w:r>
                          </w:p>
                        </w:txbxContent>
                      </v:textbox>
                    </v:shape>
                    <v:shape id="Picture 1243067212" o:spid="_x0000_s1037" type="#_x0000_t75" style="position:absolute;left:17553;width:8223;height:8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">
                      <v:imagedata r:id="rId17" o:title=""/>
                    </v:shape>
                    <v:shape id="TextBox 17" o:spid="_x0000_s1038" type="#_x0000_t202" style="position:absolute;left:39195;top:8747;width:15888;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" filled="f" stroked="f">
                      <v:textbox style="mso-fit-shape-to-text:t">
                        <w:txbxContent>
                          <w:p w14:paraId="3A1C900B" w14:textId="77777777" w:rsidR="006A0F49" w:rsidRDefault="006A0F49" w:rsidP="006A0F49">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4</w:t>
                            </w:r>
                          </w:p>
                          <w:p w14:paraId="74CED6DF" w14:textId="77777777" w:rsidR="006A0F49" w:rsidRPr="000E3A3B" w:rsidRDefault="006A0F49" w:rsidP="006A0F49">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"_Implementing_Your_Solution" </w:instrText>
                            </w:r>
                            <w:r>
                              <w:rPr>
                                <w:rFonts w:asciiTheme="minorHAnsi" w:hAnsi="Calibri" w:cstheme="minorBidi"/>
                                <w:b/>
                                <w:color w:val="000000" w:themeColor="text1"/>
                                <w:kern w:val="24"/>
                                <w:sz w:val="16"/>
                                <w:szCs w:val="16"/>
                              </w:rPr>
                              <w:fldChar w:fldCharType="separate"/>
                            </w:r>
                            <w:r w:rsidRPr="000E3A3B">
                              <w:rPr>
                                <w:rStyle w:val="Hyperlink"/>
                                <w:rFonts w:asciiTheme="minorHAnsi" w:hAnsi="Calibri" w:cstheme="minorBidi"/>
                                <w:b/>
                                <w:kern w:val="24"/>
                                <w:sz w:val="16"/>
                                <w:szCs w:val="16"/>
                              </w:rPr>
                              <w:t>Implement</w:t>
                            </w:r>
                          </w:p>
                          <w:p w14:paraId="3E1610CA" w14:textId="77777777" w:rsidR="006A0F49" w:rsidRDefault="006A0F49" w:rsidP="006A0F49">
                            <w:pPr>
                              <w:pStyle w:val="NormalWeb"/>
                              <w:spacing w:before="0" w:beforeAutospacing="0" w:after="0" w:afterAutospacing="0"/>
                              <w:jc w:val="center"/>
                            </w:pPr>
                            <w:r w:rsidRPr="000E3A3B">
                              <w:rPr>
                                <w:rStyle w:val="Hyperlink"/>
                                <w:rFonts w:asciiTheme="minorHAnsi" w:hAnsi="Calibri" w:cstheme="minorBidi"/>
                                <w:kern w:val="24"/>
                                <w:sz w:val="16"/>
                                <w:szCs w:val="16"/>
                              </w:rPr>
                              <w:t>Your design</w:t>
                            </w:r>
                            <w:r>
                              <w:rPr>
                                <w:rFonts w:asciiTheme="minorHAnsi" w:hAnsi="Calibri" w:cstheme="minorBidi"/>
                                <w:b/>
                                <w:color w:val="000000" w:themeColor="text1"/>
                                <w:kern w:val="24"/>
                                <w:sz w:val="16"/>
                                <w:szCs w:val="16"/>
                              </w:rPr>
                              <w:fldChar w:fldCharType="end"/>
                            </w:r>
                          </w:p>
                        </w:txbxContent>
                      </v:textbox>
                    </v:shape>
                    <w10:wrap type="topAndBottom"/>
                  </v:group>
                </w:pict>
              </mc:Fallback>
            </mc:AlternateContent>
          </w:r>
        </w:p>
        <w:p w14:paraId="3043752D" w14:textId="385FA2D3" w:rsidR="00D51C0B" w:rsidRDefault="00D51C0B" w:rsidP="00173912"/>
        <w:p w14:paraId="42096085" w14:textId="77777777" w:rsidR="005402D9" w:rsidRDefault="005402D9" w:rsidP="00173912"/>
        <w:p w14:paraId="328995E6" w14:textId="77777777" w:rsidR="005402D9" w:rsidRDefault="005402D9" w:rsidP="005402D9">
          <w:r>
            <w:rPr>
              <w:noProof/>
            </w:rPr>
            <mc:AlternateContent>
              <mc:Choice Requires="wps">
                <w:drawing>
                  <wp:inline distT="0" distB="0" distL="0" distR="0" wp14:anchorId="63485D90" wp14:editId="6A3A4250">
                    <wp:extent cx="5943600" cy="1365250"/>
                    <wp:effectExtent l="0" t="0" r="0" b="6350"/>
                    <wp:docPr id="4" name="Rectangle 4"/>
                    <wp:cNvGraphicFramePr/>
                    <a:graphic xmlns:a="http://schemas.openxmlformats.org/drawingml/2006/main">
                      <a:graphicData uri="http://schemas.microsoft.com/office/word/2010/wordprocessingShape">
                        <wps:wsp>
                          <wps:cNvSpPr/>
                          <wps:spPr>
                            <a:xfrm>
                              <a:off x="0" y="0"/>
                              <a:ext cx="5943600" cy="1365250"/>
                            </a:xfrm>
                            <a:prstGeom prst="rect">
                              <a:avLst/>
                            </a:prstGeom>
                            <a:solidFill>
                              <a:schemeClr val="accent1">
                                <a:lumMod val="40000"/>
                                <a:lumOff val="60000"/>
                              </a:schemeClr>
                            </a:solidFill>
                            <a:ln>
                              <a:noFill/>
                            </a:ln>
                          </wps:spPr>
                          <wps:style>
                            <a:lnRef idx="0">
                              <a:scrgbClr r="0" g="0" b="0"/>
                            </a:lnRef>
                            <a:fillRef idx="0">
                              <a:scrgbClr r="0" g="0" b="0"/>
                            </a:fillRef>
                            <a:effectRef idx="0">
                              <a:scrgbClr r="0" g="0" b="0"/>
                            </a:effectRef>
                            <a:fontRef idx="minor">
                              <a:schemeClr val="lt1"/>
                            </a:fontRef>
                          </wps:style>
                          <wps:txbx>
                            <w:txbxContent>
                              <w:p w14:paraId="5B260950" w14:textId="77777777" w:rsidR="005402D9" w:rsidRPr="00A55078" w:rsidRDefault="005402D9" w:rsidP="005402D9">
                                <w:pPr>
                                  <w:rPr>
                                    <w:b/>
                                    <w:color w:val="000000" w:themeColor="text1"/>
                                  </w:rPr>
                                </w:pPr>
                                <w:r w:rsidRPr="00A55078">
                                  <w:rPr>
                                    <w:b/>
                                    <w:color w:val="000000" w:themeColor="text1"/>
                                  </w:rPr>
                                  <w:t>Note:</w:t>
                                </w:r>
                              </w:p>
                              <w:p w14:paraId="5D401C0D" w14:textId="77777777" w:rsidR="005402D9" w:rsidRPr="00A55078" w:rsidRDefault="005402D9" w:rsidP="005402D9">
                                <w:pPr>
                                  <w:rPr>
                                    <w:color w:val="000000" w:themeColor="text1"/>
                                  </w:rPr>
                                </w:pPr>
                                <w:r w:rsidRPr="00A55078">
                                  <w:rPr>
                                    <w:color w:val="000000" w:themeColor="text1"/>
                                  </w:rPr>
                                  <w:t xml:space="preserve">Throughout this </w:t>
                                </w:r>
                                <w:r>
                                  <w:rPr>
                                    <w:color w:val="000000" w:themeColor="text1"/>
                                  </w:rPr>
                                  <w:t>document</w:t>
                                </w:r>
                                <w:r w:rsidRPr="00A55078">
                                  <w:rPr>
                                    <w:color w:val="000000" w:themeColor="text1"/>
                                  </w:rPr>
                                  <w:t xml:space="preserve">, you will see items marked as </w:t>
                                </w:r>
                              </w:p>
                              <w:p w14:paraId="7F80FE54" w14:textId="77777777" w:rsidR="005402D9" w:rsidRPr="00DF22FF" w:rsidRDefault="005402D9" w:rsidP="005402D9">
                                <w:pPr>
                                  <w:pStyle w:val="ListParagraph"/>
                                  <w:numPr>
                                    <w:ilvl w:val="0"/>
                                    <w:numId w:val="27"/>
                                  </w:numPr>
                                  <w:rPr>
                                    <w:b/>
                                    <w:color w:val="538135" w:themeColor="accent6" w:themeShade="BF"/>
                                  </w:rPr>
                                </w:pPr>
                                <w:r w:rsidRPr="00DF22FF">
                                  <w:rPr>
                                    <w:b/>
                                    <w:color w:val="538135" w:themeColor="accent6" w:themeShade="BF"/>
                                  </w:rPr>
                                  <w:t xml:space="preserve">Microsoft Recommends </w:t>
                                </w:r>
                              </w:p>
                              <w:p w14:paraId="12A9D408" w14:textId="77777777" w:rsidR="005402D9" w:rsidRPr="00A55078" w:rsidRDefault="005402D9" w:rsidP="005402D9">
                                <w:pPr>
                                  <w:rPr>
                                    <w:color w:val="000000" w:themeColor="text1"/>
                                  </w:rPr>
                                </w:pPr>
                                <w:r w:rsidRPr="00A55078">
                                  <w:rPr>
                                    <w:color w:val="000000" w:themeColor="text1"/>
                                  </w:rPr>
                                  <w:t xml:space="preserve"> These are general recommendations, and you should only implement if they apply to your specific enterprise needs.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3485D90" id="Rectangle 4" o:spid="_x0000_s1039" style="width:468pt;height:10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" fillcolor="#bdd6ee [1300]" stroked="f">
                    <v:textbox>
                      <w:txbxContent>
                        <w:p w14:paraId="5B260950" w14:textId="77777777" w:rsidR="005402D9" w:rsidRPr="00A55078" w:rsidRDefault="005402D9" w:rsidP="005402D9">
                          <w:pPr>
                            <w:rPr>
                              <w:b/>
                              <w:color w:val="000000" w:themeColor="text1"/>
                            </w:rPr>
                          </w:pPr>
                          <w:r w:rsidRPr="00A55078">
                            <w:rPr>
                              <w:b/>
                              <w:color w:val="000000" w:themeColor="text1"/>
                            </w:rPr>
                            <w:t>Note:</w:t>
                          </w:r>
                        </w:p>
                        <w:p w14:paraId="5D401C0D" w14:textId="77777777" w:rsidR="005402D9" w:rsidRPr="00A55078" w:rsidRDefault="005402D9" w:rsidP="005402D9">
                          <w:pPr>
                            <w:rPr>
                              <w:color w:val="000000" w:themeColor="text1"/>
                            </w:rPr>
                          </w:pPr>
                          <w:r w:rsidRPr="00A55078">
                            <w:rPr>
                              <w:color w:val="000000" w:themeColor="text1"/>
                            </w:rPr>
                            <w:t xml:space="preserve">Throughout this </w:t>
                          </w:r>
                          <w:r>
                            <w:rPr>
                              <w:color w:val="000000" w:themeColor="text1"/>
                            </w:rPr>
                            <w:t>document</w:t>
                          </w:r>
                          <w:r w:rsidRPr="00A55078">
                            <w:rPr>
                              <w:color w:val="000000" w:themeColor="text1"/>
                            </w:rPr>
                            <w:t xml:space="preserve">, you will see items marked as </w:t>
                          </w:r>
                        </w:p>
                        <w:p w14:paraId="7F80FE54" w14:textId="77777777" w:rsidR="005402D9" w:rsidRPr="00DF22FF" w:rsidRDefault="005402D9" w:rsidP="005402D9">
                          <w:pPr>
                            <w:pStyle w:val="ListParagraph"/>
                            <w:numPr>
                              <w:ilvl w:val="0"/>
                              <w:numId w:val="27"/>
                            </w:numPr>
                            <w:rPr>
                              <w:b/>
                              <w:color w:val="538135" w:themeColor="accent6" w:themeShade="BF"/>
                            </w:rPr>
                          </w:pPr>
                          <w:r w:rsidRPr="00DF22FF">
                            <w:rPr>
                              <w:b/>
                              <w:color w:val="538135" w:themeColor="accent6" w:themeShade="BF"/>
                            </w:rPr>
                            <w:t xml:space="preserve">Microsoft Recommends </w:t>
                          </w:r>
                        </w:p>
                        <w:p w14:paraId="12A9D408" w14:textId="77777777" w:rsidR="005402D9" w:rsidRPr="00A55078" w:rsidRDefault="005402D9" w:rsidP="005402D9">
                          <w:pPr>
                            <w:rPr>
                              <w:color w:val="000000" w:themeColor="text1"/>
                            </w:rPr>
                          </w:pPr>
                          <w:r w:rsidRPr="00A55078">
                            <w:rPr>
                              <w:color w:val="000000" w:themeColor="text1"/>
                            </w:rPr>
                            <w:t xml:space="preserve"> These are general recommendations, and you should only implement if they apply to your specific enterprise needs.</w:t>
                          </w:r>
                        </w:p>
                      </w:txbxContent>
                    </v:textbox>
                    <w10:anchorlock/>
                  </v:rect>
                </w:pict>
              </mc:Fallback>
            </mc:AlternateContent>
          </w:r>
        </w:p>
        <w:p w14:paraId="4597948C" w14:textId="2DBF1648" w:rsidR="00173912" w:rsidRPr="0036269E" w:rsidRDefault="00672291" w:rsidP="00173912">
          <w:pPr>
            <w:rPr>
              <w:rFonts w:asciiTheme="majorHAnsi" w:eastAsiaTheme="majorEastAsia" w:hAnsiTheme="majorHAnsi" w:cstheme="majorBidi"/>
              <w:spacing w:val="-10"/>
              <w:kern w:val="28"/>
              <w:sz w:val="56"/>
              <w:szCs w:val="56"/>
            </w:rPr>
          </w:pPr>
        </w:p>
      </w:sdtContent>
    </w:sdt>
    <w:p w14:paraId="632A89B6" w14:textId="77777777" w:rsidR="00173912" w:rsidRDefault="02BA7A29" w:rsidP="00173912">
      <w:pPr>
        <w:pStyle w:val="Title"/>
      </w:pPr>
      <w:r>
        <w:t>Table of Contents</w:t>
      </w:r>
    </w:p>
    <w:p w14:paraId="71F1F690" w14:textId="77777777" w:rsidR="00173912" w:rsidRDefault="00173912" w:rsidP="00173912">
      <w:pPr>
        <w:pStyle w:val="Title"/>
        <w:rPr>
          <w:rFonts w:asciiTheme="minorHAnsi" w:eastAsiaTheme="minorHAnsi" w:hAnsiTheme="minorHAnsi" w:cstheme="minorHAnsi"/>
          <w:b/>
          <w:bCs/>
          <w:caps/>
          <w:spacing w:val="0"/>
          <w:kern w:val="0"/>
          <w:sz w:val="20"/>
          <w:szCs w:val="20"/>
        </w:rPr>
      </w:pPr>
    </w:p>
    <w:sdt>
      <w:sdtPr>
        <w:rPr>
          <w:rFonts w:asciiTheme="minorHAnsi" w:eastAsiaTheme="minorHAnsi" w:hAnsiTheme="minorHAnsi" w:cstheme="minorBidi"/>
          <w:color w:val="auto"/>
          <w:sz w:val="22"/>
          <w:szCs w:val="22"/>
        </w:rPr>
        <w:id w:val="-1105271982"/>
        <w:docPartObj>
          <w:docPartGallery w:val="Table of Contents"/>
          <w:docPartUnique/>
        </w:docPartObj>
      </w:sdtPr>
      <w:sdtEndPr>
        <w:rPr>
          <w:b/>
          <w:bCs/>
          <w:noProof/>
        </w:rPr>
      </w:sdtEndPr>
      <w:sdtContent>
        <w:p w14:paraId="45711B0E" w14:textId="353F78F1" w:rsidR="00BF6C3F" w:rsidRDefault="00BF6C3F">
          <w:pPr>
            <w:pStyle w:val="TOCHeading"/>
          </w:pPr>
          <w:r>
            <w:t>Contents</w:t>
          </w:r>
        </w:p>
        <w:p w14:paraId="4CA25E51" w14:textId="20FED076" w:rsidR="004A5142" w:rsidRDefault="00BF6C3F">
          <w:pPr>
            <w:pStyle w:val="TOC1"/>
            <w:rPr>
              <w:rFonts w:eastAsiaTheme="minorEastAsia" w:cstheme="minorBidi"/>
              <w:b w:val="0"/>
              <w:bCs w:val="0"/>
              <w:caps w:val="0"/>
              <w:noProof/>
              <w:sz w:val="22"/>
              <w:szCs w:val="22"/>
            </w:rPr>
          </w:pPr>
          <w:r>
            <w:fldChar w:fldCharType="begin"/>
          </w:r>
          <w:r>
            <w:instrText xml:space="preserve"> TOC \o "1-3" \h \z \u </w:instrText>
          </w:r>
          <w:r>
            <w:fldChar w:fldCharType="separate"/>
          </w:r>
          <w:hyperlink w:anchor="_Toc513714539" w:history="1">
            <w:r w:rsidR="004A5142" w:rsidRPr="007C4B15">
              <w:rPr>
                <w:rStyle w:val="Hyperlink"/>
                <w:noProof/>
              </w:rPr>
              <w:t>Business Value of Conditional Access</w:t>
            </w:r>
            <w:r w:rsidR="004A5142">
              <w:rPr>
                <w:noProof/>
                <w:webHidden/>
              </w:rPr>
              <w:tab/>
            </w:r>
            <w:r w:rsidR="004A5142">
              <w:rPr>
                <w:noProof/>
                <w:webHidden/>
              </w:rPr>
              <w:fldChar w:fldCharType="begin"/>
            </w:r>
            <w:r w:rsidR="004A5142">
              <w:rPr>
                <w:noProof/>
                <w:webHidden/>
              </w:rPr>
              <w:instrText xml:space="preserve"> PAGEREF _Toc513714539 \h </w:instrText>
            </w:r>
            <w:r w:rsidR="004A5142">
              <w:rPr>
                <w:noProof/>
                <w:webHidden/>
              </w:rPr>
            </w:r>
            <w:r w:rsidR="004A5142">
              <w:rPr>
                <w:noProof/>
                <w:webHidden/>
              </w:rPr>
              <w:fldChar w:fldCharType="separate"/>
            </w:r>
            <w:r w:rsidR="004A5142">
              <w:rPr>
                <w:noProof/>
                <w:webHidden/>
              </w:rPr>
              <w:t>2</w:t>
            </w:r>
            <w:r w:rsidR="004A5142">
              <w:rPr>
                <w:noProof/>
                <w:webHidden/>
              </w:rPr>
              <w:fldChar w:fldCharType="end"/>
            </w:r>
          </w:hyperlink>
        </w:p>
        <w:p w14:paraId="0C093A59" w14:textId="08A49904" w:rsidR="004A5142" w:rsidRDefault="004A5142">
          <w:pPr>
            <w:pStyle w:val="TOC1"/>
            <w:rPr>
              <w:rFonts w:eastAsiaTheme="minorEastAsia" w:cstheme="minorBidi"/>
              <w:b w:val="0"/>
              <w:bCs w:val="0"/>
              <w:caps w:val="0"/>
              <w:noProof/>
              <w:sz w:val="22"/>
              <w:szCs w:val="22"/>
            </w:rPr>
          </w:pPr>
          <w:hyperlink w:anchor="_Toc513714540" w:history="1">
            <w:r w:rsidRPr="007C4B15">
              <w:rPr>
                <w:rStyle w:val="Hyperlink"/>
                <w:noProof/>
              </w:rPr>
              <w:t>Planning Your Implementation</w:t>
            </w:r>
            <w:r>
              <w:rPr>
                <w:noProof/>
                <w:webHidden/>
              </w:rPr>
              <w:tab/>
            </w:r>
            <w:r>
              <w:rPr>
                <w:noProof/>
                <w:webHidden/>
              </w:rPr>
              <w:fldChar w:fldCharType="begin"/>
            </w:r>
            <w:r>
              <w:rPr>
                <w:noProof/>
                <w:webHidden/>
              </w:rPr>
              <w:instrText xml:space="preserve"> PAGEREF _Toc513714540 \h </w:instrText>
            </w:r>
            <w:r>
              <w:rPr>
                <w:noProof/>
                <w:webHidden/>
              </w:rPr>
            </w:r>
            <w:r>
              <w:rPr>
                <w:noProof/>
                <w:webHidden/>
              </w:rPr>
              <w:fldChar w:fldCharType="separate"/>
            </w:r>
            <w:r>
              <w:rPr>
                <w:noProof/>
                <w:webHidden/>
              </w:rPr>
              <w:t>3</w:t>
            </w:r>
            <w:r>
              <w:rPr>
                <w:noProof/>
                <w:webHidden/>
              </w:rPr>
              <w:fldChar w:fldCharType="end"/>
            </w:r>
          </w:hyperlink>
        </w:p>
        <w:p w14:paraId="5910118B" w14:textId="45A2337B" w:rsidR="004A5142" w:rsidRDefault="004A5142">
          <w:pPr>
            <w:pStyle w:val="TOC2"/>
            <w:tabs>
              <w:tab w:val="right" w:leader="dot" w:pos="9350"/>
            </w:tabs>
            <w:rPr>
              <w:rFonts w:eastAsiaTheme="minorEastAsia" w:cstheme="minorBidi"/>
              <w:smallCaps w:val="0"/>
              <w:noProof/>
              <w:sz w:val="22"/>
              <w:szCs w:val="22"/>
            </w:rPr>
          </w:pPr>
          <w:hyperlink w:anchor="_Toc513714541" w:history="1">
            <w:r w:rsidRPr="007C4B15">
              <w:rPr>
                <w:rStyle w:val="Hyperlink"/>
                <w:noProof/>
              </w:rPr>
              <w:t>Stakeholders and Sign-off</w:t>
            </w:r>
            <w:r>
              <w:rPr>
                <w:noProof/>
                <w:webHidden/>
              </w:rPr>
              <w:tab/>
            </w:r>
            <w:r>
              <w:rPr>
                <w:noProof/>
                <w:webHidden/>
              </w:rPr>
              <w:fldChar w:fldCharType="begin"/>
            </w:r>
            <w:r>
              <w:rPr>
                <w:noProof/>
                <w:webHidden/>
              </w:rPr>
              <w:instrText xml:space="preserve"> PAGEREF _Toc513714541 \h </w:instrText>
            </w:r>
            <w:r>
              <w:rPr>
                <w:noProof/>
                <w:webHidden/>
              </w:rPr>
            </w:r>
            <w:r>
              <w:rPr>
                <w:noProof/>
                <w:webHidden/>
              </w:rPr>
              <w:fldChar w:fldCharType="separate"/>
            </w:r>
            <w:r>
              <w:rPr>
                <w:noProof/>
                <w:webHidden/>
              </w:rPr>
              <w:t>3</w:t>
            </w:r>
            <w:r>
              <w:rPr>
                <w:noProof/>
                <w:webHidden/>
              </w:rPr>
              <w:fldChar w:fldCharType="end"/>
            </w:r>
          </w:hyperlink>
        </w:p>
        <w:p w14:paraId="587DD796" w14:textId="29BF84B1" w:rsidR="004A5142" w:rsidRDefault="004A5142">
          <w:pPr>
            <w:pStyle w:val="TOC2"/>
            <w:tabs>
              <w:tab w:val="right" w:leader="dot" w:pos="9350"/>
            </w:tabs>
            <w:rPr>
              <w:rFonts w:eastAsiaTheme="minorEastAsia" w:cstheme="minorBidi"/>
              <w:smallCaps w:val="0"/>
              <w:noProof/>
              <w:sz w:val="22"/>
              <w:szCs w:val="22"/>
            </w:rPr>
          </w:pPr>
          <w:hyperlink w:anchor="_Toc513714542" w:history="1">
            <w:r w:rsidRPr="007C4B15">
              <w:rPr>
                <w:rStyle w:val="Hyperlink"/>
                <w:noProof/>
              </w:rPr>
              <w:t>Licensing</w:t>
            </w:r>
            <w:r>
              <w:rPr>
                <w:noProof/>
                <w:webHidden/>
              </w:rPr>
              <w:tab/>
            </w:r>
            <w:r>
              <w:rPr>
                <w:noProof/>
                <w:webHidden/>
              </w:rPr>
              <w:fldChar w:fldCharType="begin"/>
            </w:r>
            <w:r>
              <w:rPr>
                <w:noProof/>
                <w:webHidden/>
              </w:rPr>
              <w:instrText xml:space="preserve"> PAGEREF _Toc513714542 \h </w:instrText>
            </w:r>
            <w:r>
              <w:rPr>
                <w:noProof/>
                <w:webHidden/>
              </w:rPr>
            </w:r>
            <w:r>
              <w:rPr>
                <w:noProof/>
                <w:webHidden/>
              </w:rPr>
              <w:fldChar w:fldCharType="separate"/>
            </w:r>
            <w:r>
              <w:rPr>
                <w:noProof/>
                <w:webHidden/>
              </w:rPr>
              <w:t>4</w:t>
            </w:r>
            <w:r>
              <w:rPr>
                <w:noProof/>
                <w:webHidden/>
              </w:rPr>
              <w:fldChar w:fldCharType="end"/>
            </w:r>
          </w:hyperlink>
        </w:p>
        <w:p w14:paraId="6EC48A61" w14:textId="49FEBD48" w:rsidR="004A5142" w:rsidRDefault="004A5142">
          <w:pPr>
            <w:pStyle w:val="TOC2"/>
            <w:tabs>
              <w:tab w:val="right" w:leader="dot" w:pos="9350"/>
            </w:tabs>
            <w:rPr>
              <w:rFonts w:eastAsiaTheme="minorEastAsia" w:cstheme="minorBidi"/>
              <w:smallCaps w:val="0"/>
              <w:noProof/>
              <w:sz w:val="22"/>
              <w:szCs w:val="22"/>
            </w:rPr>
          </w:pPr>
          <w:hyperlink w:anchor="_Toc513714543" w:history="1">
            <w:r w:rsidRPr="007C4B15">
              <w:rPr>
                <w:rStyle w:val="Hyperlink"/>
                <w:noProof/>
              </w:rPr>
              <w:t>How to draft Conditional Access policies</w:t>
            </w:r>
            <w:r>
              <w:rPr>
                <w:noProof/>
                <w:webHidden/>
              </w:rPr>
              <w:tab/>
            </w:r>
            <w:r>
              <w:rPr>
                <w:noProof/>
                <w:webHidden/>
              </w:rPr>
              <w:fldChar w:fldCharType="begin"/>
            </w:r>
            <w:r>
              <w:rPr>
                <w:noProof/>
                <w:webHidden/>
              </w:rPr>
              <w:instrText xml:space="preserve"> PAGEREF _Toc513714543 \h </w:instrText>
            </w:r>
            <w:r>
              <w:rPr>
                <w:noProof/>
                <w:webHidden/>
              </w:rPr>
            </w:r>
            <w:r>
              <w:rPr>
                <w:noProof/>
                <w:webHidden/>
              </w:rPr>
              <w:fldChar w:fldCharType="separate"/>
            </w:r>
            <w:r>
              <w:rPr>
                <w:noProof/>
                <w:webHidden/>
              </w:rPr>
              <w:t>4</w:t>
            </w:r>
            <w:r>
              <w:rPr>
                <w:noProof/>
                <w:webHidden/>
              </w:rPr>
              <w:fldChar w:fldCharType="end"/>
            </w:r>
          </w:hyperlink>
        </w:p>
        <w:p w14:paraId="04FD92DE" w14:textId="36002A14" w:rsidR="004A5142" w:rsidRDefault="004A5142">
          <w:pPr>
            <w:pStyle w:val="TOC2"/>
            <w:tabs>
              <w:tab w:val="right" w:leader="dot" w:pos="9350"/>
            </w:tabs>
            <w:rPr>
              <w:rFonts w:eastAsiaTheme="minorEastAsia" w:cstheme="minorBidi"/>
              <w:smallCaps w:val="0"/>
              <w:noProof/>
              <w:sz w:val="22"/>
              <w:szCs w:val="22"/>
            </w:rPr>
          </w:pPr>
          <w:hyperlink w:anchor="_Toc513714544" w:history="1">
            <w:r w:rsidRPr="007C4B15">
              <w:rPr>
                <w:rStyle w:val="Hyperlink"/>
                <w:noProof/>
              </w:rPr>
              <w:t>Types of policies</w:t>
            </w:r>
            <w:r>
              <w:rPr>
                <w:noProof/>
                <w:webHidden/>
              </w:rPr>
              <w:tab/>
            </w:r>
            <w:r>
              <w:rPr>
                <w:noProof/>
                <w:webHidden/>
              </w:rPr>
              <w:fldChar w:fldCharType="begin"/>
            </w:r>
            <w:r>
              <w:rPr>
                <w:noProof/>
                <w:webHidden/>
              </w:rPr>
              <w:instrText xml:space="preserve"> PAGEREF _Toc513714544 \h </w:instrText>
            </w:r>
            <w:r>
              <w:rPr>
                <w:noProof/>
                <w:webHidden/>
              </w:rPr>
            </w:r>
            <w:r>
              <w:rPr>
                <w:noProof/>
                <w:webHidden/>
              </w:rPr>
              <w:fldChar w:fldCharType="separate"/>
            </w:r>
            <w:r>
              <w:rPr>
                <w:noProof/>
                <w:webHidden/>
              </w:rPr>
              <w:t>5</w:t>
            </w:r>
            <w:r>
              <w:rPr>
                <w:noProof/>
                <w:webHidden/>
              </w:rPr>
              <w:fldChar w:fldCharType="end"/>
            </w:r>
          </w:hyperlink>
        </w:p>
        <w:p w14:paraId="0EF80A38" w14:textId="6676D19D" w:rsidR="004A5142" w:rsidRDefault="004A5142">
          <w:pPr>
            <w:pStyle w:val="TOC2"/>
            <w:tabs>
              <w:tab w:val="right" w:leader="dot" w:pos="9350"/>
            </w:tabs>
            <w:rPr>
              <w:rFonts w:eastAsiaTheme="minorEastAsia" w:cstheme="minorBidi"/>
              <w:smallCaps w:val="0"/>
              <w:noProof/>
              <w:sz w:val="22"/>
              <w:szCs w:val="22"/>
            </w:rPr>
          </w:pPr>
          <w:hyperlink w:anchor="_Toc513714545" w:history="1">
            <w:r w:rsidRPr="007C4B15">
              <w:rPr>
                <w:rStyle w:val="Hyperlink"/>
                <w:noProof/>
              </w:rPr>
              <w:t>Recommended Policies</w:t>
            </w:r>
            <w:r>
              <w:rPr>
                <w:noProof/>
                <w:webHidden/>
              </w:rPr>
              <w:tab/>
            </w:r>
            <w:r>
              <w:rPr>
                <w:noProof/>
                <w:webHidden/>
              </w:rPr>
              <w:fldChar w:fldCharType="begin"/>
            </w:r>
            <w:r>
              <w:rPr>
                <w:noProof/>
                <w:webHidden/>
              </w:rPr>
              <w:instrText xml:space="preserve"> PAGEREF _Toc513714545 \h </w:instrText>
            </w:r>
            <w:r>
              <w:rPr>
                <w:noProof/>
                <w:webHidden/>
              </w:rPr>
            </w:r>
            <w:r>
              <w:rPr>
                <w:noProof/>
                <w:webHidden/>
              </w:rPr>
              <w:fldChar w:fldCharType="separate"/>
            </w:r>
            <w:r>
              <w:rPr>
                <w:noProof/>
                <w:webHidden/>
              </w:rPr>
              <w:t>6</w:t>
            </w:r>
            <w:r>
              <w:rPr>
                <w:noProof/>
                <w:webHidden/>
              </w:rPr>
              <w:fldChar w:fldCharType="end"/>
            </w:r>
          </w:hyperlink>
        </w:p>
        <w:p w14:paraId="5CACC954" w14:textId="7183AE4A" w:rsidR="004A5142" w:rsidRDefault="004A5142">
          <w:pPr>
            <w:pStyle w:val="TOC2"/>
            <w:tabs>
              <w:tab w:val="right" w:leader="dot" w:pos="9350"/>
            </w:tabs>
            <w:rPr>
              <w:rFonts w:eastAsiaTheme="minorEastAsia" w:cstheme="minorBidi"/>
              <w:smallCaps w:val="0"/>
              <w:noProof/>
              <w:sz w:val="22"/>
              <w:szCs w:val="22"/>
            </w:rPr>
          </w:pPr>
          <w:hyperlink w:anchor="_Toc513714546" w:history="1">
            <w:r w:rsidRPr="007C4B15">
              <w:rPr>
                <w:rStyle w:val="Hyperlink"/>
                <w:noProof/>
              </w:rPr>
              <w:t>Design</w:t>
            </w:r>
            <w:r>
              <w:rPr>
                <w:noProof/>
                <w:webHidden/>
              </w:rPr>
              <w:tab/>
            </w:r>
            <w:r>
              <w:rPr>
                <w:noProof/>
                <w:webHidden/>
              </w:rPr>
              <w:fldChar w:fldCharType="begin"/>
            </w:r>
            <w:r>
              <w:rPr>
                <w:noProof/>
                <w:webHidden/>
              </w:rPr>
              <w:instrText xml:space="preserve"> PAGEREF _Toc513714546 \h </w:instrText>
            </w:r>
            <w:r>
              <w:rPr>
                <w:noProof/>
                <w:webHidden/>
              </w:rPr>
            </w:r>
            <w:r>
              <w:rPr>
                <w:noProof/>
                <w:webHidden/>
              </w:rPr>
              <w:fldChar w:fldCharType="separate"/>
            </w:r>
            <w:r>
              <w:rPr>
                <w:noProof/>
                <w:webHidden/>
              </w:rPr>
              <w:t>7</w:t>
            </w:r>
            <w:r>
              <w:rPr>
                <w:noProof/>
                <w:webHidden/>
              </w:rPr>
              <w:fldChar w:fldCharType="end"/>
            </w:r>
          </w:hyperlink>
        </w:p>
        <w:p w14:paraId="6BB48430" w14:textId="76E3C119" w:rsidR="004A5142" w:rsidRDefault="004A5142">
          <w:pPr>
            <w:pStyle w:val="TOC3"/>
            <w:tabs>
              <w:tab w:val="right" w:leader="dot" w:pos="9350"/>
            </w:tabs>
            <w:rPr>
              <w:rFonts w:eastAsiaTheme="minorEastAsia" w:cstheme="minorBidi"/>
              <w:i w:val="0"/>
              <w:iCs w:val="0"/>
              <w:noProof/>
              <w:sz w:val="22"/>
              <w:szCs w:val="22"/>
            </w:rPr>
          </w:pPr>
          <w:hyperlink w:anchor="_Toc513714547" w:history="1">
            <w:r w:rsidRPr="007C4B15">
              <w:rPr>
                <w:rStyle w:val="Hyperlink"/>
                <w:noProof/>
              </w:rPr>
              <w:t>MFA when not at work</w:t>
            </w:r>
            <w:r>
              <w:rPr>
                <w:noProof/>
                <w:webHidden/>
              </w:rPr>
              <w:tab/>
            </w:r>
            <w:r>
              <w:rPr>
                <w:noProof/>
                <w:webHidden/>
              </w:rPr>
              <w:fldChar w:fldCharType="begin"/>
            </w:r>
            <w:r>
              <w:rPr>
                <w:noProof/>
                <w:webHidden/>
              </w:rPr>
              <w:instrText xml:space="preserve"> PAGEREF _Toc513714547 \h </w:instrText>
            </w:r>
            <w:r>
              <w:rPr>
                <w:noProof/>
                <w:webHidden/>
              </w:rPr>
            </w:r>
            <w:r>
              <w:rPr>
                <w:noProof/>
                <w:webHidden/>
              </w:rPr>
              <w:fldChar w:fldCharType="separate"/>
            </w:r>
            <w:r>
              <w:rPr>
                <w:noProof/>
                <w:webHidden/>
              </w:rPr>
              <w:t>7</w:t>
            </w:r>
            <w:r>
              <w:rPr>
                <w:noProof/>
                <w:webHidden/>
              </w:rPr>
              <w:fldChar w:fldCharType="end"/>
            </w:r>
          </w:hyperlink>
        </w:p>
        <w:p w14:paraId="07401C21" w14:textId="49864B67" w:rsidR="004A5142" w:rsidRDefault="004A5142">
          <w:pPr>
            <w:pStyle w:val="TOC3"/>
            <w:tabs>
              <w:tab w:val="right" w:leader="dot" w:pos="9350"/>
            </w:tabs>
            <w:rPr>
              <w:rFonts w:eastAsiaTheme="minorEastAsia" w:cstheme="minorBidi"/>
              <w:i w:val="0"/>
              <w:iCs w:val="0"/>
              <w:noProof/>
              <w:sz w:val="22"/>
              <w:szCs w:val="22"/>
            </w:rPr>
          </w:pPr>
          <w:hyperlink w:anchor="_Toc513714548" w:history="1">
            <w:r w:rsidRPr="007C4B15">
              <w:rPr>
                <w:rStyle w:val="Hyperlink"/>
                <w:noProof/>
              </w:rPr>
              <w:t>MFA for admins</w:t>
            </w:r>
            <w:r>
              <w:rPr>
                <w:noProof/>
                <w:webHidden/>
              </w:rPr>
              <w:tab/>
            </w:r>
            <w:r>
              <w:rPr>
                <w:noProof/>
                <w:webHidden/>
              </w:rPr>
              <w:fldChar w:fldCharType="begin"/>
            </w:r>
            <w:r>
              <w:rPr>
                <w:noProof/>
                <w:webHidden/>
              </w:rPr>
              <w:instrText xml:space="preserve"> PAGEREF _Toc513714548 \h </w:instrText>
            </w:r>
            <w:r>
              <w:rPr>
                <w:noProof/>
                <w:webHidden/>
              </w:rPr>
            </w:r>
            <w:r>
              <w:rPr>
                <w:noProof/>
                <w:webHidden/>
              </w:rPr>
              <w:fldChar w:fldCharType="separate"/>
            </w:r>
            <w:r>
              <w:rPr>
                <w:noProof/>
                <w:webHidden/>
              </w:rPr>
              <w:t>7</w:t>
            </w:r>
            <w:r>
              <w:rPr>
                <w:noProof/>
                <w:webHidden/>
              </w:rPr>
              <w:fldChar w:fldCharType="end"/>
            </w:r>
          </w:hyperlink>
        </w:p>
        <w:p w14:paraId="4183C6AD" w14:textId="287BC999" w:rsidR="004A5142" w:rsidRDefault="004A5142">
          <w:pPr>
            <w:pStyle w:val="TOC3"/>
            <w:tabs>
              <w:tab w:val="right" w:leader="dot" w:pos="9350"/>
            </w:tabs>
            <w:rPr>
              <w:rFonts w:eastAsiaTheme="minorEastAsia" w:cstheme="minorBidi"/>
              <w:i w:val="0"/>
              <w:iCs w:val="0"/>
              <w:noProof/>
              <w:sz w:val="22"/>
              <w:szCs w:val="22"/>
            </w:rPr>
          </w:pPr>
          <w:hyperlink w:anchor="_Toc513714549" w:history="1">
            <w:r w:rsidRPr="007C4B15">
              <w:rPr>
                <w:rStyle w:val="Hyperlink"/>
                <w:noProof/>
              </w:rPr>
              <w:t>MFA for risky sign-ins</w:t>
            </w:r>
            <w:r>
              <w:rPr>
                <w:noProof/>
                <w:webHidden/>
              </w:rPr>
              <w:tab/>
            </w:r>
            <w:r>
              <w:rPr>
                <w:noProof/>
                <w:webHidden/>
              </w:rPr>
              <w:fldChar w:fldCharType="begin"/>
            </w:r>
            <w:r>
              <w:rPr>
                <w:noProof/>
                <w:webHidden/>
              </w:rPr>
              <w:instrText xml:space="preserve"> PAGEREF _Toc513714549 \h </w:instrText>
            </w:r>
            <w:r>
              <w:rPr>
                <w:noProof/>
                <w:webHidden/>
              </w:rPr>
            </w:r>
            <w:r>
              <w:rPr>
                <w:noProof/>
                <w:webHidden/>
              </w:rPr>
              <w:fldChar w:fldCharType="separate"/>
            </w:r>
            <w:r>
              <w:rPr>
                <w:noProof/>
                <w:webHidden/>
              </w:rPr>
              <w:t>9</w:t>
            </w:r>
            <w:r>
              <w:rPr>
                <w:noProof/>
                <w:webHidden/>
              </w:rPr>
              <w:fldChar w:fldCharType="end"/>
            </w:r>
          </w:hyperlink>
        </w:p>
        <w:p w14:paraId="7769A686" w14:textId="4782A1A6" w:rsidR="004A5142" w:rsidRDefault="004A5142">
          <w:pPr>
            <w:pStyle w:val="TOC3"/>
            <w:tabs>
              <w:tab w:val="right" w:leader="dot" w:pos="9350"/>
            </w:tabs>
            <w:rPr>
              <w:rFonts w:eastAsiaTheme="minorEastAsia" w:cstheme="minorBidi"/>
              <w:i w:val="0"/>
              <w:iCs w:val="0"/>
              <w:noProof/>
              <w:sz w:val="22"/>
              <w:szCs w:val="22"/>
            </w:rPr>
          </w:pPr>
          <w:hyperlink w:anchor="_Toc513714550" w:history="1">
            <w:r w:rsidRPr="007C4B15">
              <w:rPr>
                <w:rStyle w:val="Hyperlink"/>
                <w:noProof/>
              </w:rPr>
              <w:t>Require a compliant device or a protected app</w:t>
            </w:r>
            <w:r>
              <w:rPr>
                <w:noProof/>
                <w:webHidden/>
              </w:rPr>
              <w:tab/>
            </w:r>
            <w:r>
              <w:rPr>
                <w:noProof/>
                <w:webHidden/>
              </w:rPr>
              <w:fldChar w:fldCharType="begin"/>
            </w:r>
            <w:r>
              <w:rPr>
                <w:noProof/>
                <w:webHidden/>
              </w:rPr>
              <w:instrText xml:space="preserve"> PAGEREF _Toc513714550 \h </w:instrText>
            </w:r>
            <w:r>
              <w:rPr>
                <w:noProof/>
                <w:webHidden/>
              </w:rPr>
            </w:r>
            <w:r>
              <w:rPr>
                <w:noProof/>
                <w:webHidden/>
              </w:rPr>
              <w:fldChar w:fldCharType="separate"/>
            </w:r>
            <w:r>
              <w:rPr>
                <w:noProof/>
                <w:webHidden/>
              </w:rPr>
              <w:t>9</w:t>
            </w:r>
            <w:r>
              <w:rPr>
                <w:noProof/>
                <w:webHidden/>
              </w:rPr>
              <w:fldChar w:fldCharType="end"/>
            </w:r>
          </w:hyperlink>
        </w:p>
        <w:p w14:paraId="2B264E0E" w14:textId="46554294" w:rsidR="004A5142" w:rsidRDefault="004A5142">
          <w:pPr>
            <w:pStyle w:val="TOC3"/>
            <w:tabs>
              <w:tab w:val="right" w:leader="dot" w:pos="9350"/>
            </w:tabs>
            <w:rPr>
              <w:rFonts w:eastAsiaTheme="minorEastAsia" w:cstheme="minorBidi"/>
              <w:i w:val="0"/>
              <w:iCs w:val="0"/>
              <w:noProof/>
              <w:sz w:val="22"/>
              <w:szCs w:val="22"/>
            </w:rPr>
          </w:pPr>
          <w:hyperlink w:anchor="_Toc513714551" w:history="1">
            <w:r w:rsidRPr="007C4B15">
              <w:rPr>
                <w:rStyle w:val="Hyperlink"/>
                <w:noProof/>
              </w:rPr>
              <w:t>Password change for risky users</w:t>
            </w:r>
            <w:r>
              <w:rPr>
                <w:noProof/>
                <w:webHidden/>
              </w:rPr>
              <w:tab/>
            </w:r>
            <w:r>
              <w:rPr>
                <w:noProof/>
                <w:webHidden/>
              </w:rPr>
              <w:fldChar w:fldCharType="begin"/>
            </w:r>
            <w:r>
              <w:rPr>
                <w:noProof/>
                <w:webHidden/>
              </w:rPr>
              <w:instrText xml:space="preserve"> PAGEREF _Toc513714551 \h </w:instrText>
            </w:r>
            <w:r>
              <w:rPr>
                <w:noProof/>
                <w:webHidden/>
              </w:rPr>
            </w:r>
            <w:r>
              <w:rPr>
                <w:noProof/>
                <w:webHidden/>
              </w:rPr>
              <w:fldChar w:fldCharType="separate"/>
            </w:r>
            <w:r>
              <w:rPr>
                <w:noProof/>
                <w:webHidden/>
              </w:rPr>
              <w:t>12</w:t>
            </w:r>
            <w:r>
              <w:rPr>
                <w:noProof/>
                <w:webHidden/>
              </w:rPr>
              <w:fldChar w:fldCharType="end"/>
            </w:r>
          </w:hyperlink>
        </w:p>
        <w:p w14:paraId="778D2DCC" w14:textId="5C28BEE9" w:rsidR="004A5142" w:rsidRDefault="004A5142">
          <w:pPr>
            <w:pStyle w:val="TOC1"/>
            <w:rPr>
              <w:rFonts w:eastAsiaTheme="minorEastAsia" w:cstheme="minorBidi"/>
              <w:b w:val="0"/>
              <w:bCs w:val="0"/>
              <w:caps w:val="0"/>
              <w:noProof/>
              <w:sz w:val="22"/>
              <w:szCs w:val="22"/>
            </w:rPr>
          </w:pPr>
          <w:hyperlink w:anchor="_Toc513714552" w:history="1">
            <w:r w:rsidRPr="007C4B15">
              <w:rPr>
                <w:rStyle w:val="Hyperlink"/>
                <w:noProof/>
              </w:rPr>
              <w:t>Implementing Your Solution</w:t>
            </w:r>
            <w:r>
              <w:rPr>
                <w:noProof/>
                <w:webHidden/>
              </w:rPr>
              <w:tab/>
            </w:r>
            <w:r>
              <w:rPr>
                <w:noProof/>
                <w:webHidden/>
              </w:rPr>
              <w:fldChar w:fldCharType="begin"/>
            </w:r>
            <w:r>
              <w:rPr>
                <w:noProof/>
                <w:webHidden/>
              </w:rPr>
              <w:instrText xml:space="preserve"> PAGEREF _Toc513714552 \h </w:instrText>
            </w:r>
            <w:r>
              <w:rPr>
                <w:noProof/>
                <w:webHidden/>
              </w:rPr>
            </w:r>
            <w:r>
              <w:rPr>
                <w:noProof/>
                <w:webHidden/>
              </w:rPr>
              <w:fldChar w:fldCharType="separate"/>
            </w:r>
            <w:r>
              <w:rPr>
                <w:noProof/>
                <w:webHidden/>
              </w:rPr>
              <w:t>13</w:t>
            </w:r>
            <w:r>
              <w:rPr>
                <w:noProof/>
                <w:webHidden/>
              </w:rPr>
              <w:fldChar w:fldCharType="end"/>
            </w:r>
          </w:hyperlink>
        </w:p>
        <w:p w14:paraId="7E22EC95" w14:textId="01C824F4" w:rsidR="004A5142" w:rsidRDefault="004A5142">
          <w:pPr>
            <w:pStyle w:val="TOC2"/>
            <w:tabs>
              <w:tab w:val="right" w:leader="dot" w:pos="9350"/>
            </w:tabs>
            <w:rPr>
              <w:rFonts w:eastAsiaTheme="minorEastAsia" w:cstheme="minorBidi"/>
              <w:smallCaps w:val="0"/>
              <w:noProof/>
              <w:sz w:val="22"/>
              <w:szCs w:val="22"/>
            </w:rPr>
          </w:pPr>
          <w:hyperlink w:anchor="_Toc513714553" w:history="1">
            <w:r w:rsidRPr="007C4B15">
              <w:rPr>
                <w:rStyle w:val="Hyperlink"/>
                <w:noProof/>
              </w:rPr>
              <w:t>Phase 1: Implementation Steps</w:t>
            </w:r>
            <w:r>
              <w:rPr>
                <w:noProof/>
                <w:webHidden/>
              </w:rPr>
              <w:tab/>
            </w:r>
            <w:r>
              <w:rPr>
                <w:noProof/>
                <w:webHidden/>
              </w:rPr>
              <w:fldChar w:fldCharType="begin"/>
            </w:r>
            <w:r>
              <w:rPr>
                <w:noProof/>
                <w:webHidden/>
              </w:rPr>
              <w:instrText xml:space="preserve"> PAGEREF _Toc513714553 \h </w:instrText>
            </w:r>
            <w:r>
              <w:rPr>
                <w:noProof/>
                <w:webHidden/>
              </w:rPr>
            </w:r>
            <w:r>
              <w:rPr>
                <w:noProof/>
                <w:webHidden/>
              </w:rPr>
              <w:fldChar w:fldCharType="separate"/>
            </w:r>
            <w:r>
              <w:rPr>
                <w:noProof/>
                <w:webHidden/>
              </w:rPr>
              <w:t>13</w:t>
            </w:r>
            <w:r>
              <w:rPr>
                <w:noProof/>
                <w:webHidden/>
              </w:rPr>
              <w:fldChar w:fldCharType="end"/>
            </w:r>
          </w:hyperlink>
        </w:p>
        <w:p w14:paraId="1CDB0B8A" w14:textId="59AF41A8" w:rsidR="004A5142" w:rsidRDefault="004A5142">
          <w:pPr>
            <w:pStyle w:val="TOC2"/>
            <w:tabs>
              <w:tab w:val="right" w:leader="dot" w:pos="9350"/>
            </w:tabs>
            <w:rPr>
              <w:rFonts w:eastAsiaTheme="minorEastAsia" w:cstheme="minorBidi"/>
              <w:smallCaps w:val="0"/>
              <w:noProof/>
              <w:sz w:val="22"/>
              <w:szCs w:val="22"/>
            </w:rPr>
          </w:pPr>
          <w:hyperlink w:anchor="_Toc513714554" w:history="1">
            <w:r w:rsidRPr="007C4B15">
              <w:rPr>
                <w:rStyle w:val="Hyperlink"/>
                <w:noProof/>
              </w:rPr>
              <w:t>Phase 2: Testing</w:t>
            </w:r>
            <w:r>
              <w:rPr>
                <w:noProof/>
                <w:webHidden/>
              </w:rPr>
              <w:tab/>
            </w:r>
            <w:r>
              <w:rPr>
                <w:noProof/>
                <w:webHidden/>
              </w:rPr>
              <w:fldChar w:fldCharType="begin"/>
            </w:r>
            <w:r>
              <w:rPr>
                <w:noProof/>
                <w:webHidden/>
              </w:rPr>
              <w:instrText xml:space="preserve"> PAGEREF _Toc513714554 \h </w:instrText>
            </w:r>
            <w:r>
              <w:rPr>
                <w:noProof/>
                <w:webHidden/>
              </w:rPr>
            </w:r>
            <w:r>
              <w:rPr>
                <w:noProof/>
                <w:webHidden/>
              </w:rPr>
              <w:fldChar w:fldCharType="separate"/>
            </w:r>
            <w:r>
              <w:rPr>
                <w:noProof/>
                <w:webHidden/>
              </w:rPr>
              <w:t>16</w:t>
            </w:r>
            <w:r>
              <w:rPr>
                <w:noProof/>
                <w:webHidden/>
              </w:rPr>
              <w:fldChar w:fldCharType="end"/>
            </w:r>
          </w:hyperlink>
        </w:p>
        <w:p w14:paraId="1A5666E8" w14:textId="7C6811D0" w:rsidR="004A5142" w:rsidRDefault="004A5142">
          <w:pPr>
            <w:pStyle w:val="TOC2"/>
            <w:tabs>
              <w:tab w:val="right" w:leader="dot" w:pos="9350"/>
            </w:tabs>
            <w:rPr>
              <w:rFonts w:eastAsiaTheme="minorEastAsia" w:cstheme="minorBidi"/>
              <w:smallCaps w:val="0"/>
              <w:noProof/>
              <w:sz w:val="22"/>
              <w:szCs w:val="22"/>
            </w:rPr>
          </w:pPr>
          <w:hyperlink w:anchor="_Toc513714555" w:history="1">
            <w:r w:rsidRPr="007C4B15">
              <w:rPr>
                <w:rStyle w:val="Hyperlink"/>
                <w:noProof/>
              </w:rPr>
              <w:t>Phase 3: Moving to production</w:t>
            </w:r>
            <w:r>
              <w:rPr>
                <w:noProof/>
                <w:webHidden/>
              </w:rPr>
              <w:tab/>
            </w:r>
            <w:r>
              <w:rPr>
                <w:noProof/>
                <w:webHidden/>
              </w:rPr>
              <w:fldChar w:fldCharType="begin"/>
            </w:r>
            <w:r>
              <w:rPr>
                <w:noProof/>
                <w:webHidden/>
              </w:rPr>
              <w:instrText xml:space="preserve"> PAGEREF _Toc513714555 \h </w:instrText>
            </w:r>
            <w:r>
              <w:rPr>
                <w:noProof/>
                <w:webHidden/>
              </w:rPr>
            </w:r>
            <w:r>
              <w:rPr>
                <w:noProof/>
                <w:webHidden/>
              </w:rPr>
              <w:fldChar w:fldCharType="separate"/>
            </w:r>
            <w:r>
              <w:rPr>
                <w:noProof/>
                <w:webHidden/>
              </w:rPr>
              <w:t>16</w:t>
            </w:r>
            <w:r>
              <w:rPr>
                <w:noProof/>
                <w:webHidden/>
              </w:rPr>
              <w:fldChar w:fldCharType="end"/>
            </w:r>
          </w:hyperlink>
        </w:p>
        <w:p w14:paraId="7FB6877A" w14:textId="66EBD9FE" w:rsidR="004A5142" w:rsidRDefault="004A5142">
          <w:pPr>
            <w:pStyle w:val="TOC2"/>
            <w:tabs>
              <w:tab w:val="right" w:leader="dot" w:pos="9350"/>
            </w:tabs>
            <w:rPr>
              <w:rFonts w:eastAsiaTheme="minorEastAsia" w:cstheme="minorBidi"/>
              <w:smallCaps w:val="0"/>
              <w:noProof/>
              <w:sz w:val="22"/>
              <w:szCs w:val="22"/>
            </w:rPr>
          </w:pPr>
          <w:hyperlink w:anchor="_Toc513714556" w:history="1">
            <w:r w:rsidRPr="007C4B15">
              <w:rPr>
                <w:rStyle w:val="Hyperlink"/>
                <w:noProof/>
              </w:rPr>
              <w:t>Phase 4: Rollback Steps</w:t>
            </w:r>
            <w:r>
              <w:rPr>
                <w:noProof/>
                <w:webHidden/>
              </w:rPr>
              <w:tab/>
            </w:r>
            <w:r>
              <w:rPr>
                <w:noProof/>
                <w:webHidden/>
              </w:rPr>
              <w:fldChar w:fldCharType="begin"/>
            </w:r>
            <w:r>
              <w:rPr>
                <w:noProof/>
                <w:webHidden/>
              </w:rPr>
              <w:instrText xml:space="preserve"> PAGEREF _Toc513714556 \h </w:instrText>
            </w:r>
            <w:r>
              <w:rPr>
                <w:noProof/>
                <w:webHidden/>
              </w:rPr>
            </w:r>
            <w:r>
              <w:rPr>
                <w:noProof/>
                <w:webHidden/>
              </w:rPr>
              <w:fldChar w:fldCharType="separate"/>
            </w:r>
            <w:r>
              <w:rPr>
                <w:noProof/>
                <w:webHidden/>
              </w:rPr>
              <w:t>16</w:t>
            </w:r>
            <w:r>
              <w:rPr>
                <w:noProof/>
                <w:webHidden/>
              </w:rPr>
              <w:fldChar w:fldCharType="end"/>
            </w:r>
          </w:hyperlink>
        </w:p>
        <w:p w14:paraId="1878522D" w14:textId="318284DC" w:rsidR="004A5142" w:rsidRDefault="004A5142">
          <w:pPr>
            <w:pStyle w:val="TOC1"/>
            <w:rPr>
              <w:rFonts w:eastAsiaTheme="minorEastAsia" w:cstheme="minorBidi"/>
              <w:b w:val="0"/>
              <w:bCs w:val="0"/>
              <w:caps w:val="0"/>
              <w:noProof/>
              <w:sz w:val="22"/>
              <w:szCs w:val="22"/>
            </w:rPr>
          </w:pPr>
          <w:hyperlink w:anchor="_Toc513714557" w:history="1">
            <w:r w:rsidRPr="007C4B15">
              <w:rPr>
                <w:rStyle w:val="Hyperlink"/>
                <w:noProof/>
              </w:rPr>
              <w:t>Managing your solution</w:t>
            </w:r>
            <w:r>
              <w:rPr>
                <w:noProof/>
                <w:webHidden/>
              </w:rPr>
              <w:tab/>
            </w:r>
            <w:r>
              <w:rPr>
                <w:noProof/>
                <w:webHidden/>
              </w:rPr>
              <w:fldChar w:fldCharType="begin"/>
            </w:r>
            <w:r>
              <w:rPr>
                <w:noProof/>
                <w:webHidden/>
              </w:rPr>
              <w:instrText xml:space="preserve"> PAGEREF _Toc513714557 \h </w:instrText>
            </w:r>
            <w:r>
              <w:rPr>
                <w:noProof/>
                <w:webHidden/>
              </w:rPr>
            </w:r>
            <w:r>
              <w:rPr>
                <w:noProof/>
                <w:webHidden/>
              </w:rPr>
              <w:fldChar w:fldCharType="separate"/>
            </w:r>
            <w:r>
              <w:rPr>
                <w:noProof/>
                <w:webHidden/>
              </w:rPr>
              <w:t>18</w:t>
            </w:r>
            <w:r>
              <w:rPr>
                <w:noProof/>
                <w:webHidden/>
              </w:rPr>
              <w:fldChar w:fldCharType="end"/>
            </w:r>
          </w:hyperlink>
        </w:p>
        <w:p w14:paraId="5AF54FC1" w14:textId="666B6CB9" w:rsidR="004A5142" w:rsidRDefault="004A5142">
          <w:pPr>
            <w:pStyle w:val="TOC2"/>
            <w:tabs>
              <w:tab w:val="right" w:leader="dot" w:pos="9350"/>
            </w:tabs>
            <w:rPr>
              <w:rFonts w:eastAsiaTheme="minorEastAsia" w:cstheme="minorBidi"/>
              <w:smallCaps w:val="0"/>
              <w:noProof/>
              <w:sz w:val="22"/>
              <w:szCs w:val="22"/>
            </w:rPr>
          </w:pPr>
          <w:hyperlink w:anchor="_Toc513714558" w:history="1">
            <w:r w:rsidRPr="007C4B15">
              <w:rPr>
                <w:rStyle w:val="Hyperlink"/>
                <w:noProof/>
              </w:rPr>
              <w:t>Required Roles</w:t>
            </w:r>
            <w:r>
              <w:rPr>
                <w:noProof/>
                <w:webHidden/>
              </w:rPr>
              <w:tab/>
            </w:r>
            <w:r>
              <w:rPr>
                <w:noProof/>
                <w:webHidden/>
              </w:rPr>
              <w:fldChar w:fldCharType="begin"/>
            </w:r>
            <w:r>
              <w:rPr>
                <w:noProof/>
                <w:webHidden/>
              </w:rPr>
              <w:instrText xml:space="preserve"> PAGEREF _Toc513714558 \h </w:instrText>
            </w:r>
            <w:r>
              <w:rPr>
                <w:noProof/>
                <w:webHidden/>
              </w:rPr>
            </w:r>
            <w:r>
              <w:rPr>
                <w:noProof/>
                <w:webHidden/>
              </w:rPr>
              <w:fldChar w:fldCharType="separate"/>
            </w:r>
            <w:r>
              <w:rPr>
                <w:noProof/>
                <w:webHidden/>
              </w:rPr>
              <w:t>18</w:t>
            </w:r>
            <w:r>
              <w:rPr>
                <w:noProof/>
                <w:webHidden/>
              </w:rPr>
              <w:fldChar w:fldCharType="end"/>
            </w:r>
          </w:hyperlink>
        </w:p>
        <w:p w14:paraId="1F27B02B" w14:textId="4C009008" w:rsidR="00BF6C3F" w:rsidRDefault="00BF6C3F">
          <w:r>
            <w:rPr>
              <w:b/>
              <w:bCs/>
              <w:noProof/>
            </w:rPr>
            <w:fldChar w:fldCharType="end"/>
          </w:r>
        </w:p>
      </w:sdtContent>
    </w:sdt>
    <w:p w14:paraId="3355BF09" w14:textId="77777777" w:rsidR="003C6EDC" w:rsidRDefault="003C6EDC">
      <w:pPr>
        <w:rPr>
          <w:rFonts w:cstheme="minorHAnsi"/>
          <w:b/>
          <w:sz w:val="24"/>
          <w:szCs w:val="18"/>
        </w:rPr>
      </w:pPr>
      <w:r>
        <w:rPr>
          <w:rFonts w:cstheme="minorHAnsi"/>
          <w:b/>
          <w:sz w:val="24"/>
          <w:szCs w:val="18"/>
        </w:rPr>
        <w:br w:type="page"/>
      </w:r>
    </w:p>
    <w:p w14:paraId="000D2AF9" w14:textId="15A173CC" w:rsidR="00173912" w:rsidRDefault="003C6EDC" w:rsidP="003C6EDC">
      <w:pPr>
        <w:pStyle w:val="Heading1"/>
      </w:pPr>
      <w:bookmarkStart w:id="2" w:name="businesscase"/>
      <w:bookmarkStart w:id="3" w:name="_Toc513313918"/>
      <w:bookmarkStart w:id="4" w:name="_Toc502840490"/>
      <w:bookmarkStart w:id="5" w:name="_Toc502924261"/>
      <w:bookmarkStart w:id="6" w:name="_Toc502750733"/>
      <w:bookmarkStart w:id="7" w:name="_Toc513714539"/>
      <w:bookmarkEnd w:id="2"/>
      <w:r>
        <w:lastRenderedPageBreak/>
        <w:t>Business Value</w:t>
      </w:r>
      <w:bookmarkEnd w:id="3"/>
      <w:r w:rsidR="00995CC6">
        <w:t xml:space="preserve"> of Conditional Access</w:t>
      </w:r>
      <w:bookmarkEnd w:id="7"/>
      <w:r>
        <w:t xml:space="preserve"> </w:t>
      </w:r>
    </w:p>
    <w:p w14:paraId="4DCF1654" w14:textId="4279700A" w:rsidR="00EC2943" w:rsidRDefault="00EC2943" w:rsidP="6A7754EA">
      <w:pPr>
        <w:shd w:val="clear" w:color="auto" w:fill="FFFFFF" w:themeFill="background1"/>
        <w:spacing w:before="100" w:beforeAutospacing="1" w:after="0" w:line="240" w:lineRule="auto"/>
      </w:pPr>
      <w:bookmarkStart w:id="8" w:name="_Toc504650309"/>
      <w:bookmarkEnd w:id="8"/>
      <w:r w:rsidRPr="009E2AF4">
        <w:t xml:space="preserve">In a mobile-first, cloud-first world, users can access your organization's resources </w:t>
      </w:r>
      <w:r w:rsidR="008B38FA">
        <w:t xml:space="preserve">from anywhere </w:t>
      </w:r>
      <w:r w:rsidRPr="009E2AF4">
        <w:t xml:space="preserve">using a variety of devices and apps. As a </w:t>
      </w:r>
      <w:r w:rsidR="00B662FA" w:rsidRPr="009E2AF4">
        <w:t>result,</w:t>
      </w:r>
      <w:r w:rsidR="000875C7">
        <w:t xml:space="preserve"> </w:t>
      </w:r>
      <w:r w:rsidR="0088780B">
        <w:t>only</w:t>
      </w:r>
      <w:r w:rsidRPr="009E2AF4">
        <w:t xml:space="preserve"> focusing on who can access a resource is </w:t>
      </w:r>
      <w:r w:rsidR="0088780B">
        <w:t>no longer</w:t>
      </w:r>
      <w:r w:rsidR="0088780B" w:rsidRPr="009E2AF4">
        <w:t xml:space="preserve"> </w:t>
      </w:r>
      <w:r w:rsidRPr="009E2AF4">
        <w:t xml:space="preserve">sufficient. </w:t>
      </w:r>
      <w:r w:rsidR="007B575B">
        <w:t xml:space="preserve">You need </w:t>
      </w:r>
      <w:r w:rsidR="00625D0A">
        <w:t xml:space="preserve">to be able to control who has access, </w:t>
      </w:r>
      <w:r w:rsidR="00971C94">
        <w:t xml:space="preserve">where the user is, </w:t>
      </w:r>
      <w:r w:rsidR="0088780B">
        <w:t>which</w:t>
      </w:r>
      <w:r w:rsidR="00971C94">
        <w:t xml:space="preserve"> device is being used, and much more. </w:t>
      </w:r>
      <w:r w:rsidR="00EB3FF9">
        <w:t xml:space="preserve">Azure AD </w:t>
      </w:r>
      <w:r w:rsidR="002F2DEC">
        <w:t>Conditional Access</w:t>
      </w:r>
      <w:r w:rsidR="004D1685">
        <w:t xml:space="preserve"> (CA)</w:t>
      </w:r>
      <w:r w:rsidR="00EB3FF9">
        <w:t xml:space="preserve"> </w:t>
      </w:r>
      <w:r w:rsidR="00A6563A">
        <w:t xml:space="preserve">provides this control by </w:t>
      </w:r>
      <w:r w:rsidR="0016393E">
        <w:t xml:space="preserve">allowing you to specify </w:t>
      </w:r>
      <w:r w:rsidR="00516E63">
        <w:t>the</w:t>
      </w:r>
      <w:r w:rsidR="00EF587B">
        <w:t xml:space="preserve"> conditions a user must meet </w:t>
      </w:r>
      <w:r w:rsidR="001211CD">
        <w:t>for access to</w:t>
      </w:r>
      <w:r w:rsidR="00EF587B">
        <w:t xml:space="preserve"> an </w:t>
      </w:r>
      <w:r w:rsidR="00536CE4">
        <w:t xml:space="preserve">application, </w:t>
      </w:r>
      <w:r w:rsidR="00F572F8">
        <w:t xml:space="preserve">such as </w:t>
      </w:r>
      <w:r w:rsidR="004255CA">
        <w:t xml:space="preserve">multiple </w:t>
      </w:r>
      <w:r w:rsidR="00896419">
        <w:t>factors of authentication (MFA)</w:t>
      </w:r>
      <w:r w:rsidR="00F02148">
        <w:t>.</w:t>
      </w:r>
      <w:r w:rsidR="00F02148" w:rsidRPr="009E2AF4" w:rsidDel="00C07CE1">
        <w:t xml:space="preserve"> </w:t>
      </w:r>
    </w:p>
    <w:p w14:paraId="29E17E77" w14:textId="6D741F88" w:rsidR="00EC7A1D" w:rsidRDefault="00C42B50" w:rsidP="00EC2943">
      <w:pPr>
        <w:shd w:val="clear" w:color="auto" w:fill="FFFFFF"/>
        <w:spacing w:before="100" w:beforeAutospacing="1" w:after="0" w:line="240" w:lineRule="auto"/>
      </w:pPr>
      <w:r>
        <w:rPr>
          <w:noProof/>
        </w:rPr>
        <w:drawing>
          <wp:anchor distT="0" distB="0" distL="114300" distR="114300" simplePos="0" relativeHeight="251658247" behindDoc="0" locked="0" layoutInCell="1" allowOverlap="1" wp14:anchorId="64926BB2" wp14:editId="70296B58">
            <wp:simplePos x="0" y="0"/>
            <wp:positionH relativeFrom="margin">
              <wp:align>left</wp:align>
            </wp:positionH>
            <wp:positionV relativeFrom="paragraph">
              <wp:posOffset>351790</wp:posOffset>
            </wp:positionV>
            <wp:extent cx="3284220" cy="1396365"/>
            <wp:effectExtent l="0" t="0" r="0" b="0"/>
            <wp:wrapTopAndBottom/>
            <wp:docPr id="695327154" name="Picture 695327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11120" cy="1407901"/>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99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89"/>
        <w:gridCol w:w="222"/>
      </w:tblGrid>
      <w:tr w:rsidR="00EC7A1D" w14:paraId="2C13AD5A" w14:textId="77777777" w:rsidTr="0044431E">
        <w:tc>
          <w:tcPr>
            <w:tcW w:w="9751" w:type="dxa"/>
          </w:tcPr>
          <w:tbl>
            <w:tblPr>
              <w:tblStyle w:val="TableGrid"/>
              <w:tblW w:w="95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6"/>
              <w:gridCol w:w="8179"/>
            </w:tblGrid>
            <w:tr w:rsidR="00EC7A1D" w14:paraId="034580A4" w14:textId="77777777" w:rsidTr="0044431E">
              <w:trPr>
                <w:ins w:id="9" w:author="Arvind Harinder" w:date="2018-05-07T15:19:00Z"/>
                <w:del w:id="10" w:author="Arvind Harinder" w:date="2018-05-07T15:19:00Z"/>
              </w:trPr>
              <w:tc>
                <w:tcPr>
                  <w:tcW w:w="1356" w:type="dxa"/>
                </w:tcPr>
                <w:p w14:paraId="4ABD55D3" w14:textId="77777777" w:rsidR="00EC7A1D" w:rsidRDefault="00EC7A1D" w:rsidP="0044431E">
                  <w:r>
                    <w:rPr>
                      <w:noProof/>
                    </w:rPr>
                    <w:drawing>
                      <wp:inline distT="0" distB="0" distL="0" distR="0" wp14:anchorId="09EE2ECA" wp14:editId="1185ADBD">
                        <wp:extent cx="413468" cy="413468"/>
                        <wp:effectExtent l="0" t="0" r="0" b="0"/>
                        <wp:docPr id="695327145" name="picture" descr="\\MAGNUM\Projects\Microsoft\Cloud Power FY12\Design\ICONS_PNG\Incre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2737" cy="422737"/>
                                </a:xfrm>
                                <a:prstGeom prst="rect">
                                  <a:avLst/>
                                </a:prstGeom>
                              </pic:spPr>
                            </pic:pic>
                          </a:graphicData>
                        </a:graphic>
                      </wp:inline>
                    </w:drawing>
                  </w:r>
                </w:p>
                <w:p w14:paraId="5C925B23" w14:textId="77777777" w:rsidR="00EC7A1D" w:rsidRDefault="00EC7A1D" w:rsidP="0044431E"/>
                <w:p w14:paraId="75BF4599" w14:textId="77777777" w:rsidR="00EC7A1D" w:rsidRPr="00EF3509" w:rsidRDefault="00EC7A1D" w:rsidP="0044431E">
                  <w:pPr>
                    <w:rPr>
                      <w:noProof/>
                    </w:rPr>
                  </w:pPr>
                </w:p>
              </w:tc>
              <w:tc>
                <w:tcPr>
                  <w:tcW w:w="8179" w:type="dxa"/>
                </w:tcPr>
                <w:p w14:paraId="45DDF066" w14:textId="77777777" w:rsidR="00EC7A1D" w:rsidRPr="0028549B" w:rsidRDefault="00EC7A1D" w:rsidP="0044431E">
                  <w:pPr>
                    <w:rPr>
                      <w:b/>
                      <w:bCs/>
                    </w:rPr>
                  </w:pPr>
                  <w:r w:rsidRPr="0028549B">
                    <w:rPr>
                      <w:b/>
                      <w:bCs/>
                    </w:rPr>
                    <w:t>INCREASE PRODUCTIVITY</w:t>
                  </w:r>
                </w:p>
                <w:p w14:paraId="6E5C4F98" w14:textId="77777777" w:rsidR="00EC7A1D" w:rsidRDefault="00EC7A1D" w:rsidP="0044431E">
                  <w:r w:rsidRPr="0028549B">
                    <w:t xml:space="preserve">Condition </w:t>
                  </w:r>
                  <w:r>
                    <w:t>access (CA) policies allow you to target when users are prompted to MFA, have access blocked, or are required to use a trusted device. For example, you can set policies such as only requiring users to MFA into an application when off the corporate network.</w:t>
                  </w:r>
                  <w:r w:rsidRPr="0028549B">
                    <w:t xml:space="preserve"> This keeps users more productive than if they </w:t>
                  </w:r>
                  <w:r>
                    <w:t>have to MFA every single time.</w:t>
                  </w:r>
                  <w:r w:rsidRPr="0028549B" w:rsidDel="002734F6">
                    <w:t xml:space="preserve"> </w:t>
                  </w:r>
                  <w:r>
                    <w:t xml:space="preserve">Furthermore, Azure AD Conditional Access allows you to specify policies on a user basis, as with ADFS, but also create app specific policies.  </w:t>
                  </w:r>
                </w:p>
                <w:p w14:paraId="6666728D" w14:textId="77777777" w:rsidR="00EC7A1D" w:rsidRDefault="00EC7A1D" w:rsidP="0044431E">
                  <w:pPr>
                    <w:rPr>
                      <w:b/>
                    </w:rPr>
                  </w:pPr>
                </w:p>
              </w:tc>
            </w:tr>
          </w:tbl>
          <w:p w14:paraId="688DF1A2" w14:textId="77777777" w:rsidR="00EC7A1D" w:rsidRDefault="00EC7A1D" w:rsidP="0044431E"/>
        </w:tc>
        <w:tc>
          <w:tcPr>
            <w:tcW w:w="222" w:type="dxa"/>
          </w:tcPr>
          <w:p w14:paraId="287BAFCA" w14:textId="77777777" w:rsidR="00EC7A1D" w:rsidRDefault="00EC7A1D" w:rsidP="0044431E"/>
        </w:tc>
      </w:tr>
      <w:tr w:rsidR="00173912" w14:paraId="35F208A0" w14:textId="77777777" w:rsidTr="008921A7">
        <w:tc>
          <w:tcPr>
            <w:tcW w:w="9751" w:type="dxa"/>
          </w:tcPr>
          <w:p w14:paraId="2F430A74" w14:textId="77777777" w:rsidR="002157D5" w:rsidRDefault="002157D5" w:rsidP="002157D5">
            <w:pPr>
              <w:shd w:val="clear" w:color="auto" w:fill="FFFFFF"/>
              <w:spacing w:before="100" w:beforeAutospacing="1"/>
            </w:pPr>
          </w:p>
          <w:tbl>
            <w:tblPr>
              <w:tblStyle w:val="TableGrid"/>
              <w:tblW w:w="99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51"/>
              <w:gridCol w:w="222"/>
            </w:tblGrid>
            <w:tr w:rsidR="002157D5" w14:paraId="1C76CB0B" w14:textId="77777777" w:rsidTr="003906ED">
              <w:tc>
                <w:tcPr>
                  <w:tcW w:w="9751" w:type="dxa"/>
                </w:tcPr>
                <w:tbl>
                  <w:tblPr>
                    <w:tblStyle w:val="TableGrid"/>
                    <w:tblW w:w="95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6"/>
                    <w:gridCol w:w="8179"/>
                  </w:tblGrid>
                  <w:tr w:rsidR="002157D5" w14:paraId="0D0FF8DA" w14:textId="77777777" w:rsidTr="003906ED">
                    <w:tc>
                      <w:tcPr>
                        <w:tcW w:w="1356" w:type="dxa"/>
                      </w:tcPr>
                      <w:p w14:paraId="36F7773C" w14:textId="2EB7421D" w:rsidR="002157D5" w:rsidRDefault="002157D5" w:rsidP="002157D5">
                        <w:r>
                          <w:rPr>
                            <w:noProof/>
                          </w:rPr>
                          <w:drawing>
                            <wp:inline distT="0" distB="0" distL="0" distR="0" wp14:anchorId="2CE949AC" wp14:editId="47702063">
                              <wp:extent cx="413468" cy="413468"/>
                              <wp:effectExtent l="0" t="0" r="0" b="0"/>
                              <wp:docPr id="695327149" name="picture" descr="\\MAGNUM\Projects\Microsoft\Cloud Power FY12\Design\ICONS_PNG\Incre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2737" cy="422737"/>
                                      </a:xfrm>
                                      <a:prstGeom prst="rect">
                                        <a:avLst/>
                                      </a:prstGeom>
                                    </pic:spPr>
                                  </pic:pic>
                                </a:graphicData>
                              </a:graphic>
                            </wp:inline>
                          </w:drawing>
                        </w:r>
                      </w:p>
                      <w:p w14:paraId="4EA60779" w14:textId="77777777" w:rsidR="002157D5" w:rsidRDefault="002157D5" w:rsidP="002157D5"/>
                      <w:p w14:paraId="52797C28" w14:textId="77777777" w:rsidR="002157D5" w:rsidRPr="00EF3509" w:rsidRDefault="002157D5" w:rsidP="002157D5">
                        <w:pPr>
                          <w:rPr>
                            <w:noProof/>
                          </w:rPr>
                        </w:pPr>
                      </w:p>
                    </w:tc>
                    <w:tc>
                      <w:tcPr>
                        <w:tcW w:w="8179" w:type="dxa"/>
                      </w:tcPr>
                      <w:p w14:paraId="199CE426" w14:textId="77777777" w:rsidR="002157D5" w:rsidRPr="0028549B" w:rsidRDefault="002157D5" w:rsidP="002157D5">
                        <w:pPr>
                          <w:rPr>
                            <w:b/>
                            <w:bCs/>
                          </w:rPr>
                        </w:pPr>
                        <w:r w:rsidRPr="0028549B">
                          <w:rPr>
                            <w:b/>
                            <w:bCs/>
                          </w:rPr>
                          <w:t>INCREASE PRODUCTIVITY</w:t>
                        </w:r>
                      </w:p>
                      <w:p w14:paraId="32E94293" w14:textId="77777777" w:rsidR="002157D5" w:rsidRDefault="002157D5" w:rsidP="002157D5">
                        <w:r w:rsidRPr="0028549B">
                          <w:t>Condition</w:t>
                        </w:r>
                        <w:r>
                          <w:t>al</w:t>
                        </w:r>
                        <w:r w:rsidRPr="0028549B">
                          <w:t xml:space="preserve"> </w:t>
                        </w:r>
                        <w:r>
                          <w:t>Access (CA) policies allow you to control when users are prompted for MFA, when access is blocked, or when they are required to use a trusted device. For example, you can set a policy so that users must MFA for access to an application only when outside the corporate network.</w:t>
                        </w:r>
                        <w:r w:rsidRPr="0028549B">
                          <w:t xml:space="preserve"> This keeps users more productive than </w:t>
                        </w:r>
                        <w:r>
                          <w:t>a policy requiring MFA every single time.</w:t>
                        </w:r>
                        <w:r w:rsidRPr="0028549B" w:rsidDel="002734F6">
                          <w:t xml:space="preserve"> </w:t>
                        </w:r>
                        <w:r>
                          <w:t xml:space="preserve">Furthermore, Azure AD Conditional Access not only allows you to specify policies on a per-user basis, as with ADFS, but also to create app specific policies.  </w:t>
                        </w:r>
                      </w:p>
                      <w:p w14:paraId="39ABC0CB" w14:textId="77777777" w:rsidR="002157D5" w:rsidRDefault="002157D5" w:rsidP="002157D5">
                        <w:pPr>
                          <w:rPr>
                            <w:b/>
                          </w:rPr>
                        </w:pPr>
                      </w:p>
                    </w:tc>
                  </w:tr>
                  <w:tr w:rsidR="002157D5" w14:paraId="0756DAC8" w14:textId="77777777" w:rsidTr="003906ED">
                    <w:tc>
                      <w:tcPr>
                        <w:tcW w:w="1356" w:type="dxa"/>
                      </w:tcPr>
                      <w:p w14:paraId="38CA7326" w14:textId="77777777" w:rsidR="002157D5" w:rsidRDefault="002157D5" w:rsidP="002157D5">
                        <w:r>
                          <w:rPr>
                            <w:noProof/>
                          </w:rPr>
                          <w:drawing>
                            <wp:inline distT="0" distB="0" distL="0" distR="0" wp14:anchorId="2807DD4D" wp14:editId="50C1A0E6">
                              <wp:extent cx="469127" cy="469127"/>
                              <wp:effectExtent l="0" t="0" r="0" b="7620"/>
                              <wp:docPr id="1795376866" name="picture" descr="\\MAGNUM\Projects\Microsoft\Cloud Power FY12\Design\ICONS_PNG\Confidenti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svg="http://schemas.microsoft.com/office/drawing/2016/SVG/main" xmlns:a16="http://schemas.microsoft.com/office/drawing/2014/main" xmlns:arto="http://schemas.microsoft.com/office/word/2006/arto" id="{BE8099A7-0BE5-4BBA-A932-6DD454A25F54}"/>
                                          </a:ext>
                                        </a:extLst>
                                      </a:blip>
                                      <a:stretch>
                                        <a:fillRect/>
                                      </a:stretch>
                                    </pic:blipFill>
                                    <pic:spPr>
                                      <a:xfrm>
                                        <a:off x="0" y="0"/>
                                        <a:ext cx="475035" cy="475035"/>
                                      </a:xfrm>
                                      <a:prstGeom prst="rect">
                                        <a:avLst/>
                                      </a:prstGeom>
                                    </pic:spPr>
                                  </pic:pic>
                                </a:graphicData>
                              </a:graphic>
                            </wp:inline>
                          </w:drawing>
                        </w:r>
                      </w:p>
                    </w:tc>
                    <w:tc>
                      <w:tcPr>
                        <w:tcW w:w="8179" w:type="dxa"/>
                      </w:tcPr>
                      <w:p w14:paraId="49B05C3C" w14:textId="77777777" w:rsidR="002157D5" w:rsidRDefault="002157D5" w:rsidP="002157D5">
                        <w:r w:rsidRPr="02BA7A29">
                          <w:rPr>
                            <w:b/>
                            <w:bCs/>
                          </w:rPr>
                          <w:t>MANAGE RISK</w:t>
                        </w:r>
                      </w:p>
                      <w:p w14:paraId="0DCF4510" w14:textId="77777777" w:rsidR="002157D5" w:rsidRDefault="002157D5" w:rsidP="002157D5">
                        <w:r>
                          <w:t xml:space="preserve">Enabling </w:t>
                        </w:r>
                        <w:r>
                          <w:rPr>
                            <w:bCs/>
                          </w:rPr>
                          <w:t>Conditional Access</w:t>
                        </w:r>
                        <w:r>
                          <w:t xml:space="preserve"> policies provides you with cloud-scale identity protection, risk-based access control capabilities, and native multi-factor authentication support. Coupling Conditional Access with identity protection, which uses adaptive machine learning to detect anomalies and suspicious events, allows you to target when access to an application is blocked or gated. </w:t>
                        </w:r>
                      </w:p>
                      <w:p w14:paraId="6399336D" w14:textId="77777777" w:rsidR="002157D5" w:rsidRDefault="002157D5" w:rsidP="002157D5"/>
                    </w:tc>
                  </w:tr>
                  <w:tr w:rsidR="002157D5" w14:paraId="7079DC50" w14:textId="77777777" w:rsidTr="003906ED">
                    <w:tc>
                      <w:tcPr>
                        <w:tcW w:w="1356" w:type="dxa"/>
                      </w:tcPr>
                      <w:p w14:paraId="2A13D9A3" w14:textId="77777777" w:rsidR="002157D5" w:rsidRDefault="002157D5" w:rsidP="002157D5">
                        <w:r>
                          <w:rPr>
                            <w:noProof/>
                          </w:rPr>
                          <w:drawing>
                            <wp:inline distT="0" distB="0" distL="0" distR="0" wp14:anchorId="2F466DCC" wp14:editId="3BEF0792">
                              <wp:extent cx="477079" cy="477079"/>
                              <wp:effectExtent l="0" t="0" r="0" b="0"/>
                              <wp:docPr id="1243067218" name="picture" descr="C:\Users\mitchellg\Desktop\Simple_Licen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3769" cy="483769"/>
                                      </a:xfrm>
                                      <a:prstGeom prst="rect">
                                        <a:avLst/>
                                      </a:prstGeom>
                                    </pic:spPr>
                                  </pic:pic>
                                </a:graphicData>
                              </a:graphic>
                            </wp:inline>
                          </w:drawing>
                        </w:r>
                      </w:p>
                    </w:tc>
                    <w:tc>
                      <w:tcPr>
                        <w:tcW w:w="8179" w:type="dxa"/>
                      </w:tcPr>
                      <w:p w14:paraId="569117C8" w14:textId="77777777" w:rsidR="002157D5" w:rsidRDefault="002157D5" w:rsidP="002157D5">
                        <w:pPr>
                          <w:rPr>
                            <w:b/>
                            <w:bCs/>
                          </w:rPr>
                        </w:pPr>
                        <w:r w:rsidRPr="02BA7A29">
                          <w:rPr>
                            <w:b/>
                            <w:bCs/>
                          </w:rPr>
                          <w:t>ADDRESS COMPLIANCE AND GOVERNANCE</w:t>
                        </w:r>
                      </w:p>
                      <w:p w14:paraId="174A3E22" w14:textId="77777777" w:rsidR="002157D5" w:rsidRPr="00DD223A" w:rsidRDefault="002157D5" w:rsidP="002157D5">
                        <w:r>
                          <w:t>Auditing access requests and approvals for the application, as well as understanding overall application usage becomes easier with Azure Active Directory, which supports native audit logs for every application access request performed. Auditing includes requester identity, requested date, business justification, approval status, and approver identity. This data is also available from an API, which will enable importation of this data into a Security Incident and Event Monitoring (SIEM) system of choice.</w:t>
                        </w:r>
                      </w:p>
                      <w:p w14:paraId="163E561A" w14:textId="77777777" w:rsidR="002157D5" w:rsidRDefault="002157D5" w:rsidP="002157D5"/>
                    </w:tc>
                  </w:tr>
                  <w:tr w:rsidR="002157D5" w14:paraId="268F1FB8" w14:textId="77777777" w:rsidTr="003906ED">
                    <w:tc>
                      <w:tcPr>
                        <w:tcW w:w="1356" w:type="dxa"/>
                      </w:tcPr>
                      <w:p w14:paraId="0E05E419" w14:textId="77777777" w:rsidR="002157D5" w:rsidRDefault="002157D5" w:rsidP="002157D5">
                        <w:r w:rsidRPr="02BA7A29">
                          <w:rPr>
                            <w:noProof/>
                          </w:rPr>
                          <w:t xml:space="preserve"> </w:t>
                        </w:r>
                        <w:r>
                          <w:rPr>
                            <w:noProof/>
                          </w:rPr>
                          <w:drawing>
                            <wp:inline distT="0" distB="0" distL="0" distR="0" wp14:anchorId="5C024B6C" wp14:editId="5F1450D7">
                              <wp:extent cx="477079" cy="477079"/>
                              <wp:effectExtent l="0" t="0" r="0" b="0"/>
                              <wp:docPr id="1051468509" name="picture" descr="\\MAGNUM\Projects\Microsoft\Cloud Power FY12\Design\ICONS_PNG\Within_Your_Rea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1973" cy="491973"/>
                                      </a:xfrm>
                                      <a:prstGeom prst="rect">
                                        <a:avLst/>
                                      </a:prstGeom>
                                    </pic:spPr>
                                  </pic:pic>
                                </a:graphicData>
                              </a:graphic>
                            </wp:inline>
                          </w:drawing>
                        </w:r>
                      </w:p>
                    </w:tc>
                    <w:tc>
                      <w:tcPr>
                        <w:tcW w:w="8179" w:type="dxa"/>
                      </w:tcPr>
                      <w:p w14:paraId="130C5074" w14:textId="77777777" w:rsidR="002157D5" w:rsidRPr="0028549B" w:rsidRDefault="002157D5" w:rsidP="002157D5">
                        <w:pPr>
                          <w:rPr>
                            <w:b/>
                            <w:bCs/>
                          </w:rPr>
                        </w:pPr>
                        <w:r w:rsidRPr="0028549B">
                          <w:rPr>
                            <w:b/>
                            <w:bCs/>
                          </w:rPr>
                          <w:t>MANAGE COST</w:t>
                        </w:r>
                      </w:p>
                      <w:p w14:paraId="5A771C8C" w14:textId="77777777" w:rsidR="002157D5" w:rsidRDefault="002157D5" w:rsidP="002157D5">
                        <w:r w:rsidRPr="0028549B">
                          <w:t>Moving access policies to Azure AD reduces the reliance on custom or on-premises solutions</w:t>
                        </w:r>
                        <w:r>
                          <w:t xml:space="preserve"> such as ADFS for CA</w:t>
                        </w:r>
                        <w:r w:rsidRPr="0028549B">
                          <w:t>, reducing the cost of running that infrastructure.</w:t>
                        </w:r>
                      </w:p>
                    </w:tc>
                  </w:tr>
                </w:tbl>
                <w:p w14:paraId="5BC0AF28" w14:textId="77777777" w:rsidR="002157D5" w:rsidRDefault="002157D5" w:rsidP="002157D5"/>
              </w:tc>
              <w:tc>
                <w:tcPr>
                  <w:tcW w:w="222" w:type="dxa"/>
                </w:tcPr>
                <w:p w14:paraId="0A0C7F28" w14:textId="77777777" w:rsidR="002157D5" w:rsidRDefault="002157D5" w:rsidP="002157D5"/>
              </w:tc>
            </w:tr>
          </w:tbl>
          <w:p w14:paraId="19E766FA" w14:textId="77777777" w:rsidR="00173912" w:rsidRDefault="00173912" w:rsidP="00823C5F"/>
        </w:tc>
        <w:tc>
          <w:tcPr>
            <w:tcW w:w="222" w:type="dxa"/>
          </w:tcPr>
          <w:p w14:paraId="5D663AFE" w14:textId="77777777" w:rsidR="00173912" w:rsidRDefault="00173912" w:rsidP="00823C5F"/>
        </w:tc>
      </w:tr>
    </w:tbl>
    <w:p w14:paraId="617CA0AA" w14:textId="16933815" w:rsidR="00173912" w:rsidRDefault="00227375" w:rsidP="002B34DE">
      <w:pPr>
        <w:pStyle w:val="Heading1"/>
      </w:pPr>
      <w:bookmarkStart w:id="11" w:name="_Purpose_of_Document"/>
      <w:bookmarkStart w:id="12" w:name="_Toc512426048"/>
      <w:bookmarkStart w:id="13" w:name="_Toc513313919"/>
      <w:bookmarkStart w:id="14" w:name="_Toc513714540"/>
      <w:bookmarkEnd w:id="4"/>
      <w:bookmarkEnd w:id="5"/>
      <w:bookmarkEnd w:id="6"/>
      <w:bookmarkEnd w:id="11"/>
      <w:r>
        <w:lastRenderedPageBreak/>
        <w:t>Planning Your Implementation</w:t>
      </w:r>
      <w:bookmarkStart w:id="15" w:name="implement"/>
      <w:bookmarkEnd w:id="12"/>
      <w:bookmarkEnd w:id="13"/>
      <w:bookmarkEnd w:id="14"/>
      <w:bookmarkEnd w:id="15"/>
    </w:p>
    <w:p w14:paraId="78B86CB2" w14:textId="77777777" w:rsidR="00EA2113" w:rsidRDefault="00EA2113">
      <w:pPr>
        <w:pStyle w:val="Heading2"/>
      </w:pPr>
      <w:bookmarkStart w:id="16" w:name="_Planning_Your_Implementation"/>
      <w:bookmarkStart w:id="17" w:name="_Stakeholders_and_Sign-off"/>
      <w:bookmarkStart w:id="18" w:name="_Toc508615605"/>
      <w:bookmarkStart w:id="19" w:name="_Toc502754448"/>
      <w:bookmarkStart w:id="20" w:name="_Toc502750737"/>
      <w:bookmarkStart w:id="21" w:name="_Toc513313920"/>
      <w:bookmarkStart w:id="22" w:name="_Toc501456961"/>
      <w:bookmarkStart w:id="23" w:name="_Toc502750735"/>
      <w:bookmarkStart w:id="24" w:name="_Toc502754477"/>
      <w:bookmarkStart w:id="25" w:name="_Toc502924265"/>
      <w:bookmarkStart w:id="26" w:name="_Toc513714541"/>
      <w:bookmarkEnd w:id="16"/>
      <w:bookmarkEnd w:id="17"/>
      <w:r>
        <w:t>Stakeholders and Sign-off</w:t>
      </w:r>
      <w:bookmarkEnd w:id="18"/>
      <w:bookmarkEnd w:id="19"/>
      <w:bookmarkEnd w:id="20"/>
      <w:bookmarkEnd w:id="21"/>
      <w:bookmarkEnd w:id="26"/>
    </w:p>
    <w:p w14:paraId="562ED95B" w14:textId="289F8000" w:rsidR="00EA2113" w:rsidRDefault="00EA2113" w:rsidP="00EA2113">
      <w:r>
        <w:t xml:space="preserve">Use the following table to identify </w:t>
      </w:r>
      <w:r w:rsidR="005C7251">
        <w:t xml:space="preserve">stakeholders in your organization that are involved in this deployment. </w:t>
      </w:r>
    </w:p>
    <w:p w14:paraId="5E555917" w14:textId="78B083E6" w:rsidR="00EA2113" w:rsidRDefault="00EA2113" w:rsidP="00EA2113">
      <w:pPr>
        <w:pStyle w:val="ListParagraph"/>
        <w:numPr>
          <w:ilvl w:val="0"/>
          <w:numId w:val="57"/>
        </w:numPr>
        <w:spacing w:line="256" w:lineRule="auto"/>
      </w:pPr>
      <w:r>
        <w:t>Action</w:t>
      </w:r>
      <w:r w:rsidR="00FD4384">
        <w:t>:</w:t>
      </w:r>
    </w:p>
    <w:p w14:paraId="0B47A9D1" w14:textId="77777777" w:rsidR="00EA2113" w:rsidRDefault="00EA2113" w:rsidP="00EA2113">
      <w:pPr>
        <w:pStyle w:val="ListParagraph"/>
        <w:numPr>
          <w:ilvl w:val="1"/>
          <w:numId w:val="57"/>
        </w:numPr>
        <w:spacing w:line="256" w:lineRule="auto"/>
      </w:pPr>
      <w:r>
        <w:t>SO = Sign-off on this project</w:t>
      </w:r>
    </w:p>
    <w:p w14:paraId="574A5DF6" w14:textId="77777777" w:rsidR="00EA2113" w:rsidRDefault="00EA2113" w:rsidP="00EA2113">
      <w:pPr>
        <w:pStyle w:val="ListParagraph"/>
        <w:numPr>
          <w:ilvl w:val="1"/>
          <w:numId w:val="57"/>
        </w:numPr>
        <w:spacing w:line="256" w:lineRule="auto"/>
      </w:pPr>
      <w:r>
        <w:t>R = Review this project and provide input</w:t>
      </w:r>
    </w:p>
    <w:p w14:paraId="5B03988E" w14:textId="77777777" w:rsidR="00EA2113" w:rsidRDefault="00EA2113" w:rsidP="00EA2113">
      <w:pPr>
        <w:pStyle w:val="ListParagraph"/>
        <w:numPr>
          <w:ilvl w:val="1"/>
          <w:numId w:val="57"/>
        </w:numPr>
        <w:spacing w:line="256" w:lineRule="auto"/>
      </w:pPr>
      <w:r>
        <w:t>I = Informed of this project</w:t>
      </w:r>
    </w:p>
    <w:p w14:paraId="112AC5F5" w14:textId="77777777" w:rsidR="00EA2113" w:rsidRDefault="00EA2113" w:rsidP="00EA2113">
      <w:pPr>
        <w:pStyle w:val="ListParagraph"/>
        <w:ind w:left="360"/>
      </w:pPr>
    </w:p>
    <w:tbl>
      <w:tblPr>
        <w:tblStyle w:val="ListTable3-Accent1"/>
        <w:tblW w:w="10066" w:type="dxa"/>
        <w:tblLook w:val="04A0" w:firstRow="1" w:lastRow="0" w:firstColumn="1" w:lastColumn="0" w:noHBand="0" w:noVBand="1"/>
      </w:tblPr>
      <w:tblGrid>
        <w:gridCol w:w="2455"/>
        <w:gridCol w:w="4524"/>
        <w:gridCol w:w="3087"/>
      </w:tblGrid>
      <w:tr w:rsidR="00EA2113" w14:paraId="00368FA0" w14:textId="77777777" w:rsidTr="00845534">
        <w:trPr>
          <w:cnfStyle w:val="100000000000" w:firstRow="1" w:lastRow="0" w:firstColumn="0" w:lastColumn="0" w:oddVBand="0" w:evenVBand="0" w:oddHBand="0" w:evenHBand="0" w:firstRowFirstColumn="0" w:firstRowLastColumn="0" w:lastRowFirstColumn="0" w:lastRowLastColumn="0"/>
          <w:trHeight w:val="85"/>
        </w:trPr>
        <w:tc>
          <w:tcPr>
            <w:cnfStyle w:val="001000000100" w:firstRow="0" w:lastRow="0" w:firstColumn="1" w:lastColumn="0" w:oddVBand="0" w:evenVBand="0" w:oddHBand="0" w:evenHBand="0" w:firstRowFirstColumn="1" w:firstRowLastColumn="0" w:lastRowFirstColumn="0" w:lastRowLastColumn="0"/>
            <w:tcW w:w="0" w:type="dxa"/>
            <w:tcBorders>
              <w:top w:val="single" w:sz="4" w:space="0" w:color="5B9BD5" w:themeColor="accent1"/>
              <w:left w:val="single" w:sz="4" w:space="0" w:color="5B9BD5" w:themeColor="accent1"/>
            </w:tcBorders>
            <w:hideMark/>
          </w:tcPr>
          <w:p w14:paraId="30F8F689" w14:textId="77777777" w:rsidR="00EA2113" w:rsidRDefault="00EA2113">
            <w:pPr>
              <w:pStyle w:val="ListParagraph"/>
              <w:ind w:left="0"/>
            </w:pPr>
            <w:r>
              <w:t>Name</w:t>
            </w:r>
          </w:p>
        </w:tc>
        <w:tc>
          <w:tcPr>
            <w:tcW w:w="0" w:type="dxa"/>
            <w:tcBorders>
              <w:top w:val="single" w:sz="4" w:space="0" w:color="5B9BD5" w:themeColor="accent1"/>
              <w:left w:val="nil"/>
              <w:bottom w:val="nil"/>
              <w:right w:val="nil"/>
            </w:tcBorders>
            <w:hideMark/>
          </w:tcPr>
          <w:p w14:paraId="5A16B7E4" w14:textId="77777777" w:rsidR="00EA2113" w:rsidRDefault="00EA2113">
            <w:pPr>
              <w:pStyle w:val="ListParagraph"/>
              <w:ind w:left="0"/>
              <w:cnfStyle w:val="100000000000" w:firstRow="1" w:lastRow="0" w:firstColumn="0" w:lastColumn="0" w:oddVBand="0" w:evenVBand="0" w:oddHBand="0" w:evenHBand="0" w:firstRowFirstColumn="0" w:firstRowLastColumn="0" w:lastRowFirstColumn="0" w:lastRowLastColumn="0"/>
            </w:pPr>
            <w:r>
              <w:t>Area</w:t>
            </w:r>
          </w:p>
        </w:tc>
        <w:tc>
          <w:tcPr>
            <w:tcW w:w="0" w:type="dxa"/>
            <w:tcBorders>
              <w:top w:val="single" w:sz="4" w:space="0" w:color="5B9BD5" w:themeColor="accent1"/>
              <w:left w:val="nil"/>
              <w:bottom w:val="nil"/>
              <w:right w:val="single" w:sz="4" w:space="0" w:color="5B9BD5" w:themeColor="accent1"/>
            </w:tcBorders>
            <w:hideMark/>
          </w:tcPr>
          <w:p w14:paraId="349982AA" w14:textId="1DE82B4C" w:rsidR="00EA2113" w:rsidRDefault="00EA2113">
            <w:pPr>
              <w:pStyle w:val="ListParagraph"/>
              <w:ind w:left="0"/>
              <w:cnfStyle w:val="100000000000" w:firstRow="1" w:lastRow="0" w:firstColumn="0" w:lastColumn="0" w:oddVBand="0" w:evenVBand="0" w:oddHBand="0" w:evenHBand="0" w:firstRowFirstColumn="0" w:firstRowLastColumn="0" w:lastRowFirstColumn="0" w:lastRowLastColumn="0"/>
            </w:pPr>
            <w:r>
              <w:t>Action</w:t>
            </w:r>
            <w:r w:rsidR="00FD4384">
              <w:t xml:space="preserve"> </w:t>
            </w:r>
          </w:p>
        </w:tc>
      </w:tr>
      <w:tr w:rsidR="00EA2113" w14:paraId="0E6FE122" w14:textId="77777777" w:rsidTr="00845534">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0" w:type="dxa"/>
            <w:tcBorders>
              <w:left w:val="single" w:sz="4" w:space="0" w:color="5B9BD5" w:themeColor="accent1"/>
            </w:tcBorders>
            <w:hideMark/>
          </w:tcPr>
          <w:p w14:paraId="483094C3" w14:textId="2D0AF7F1" w:rsidR="00EA2113" w:rsidRPr="00C00E6F" w:rsidRDefault="00C00E6F">
            <w:pPr>
              <w:pStyle w:val="ListParagraph"/>
              <w:ind w:left="0"/>
              <w:rPr>
                <w:b w:val="0"/>
              </w:rPr>
            </w:pPr>
            <w:r>
              <w:rPr>
                <w:b w:val="0"/>
              </w:rPr>
              <w:t>&lt;</w:t>
            </w:r>
            <w:r w:rsidR="00EA2113" w:rsidRPr="00C00E6F">
              <w:rPr>
                <w:b w:val="0"/>
              </w:rPr>
              <w:t>Enter name and email</w:t>
            </w:r>
            <w:r>
              <w:rPr>
                <w:b w:val="0"/>
              </w:rPr>
              <w:t>&gt;</w:t>
            </w:r>
          </w:p>
        </w:tc>
        <w:tc>
          <w:tcPr>
            <w:tcW w:w="0" w:type="dxa"/>
            <w:tcBorders>
              <w:left w:val="nil"/>
              <w:right w:val="nil"/>
            </w:tcBorders>
            <w:hideMark/>
          </w:tcPr>
          <w:p w14:paraId="0AC7DA0E" w14:textId="77777777" w:rsidR="00EA2113" w:rsidRPr="00970B9E" w:rsidRDefault="00EA2113" w:rsidP="00970B9E">
            <w:pPr>
              <w:spacing w:line="276" w:lineRule="auto"/>
              <w:cnfStyle w:val="000000100000" w:firstRow="0" w:lastRow="0" w:firstColumn="0" w:lastColumn="0" w:oddVBand="0" w:evenVBand="0" w:oddHBand="1" w:evenHBand="0" w:firstRowFirstColumn="0" w:firstRowLastColumn="0" w:lastRowFirstColumn="0" w:lastRowLastColumn="0"/>
              <w:rPr>
                <w:b/>
              </w:rPr>
            </w:pPr>
            <w:r w:rsidRPr="00970B9E">
              <w:rPr>
                <w:b/>
              </w:rPr>
              <w:t>IT Support Manager</w:t>
            </w:r>
          </w:p>
          <w:p w14:paraId="30050B73" w14:textId="77777777" w:rsidR="00EA2113" w:rsidRDefault="00EA2113">
            <w:pPr>
              <w:pStyle w:val="ListParagraph"/>
              <w:ind w:left="0"/>
              <w:cnfStyle w:val="000000100000" w:firstRow="0" w:lastRow="0" w:firstColumn="0" w:lastColumn="0" w:oddVBand="0" w:evenVBand="0" w:oddHBand="1" w:evenHBand="0" w:firstRowFirstColumn="0" w:firstRowLastColumn="0" w:lastRowFirstColumn="0" w:lastRowLastColumn="0"/>
            </w:pPr>
            <w:r w:rsidRPr="003D3BCD">
              <w:rPr>
                <w:i/>
                <w:iCs/>
                <w:lang w:val="en-GB"/>
              </w:rPr>
              <w:t>A representative from the IT support organization who can provide input on the supportability of this change from a helpdesk perspective.</w:t>
            </w:r>
          </w:p>
        </w:tc>
        <w:tc>
          <w:tcPr>
            <w:tcW w:w="0" w:type="dxa"/>
            <w:tcBorders>
              <w:left w:val="nil"/>
              <w:right w:val="single" w:sz="4" w:space="0" w:color="5B9BD5" w:themeColor="accent1"/>
            </w:tcBorders>
            <w:hideMark/>
          </w:tcPr>
          <w:p w14:paraId="4C9515BD" w14:textId="033D7AD7" w:rsidR="00EA2113" w:rsidRDefault="00C00E6F">
            <w:pPr>
              <w:pStyle w:val="ListParagraph"/>
              <w:ind w:left="0"/>
              <w:cnfStyle w:val="000000100000" w:firstRow="0" w:lastRow="0" w:firstColumn="0" w:lastColumn="0" w:oddVBand="0" w:evenVBand="0" w:oddHBand="1" w:evenHBand="0" w:firstRowFirstColumn="0" w:firstRowLastColumn="0" w:lastRowFirstColumn="0" w:lastRowLastColumn="0"/>
            </w:pPr>
            <w:r>
              <w:t>&lt;Input</w:t>
            </w:r>
            <w:r w:rsidR="00F24F3E">
              <w:t xml:space="preserve"> Action Required (</w:t>
            </w:r>
            <w:proofErr w:type="gramStart"/>
            <w:r w:rsidR="00F24F3E">
              <w:t>SO,R</w:t>
            </w:r>
            <w:proofErr w:type="gramEnd"/>
            <w:r w:rsidR="00F24F3E">
              <w:t>,I)</w:t>
            </w:r>
            <w:r>
              <w:t>&gt;</w:t>
            </w:r>
          </w:p>
        </w:tc>
      </w:tr>
      <w:tr w:rsidR="00EA2113" w14:paraId="09B617E3" w14:textId="77777777" w:rsidTr="00845534">
        <w:trPr>
          <w:trHeight w:val="444"/>
        </w:trPr>
        <w:tc>
          <w:tcPr>
            <w:cnfStyle w:val="001000000000" w:firstRow="0" w:lastRow="0" w:firstColumn="1" w:lastColumn="0" w:oddVBand="0" w:evenVBand="0" w:oddHBand="0" w:evenHBand="0" w:firstRowFirstColumn="0" w:firstRowLastColumn="0" w:lastRowFirstColumn="0" w:lastRowLastColumn="0"/>
            <w:tcW w:w="0" w:type="dxa"/>
            <w:tcBorders>
              <w:top w:val="nil"/>
              <w:left w:val="single" w:sz="4" w:space="0" w:color="5B9BD5" w:themeColor="accent1"/>
              <w:bottom w:val="nil"/>
            </w:tcBorders>
            <w:hideMark/>
          </w:tcPr>
          <w:p w14:paraId="751C9749" w14:textId="7D27CB5F" w:rsidR="00EA2113" w:rsidRPr="00C00E6F" w:rsidRDefault="00C00E6F">
            <w:pPr>
              <w:pStyle w:val="ListParagraph"/>
              <w:ind w:left="0"/>
              <w:rPr>
                <w:b w:val="0"/>
              </w:rPr>
            </w:pPr>
            <w:r>
              <w:rPr>
                <w:b w:val="0"/>
              </w:rPr>
              <w:t>&lt;</w:t>
            </w:r>
            <w:r w:rsidR="00EA2113" w:rsidRPr="00C00E6F">
              <w:rPr>
                <w:b w:val="0"/>
              </w:rPr>
              <w:t>Enter name and email</w:t>
            </w:r>
            <w:r>
              <w:rPr>
                <w:b w:val="0"/>
              </w:rPr>
              <w:t>&gt;</w:t>
            </w:r>
          </w:p>
        </w:tc>
        <w:tc>
          <w:tcPr>
            <w:tcW w:w="0" w:type="dxa"/>
            <w:tcBorders>
              <w:top w:val="nil"/>
              <w:left w:val="nil"/>
              <w:bottom w:val="nil"/>
              <w:right w:val="nil"/>
            </w:tcBorders>
            <w:hideMark/>
          </w:tcPr>
          <w:p w14:paraId="64E4C5BA" w14:textId="1764539A" w:rsidR="00EA2113" w:rsidRPr="00970B9E" w:rsidRDefault="00EA2113" w:rsidP="00970B9E">
            <w:pPr>
              <w:spacing w:line="276" w:lineRule="auto"/>
              <w:cnfStyle w:val="000000000000" w:firstRow="0" w:lastRow="0" w:firstColumn="0" w:lastColumn="0" w:oddVBand="0" w:evenVBand="0" w:oddHBand="0" w:evenHBand="0" w:firstRowFirstColumn="0" w:firstRowLastColumn="0" w:lastRowFirstColumn="0" w:lastRowLastColumn="0"/>
              <w:rPr>
                <w:b/>
              </w:rPr>
            </w:pPr>
            <w:r w:rsidRPr="00970B9E">
              <w:rPr>
                <w:b/>
              </w:rPr>
              <w:t xml:space="preserve">Identity Architect or Azure </w:t>
            </w:r>
            <w:r w:rsidR="00C019FB" w:rsidRPr="00970B9E">
              <w:rPr>
                <w:b/>
              </w:rPr>
              <w:t xml:space="preserve">AD </w:t>
            </w:r>
            <w:r w:rsidRPr="00970B9E">
              <w:rPr>
                <w:b/>
              </w:rPr>
              <w:t>Global Administrator</w:t>
            </w:r>
          </w:p>
          <w:p w14:paraId="3782544D" w14:textId="3FA595BD" w:rsidR="00EA2113" w:rsidRDefault="00EA2113">
            <w:pPr>
              <w:pStyle w:val="ListParagraph"/>
              <w:ind w:left="0"/>
              <w:cnfStyle w:val="000000000000" w:firstRow="0" w:lastRow="0" w:firstColumn="0" w:lastColumn="0" w:oddVBand="0" w:evenVBand="0" w:oddHBand="0" w:evenHBand="0" w:firstRowFirstColumn="0" w:firstRowLastColumn="0" w:lastRowFirstColumn="0" w:lastRowLastColumn="0"/>
            </w:pPr>
            <w:r w:rsidRPr="003D3BCD">
              <w:rPr>
                <w:i/>
                <w:iCs/>
                <w:lang w:val="en-GB"/>
              </w:rPr>
              <w:t>A representative from the identity management team who owns defining how this change aligns with the core identity management infrastructure in the customer’s organization</w:t>
            </w:r>
            <w:r w:rsidR="0022353E">
              <w:rPr>
                <w:i/>
                <w:iCs/>
                <w:lang w:val="en-GB"/>
              </w:rPr>
              <w:t>.</w:t>
            </w:r>
          </w:p>
        </w:tc>
        <w:tc>
          <w:tcPr>
            <w:tcW w:w="0" w:type="dxa"/>
            <w:tcBorders>
              <w:top w:val="nil"/>
              <w:left w:val="nil"/>
              <w:bottom w:val="nil"/>
              <w:right w:val="single" w:sz="4" w:space="0" w:color="5B9BD5" w:themeColor="accent1"/>
            </w:tcBorders>
            <w:hideMark/>
          </w:tcPr>
          <w:p w14:paraId="1DE8DEBF" w14:textId="7E2B2C1E" w:rsidR="00EA2113" w:rsidRDefault="00F24F3E">
            <w:pPr>
              <w:pStyle w:val="ListParagraph"/>
              <w:ind w:left="0"/>
              <w:cnfStyle w:val="000000000000" w:firstRow="0" w:lastRow="0" w:firstColumn="0" w:lastColumn="0" w:oddVBand="0" w:evenVBand="0" w:oddHBand="0" w:evenHBand="0" w:firstRowFirstColumn="0" w:firstRowLastColumn="0" w:lastRowFirstColumn="0" w:lastRowLastColumn="0"/>
            </w:pPr>
            <w:r>
              <w:t>&lt;Input Action Required (</w:t>
            </w:r>
            <w:proofErr w:type="gramStart"/>
            <w:r>
              <w:t>SO,R</w:t>
            </w:r>
            <w:proofErr w:type="gramEnd"/>
            <w:r>
              <w:t>,I)&gt;</w:t>
            </w:r>
          </w:p>
        </w:tc>
      </w:tr>
      <w:tr w:rsidR="00EA2113" w14:paraId="562BD8DE" w14:textId="77777777" w:rsidTr="00845534">
        <w:trPr>
          <w:cnfStyle w:val="000000100000" w:firstRow="0" w:lastRow="0" w:firstColumn="0" w:lastColumn="0" w:oddVBand="0" w:evenVBand="0" w:oddHBand="1" w:evenHBand="0" w:firstRowFirstColumn="0" w:firstRowLastColumn="0" w:lastRowFirstColumn="0" w:lastRowLastColumn="0"/>
          <w:trHeight w:val="534"/>
        </w:trPr>
        <w:tc>
          <w:tcPr>
            <w:cnfStyle w:val="001000000000" w:firstRow="0" w:lastRow="0" w:firstColumn="1" w:lastColumn="0" w:oddVBand="0" w:evenVBand="0" w:oddHBand="0" w:evenHBand="0" w:firstRowFirstColumn="0" w:firstRowLastColumn="0" w:lastRowFirstColumn="0" w:lastRowLastColumn="0"/>
            <w:tcW w:w="0" w:type="dxa"/>
            <w:tcBorders>
              <w:left w:val="single" w:sz="4" w:space="0" w:color="5B9BD5" w:themeColor="accent1"/>
            </w:tcBorders>
            <w:hideMark/>
          </w:tcPr>
          <w:p w14:paraId="29BF126B" w14:textId="065EC7E8" w:rsidR="00EA2113" w:rsidRPr="00C00E6F" w:rsidRDefault="00C00E6F">
            <w:pPr>
              <w:pStyle w:val="ListParagraph"/>
              <w:ind w:left="0"/>
              <w:rPr>
                <w:b w:val="0"/>
              </w:rPr>
            </w:pPr>
            <w:r>
              <w:rPr>
                <w:b w:val="0"/>
              </w:rPr>
              <w:t>&lt;</w:t>
            </w:r>
            <w:r w:rsidR="00EA2113" w:rsidRPr="00C00E6F">
              <w:rPr>
                <w:b w:val="0"/>
              </w:rPr>
              <w:t>Enter name and email</w:t>
            </w:r>
            <w:r>
              <w:rPr>
                <w:b w:val="0"/>
              </w:rPr>
              <w:t>&gt;</w:t>
            </w:r>
          </w:p>
        </w:tc>
        <w:tc>
          <w:tcPr>
            <w:tcW w:w="0" w:type="dxa"/>
            <w:tcBorders>
              <w:left w:val="nil"/>
              <w:right w:val="nil"/>
            </w:tcBorders>
            <w:hideMark/>
          </w:tcPr>
          <w:p w14:paraId="22325A21" w14:textId="77777777" w:rsidR="00EA2113" w:rsidRPr="00970B9E" w:rsidRDefault="00EA2113" w:rsidP="00970B9E">
            <w:pPr>
              <w:spacing w:line="276" w:lineRule="auto"/>
              <w:cnfStyle w:val="000000100000" w:firstRow="0" w:lastRow="0" w:firstColumn="0" w:lastColumn="0" w:oddVBand="0" w:evenVBand="0" w:oddHBand="1" w:evenHBand="0" w:firstRowFirstColumn="0" w:firstRowLastColumn="0" w:lastRowFirstColumn="0" w:lastRowLastColumn="0"/>
              <w:rPr>
                <w:b/>
              </w:rPr>
            </w:pPr>
            <w:r w:rsidRPr="00970B9E">
              <w:rPr>
                <w:b/>
              </w:rPr>
              <w:t>Business Owner</w:t>
            </w:r>
          </w:p>
          <w:p w14:paraId="00B873DE" w14:textId="77777777" w:rsidR="00EA2113" w:rsidRDefault="00EA2113">
            <w:pPr>
              <w:pStyle w:val="ListParagraph"/>
              <w:ind w:left="0"/>
              <w:cnfStyle w:val="000000100000" w:firstRow="0" w:lastRow="0" w:firstColumn="0" w:lastColumn="0" w:oddVBand="0" w:evenVBand="0" w:oddHBand="1" w:evenHBand="0" w:firstRowFirstColumn="0" w:firstRowLastColumn="0" w:lastRowFirstColumn="0" w:lastRowLastColumn="0"/>
            </w:pPr>
            <w:r w:rsidRPr="003D3BCD">
              <w:rPr>
                <w:i/>
                <w:iCs/>
                <w:lang w:val="en-GB"/>
              </w:rPr>
              <w:t>A representative colleague who can provide input on the user experience and usefulness of this change from an end-user’s perspective and owns the overall business aspect of the application, which may include managing access.</w:t>
            </w:r>
          </w:p>
        </w:tc>
        <w:tc>
          <w:tcPr>
            <w:tcW w:w="0" w:type="dxa"/>
            <w:tcBorders>
              <w:left w:val="nil"/>
              <w:right w:val="single" w:sz="4" w:space="0" w:color="5B9BD5" w:themeColor="accent1"/>
            </w:tcBorders>
            <w:hideMark/>
          </w:tcPr>
          <w:p w14:paraId="3F41B0E3" w14:textId="4B9092D0" w:rsidR="00EA2113" w:rsidRDefault="00F24F3E">
            <w:pPr>
              <w:pStyle w:val="ListParagraph"/>
              <w:ind w:left="0"/>
              <w:cnfStyle w:val="000000100000" w:firstRow="0" w:lastRow="0" w:firstColumn="0" w:lastColumn="0" w:oddVBand="0" w:evenVBand="0" w:oddHBand="1" w:evenHBand="0" w:firstRowFirstColumn="0" w:firstRowLastColumn="0" w:lastRowFirstColumn="0" w:lastRowLastColumn="0"/>
            </w:pPr>
            <w:r>
              <w:t>&lt;Input Action Required (</w:t>
            </w:r>
            <w:proofErr w:type="gramStart"/>
            <w:r>
              <w:t>SO,R</w:t>
            </w:r>
            <w:proofErr w:type="gramEnd"/>
            <w:r>
              <w:t>,I)&gt;</w:t>
            </w:r>
          </w:p>
        </w:tc>
      </w:tr>
      <w:tr w:rsidR="00C00E6F" w14:paraId="33C3D79A" w14:textId="77777777" w:rsidTr="00845534">
        <w:trPr>
          <w:trHeight w:val="387"/>
        </w:trPr>
        <w:tc>
          <w:tcPr>
            <w:cnfStyle w:val="001000000000" w:firstRow="0" w:lastRow="0" w:firstColumn="1" w:lastColumn="0" w:oddVBand="0" w:evenVBand="0" w:oddHBand="0" w:evenHBand="0" w:firstRowFirstColumn="0" w:firstRowLastColumn="0" w:lastRowFirstColumn="0" w:lastRowLastColumn="0"/>
            <w:tcW w:w="0" w:type="dxa"/>
            <w:tcBorders>
              <w:left w:val="single" w:sz="4" w:space="0" w:color="5B9BD5" w:themeColor="accent1"/>
            </w:tcBorders>
          </w:tcPr>
          <w:p w14:paraId="39DB1B09" w14:textId="20AF766C" w:rsidR="00C00E6F" w:rsidRPr="00C00E6F" w:rsidRDefault="00C00E6F" w:rsidP="00C00E6F">
            <w:pPr>
              <w:pStyle w:val="ListParagraph"/>
              <w:ind w:left="0"/>
              <w:rPr>
                <w:b w:val="0"/>
              </w:rPr>
            </w:pPr>
            <w:r>
              <w:rPr>
                <w:b w:val="0"/>
                <w:lang w:val="en-GB"/>
              </w:rPr>
              <w:t>&lt;</w:t>
            </w:r>
            <w:r w:rsidRPr="00C00E6F">
              <w:rPr>
                <w:b w:val="0"/>
                <w:lang w:val="en-GB"/>
              </w:rPr>
              <w:t>Enter name and email</w:t>
            </w:r>
            <w:r>
              <w:rPr>
                <w:b w:val="0"/>
                <w:lang w:val="en-GB"/>
              </w:rPr>
              <w:t>&gt;</w:t>
            </w:r>
          </w:p>
        </w:tc>
        <w:tc>
          <w:tcPr>
            <w:tcW w:w="0" w:type="dxa"/>
            <w:tcBorders>
              <w:left w:val="nil"/>
              <w:right w:val="nil"/>
            </w:tcBorders>
          </w:tcPr>
          <w:p w14:paraId="7CF0BC2D" w14:textId="77777777" w:rsidR="00C00E6F" w:rsidRPr="00970B9E" w:rsidRDefault="00C00E6F" w:rsidP="00C00E6F">
            <w:pPr>
              <w:cnfStyle w:val="000000000000" w:firstRow="0" w:lastRow="0" w:firstColumn="0" w:lastColumn="0" w:oddVBand="0" w:evenVBand="0" w:oddHBand="0" w:evenHBand="0" w:firstRowFirstColumn="0" w:firstRowLastColumn="0" w:lastRowFirstColumn="0" w:lastRowLastColumn="0"/>
              <w:rPr>
                <w:b/>
                <w:lang w:val="en-GB"/>
              </w:rPr>
            </w:pPr>
            <w:r w:rsidRPr="00970B9E">
              <w:rPr>
                <w:b/>
                <w:lang w:val="en-GB"/>
              </w:rPr>
              <w:t>Security Owner</w:t>
            </w:r>
          </w:p>
          <w:p w14:paraId="25A8F287" w14:textId="3A700109" w:rsidR="00C00E6F" w:rsidRDefault="00C00E6F" w:rsidP="00C00E6F">
            <w:pPr>
              <w:spacing w:line="276" w:lineRule="auto"/>
              <w:cnfStyle w:val="000000000000" w:firstRow="0" w:lastRow="0" w:firstColumn="0" w:lastColumn="0" w:oddVBand="0" w:evenVBand="0" w:oddHBand="0" w:evenHBand="0" w:firstRowFirstColumn="0" w:firstRowLastColumn="0" w:lastRowFirstColumn="0" w:lastRowLastColumn="0"/>
            </w:pPr>
            <w:r w:rsidRPr="008106B9">
              <w:rPr>
                <w:i/>
                <w:iCs/>
                <w:lang w:val="en-GB"/>
              </w:rPr>
              <w:t>A representative from the security team that can sign off that the plan will meet the security requirements of your organization.</w:t>
            </w:r>
          </w:p>
        </w:tc>
        <w:tc>
          <w:tcPr>
            <w:tcW w:w="0" w:type="dxa"/>
            <w:tcBorders>
              <w:left w:val="nil"/>
              <w:right w:val="single" w:sz="4" w:space="0" w:color="5B9BD5" w:themeColor="accent1"/>
            </w:tcBorders>
          </w:tcPr>
          <w:p w14:paraId="5D6CD8BE" w14:textId="7FD46338" w:rsidR="00C00E6F" w:rsidRDefault="00F24F3E" w:rsidP="00C00E6F">
            <w:pPr>
              <w:pStyle w:val="ListParagraph"/>
              <w:ind w:left="0"/>
              <w:cnfStyle w:val="000000000000" w:firstRow="0" w:lastRow="0" w:firstColumn="0" w:lastColumn="0" w:oddVBand="0" w:evenVBand="0" w:oddHBand="0" w:evenHBand="0" w:firstRowFirstColumn="0" w:firstRowLastColumn="0" w:lastRowFirstColumn="0" w:lastRowLastColumn="0"/>
            </w:pPr>
            <w:r>
              <w:t>&lt;Input Action Required (</w:t>
            </w:r>
            <w:proofErr w:type="gramStart"/>
            <w:r>
              <w:t>SO,R</w:t>
            </w:r>
            <w:proofErr w:type="gramEnd"/>
            <w:r>
              <w:t>,I)&gt;</w:t>
            </w:r>
          </w:p>
        </w:tc>
      </w:tr>
    </w:tbl>
    <w:p w14:paraId="3423C09B" w14:textId="77777777" w:rsidR="00A83970" w:rsidRDefault="00A83970" w:rsidP="00EA2113"/>
    <w:p w14:paraId="3EFCEB01" w14:textId="02ABC6C9" w:rsidR="00EA2113" w:rsidRDefault="00EA2113" w:rsidP="00EA2113">
      <w:pPr>
        <w:rPr>
          <w:rFonts w:asciiTheme="majorHAnsi" w:eastAsiaTheme="majorEastAsia" w:hAnsiTheme="majorHAnsi" w:cstheme="majorBidi"/>
          <w:color w:val="2E74B5" w:themeColor="accent1" w:themeShade="BF"/>
          <w:sz w:val="26"/>
          <w:szCs w:val="26"/>
        </w:rPr>
      </w:pPr>
    </w:p>
    <w:p w14:paraId="4428F093" w14:textId="77777777" w:rsidR="00BF7807" w:rsidRDefault="00BF7807">
      <w:pPr>
        <w:rPr>
          <w:rFonts w:asciiTheme="majorHAnsi" w:eastAsiaTheme="majorEastAsia" w:hAnsiTheme="majorHAnsi" w:cstheme="majorBidi"/>
          <w:noProof/>
          <w:color w:val="2E74B5" w:themeColor="accent1" w:themeShade="BF"/>
          <w:sz w:val="26"/>
          <w:szCs w:val="26"/>
        </w:rPr>
      </w:pPr>
      <w:bookmarkStart w:id="27" w:name="_Toc513313921"/>
      <w:r>
        <w:br w:type="page"/>
      </w:r>
    </w:p>
    <w:p w14:paraId="0E23395C" w14:textId="41A63B0C" w:rsidR="00EC4FBF" w:rsidRPr="00B77B2B" w:rsidRDefault="00EC4FBF" w:rsidP="002B34DE">
      <w:pPr>
        <w:pStyle w:val="Heading2"/>
      </w:pPr>
      <w:bookmarkStart w:id="28" w:name="_Toc513714542"/>
      <w:r>
        <w:lastRenderedPageBreak/>
        <w:t>Licensing</w:t>
      </w:r>
      <w:bookmarkEnd w:id="27"/>
      <w:bookmarkEnd w:id="28"/>
    </w:p>
    <w:p w14:paraId="4ED1FB8E" w14:textId="77777777" w:rsidR="00D66EDC" w:rsidRDefault="00D66EDC" w:rsidP="00845534">
      <w:r>
        <w:t xml:space="preserve">The following table describes some of the license requirements that may be relevant. For a full list of license requirements, click </w:t>
      </w:r>
      <w:hyperlink r:id="rId26">
        <w:r w:rsidRPr="02BA7A29">
          <w:rPr>
            <w:rStyle w:val="Hyperlink"/>
          </w:rPr>
          <w:t>here</w:t>
        </w:r>
      </w:hyperlink>
      <w:r>
        <w:t xml:space="preserve">. </w:t>
      </w:r>
    </w:p>
    <w:p w14:paraId="1A1CFAB1" w14:textId="4DFCFC22" w:rsidR="00A6280C" w:rsidRDefault="00672291" w:rsidP="00A6280C">
      <w:pPr>
        <w:pStyle w:val="ListParagraph"/>
        <w:numPr>
          <w:ilvl w:val="0"/>
          <w:numId w:val="18"/>
        </w:numPr>
      </w:pPr>
      <w:hyperlink r:id="rId27">
        <w:r w:rsidR="00EC4FBF" w:rsidRPr="02BA7A29">
          <w:rPr>
            <w:rStyle w:val="Hyperlink"/>
          </w:rPr>
          <w:t>Conditional Acces</w:t>
        </w:r>
        <w:r w:rsidR="00D66EDC">
          <w:rPr>
            <w:rStyle w:val="Hyperlink"/>
          </w:rPr>
          <w:t>s</w:t>
        </w:r>
      </w:hyperlink>
      <w:r w:rsidR="00EC4FBF">
        <w:t xml:space="preserve"> (P1 Required)</w:t>
      </w:r>
    </w:p>
    <w:p w14:paraId="41F26E7A" w14:textId="77777777" w:rsidR="00EC4FBF" w:rsidRDefault="00672291" w:rsidP="00EC4FBF">
      <w:pPr>
        <w:pStyle w:val="ListParagraph"/>
        <w:numPr>
          <w:ilvl w:val="0"/>
          <w:numId w:val="18"/>
        </w:numPr>
      </w:pPr>
      <w:hyperlink r:id="rId28">
        <w:r w:rsidR="00EC4FBF" w:rsidRPr="02BA7A29">
          <w:rPr>
            <w:rStyle w:val="Hyperlink"/>
          </w:rPr>
          <w:t>Identity Protection</w:t>
        </w:r>
      </w:hyperlink>
      <w:r w:rsidR="00EC4FBF">
        <w:t xml:space="preserve"> (P2 Required)</w:t>
      </w:r>
    </w:p>
    <w:p w14:paraId="0C850BBA" w14:textId="776EF5AD" w:rsidR="00EC4FBF" w:rsidRPr="002B642C" w:rsidRDefault="002B642C" w:rsidP="00EC4FBF">
      <w:r w:rsidRPr="138A3569">
        <w:rPr>
          <w:b/>
        </w:rPr>
        <w:t>Note:</w:t>
      </w:r>
      <w:r>
        <w:t xml:space="preserve"> all users covered under a policy must be covered by the appropriate licenses</w:t>
      </w:r>
    </w:p>
    <w:tbl>
      <w:tblPr>
        <w:tblStyle w:val="GridTable5Dark-Accent51"/>
        <w:tblW w:w="9985" w:type="dxa"/>
        <w:tblLook w:val="04A0" w:firstRow="1" w:lastRow="0" w:firstColumn="1" w:lastColumn="0" w:noHBand="0" w:noVBand="1"/>
      </w:tblPr>
      <w:tblGrid>
        <w:gridCol w:w="2423"/>
        <w:gridCol w:w="1270"/>
        <w:gridCol w:w="1548"/>
        <w:gridCol w:w="2372"/>
        <w:gridCol w:w="2372"/>
      </w:tblGrid>
      <w:tr w:rsidR="00EC4FBF" w14:paraId="724C1A9B" w14:textId="77777777" w:rsidTr="00773B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671F8408" w14:textId="77777777" w:rsidR="00EC4FBF" w:rsidRDefault="00EC4FBF" w:rsidP="00823C5F"/>
        </w:tc>
        <w:tc>
          <w:tcPr>
            <w:tcW w:w="0" w:type="dxa"/>
          </w:tcPr>
          <w:p w14:paraId="3F192037" w14:textId="77777777" w:rsidR="00EC4FBF" w:rsidRPr="009D2E3E" w:rsidRDefault="00EC4FBF" w:rsidP="00823C5F">
            <w:pPr>
              <w:cnfStyle w:val="100000000000" w:firstRow="1" w:lastRow="0" w:firstColumn="0" w:lastColumn="0" w:oddVBand="0" w:evenVBand="0" w:oddHBand="0" w:evenHBand="0" w:firstRowFirstColumn="0" w:firstRowLastColumn="0" w:lastRowFirstColumn="0" w:lastRowLastColumn="0"/>
              <w:rPr>
                <w:b w:val="0"/>
                <w:bCs w:val="0"/>
              </w:rPr>
            </w:pPr>
            <w:r>
              <w:t>Free</w:t>
            </w:r>
          </w:p>
        </w:tc>
        <w:tc>
          <w:tcPr>
            <w:tcW w:w="0" w:type="dxa"/>
          </w:tcPr>
          <w:p w14:paraId="41F5BABE" w14:textId="77777777" w:rsidR="00EC4FBF" w:rsidRPr="009D2E3E" w:rsidRDefault="00EC4FBF" w:rsidP="00823C5F">
            <w:pPr>
              <w:cnfStyle w:val="100000000000" w:firstRow="1" w:lastRow="0" w:firstColumn="0" w:lastColumn="0" w:oddVBand="0" w:evenVBand="0" w:oddHBand="0" w:evenHBand="0" w:firstRowFirstColumn="0" w:firstRowLastColumn="0" w:lastRowFirstColumn="0" w:lastRowLastColumn="0"/>
              <w:rPr>
                <w:b w:val="0"/>
                <w:bCs w:val="0"/>
              </w:rPr>
            </w:pPr>
            <w:r>
              <w:t>BASIC</w:t>
            </w:r>
          </w:p>
        </w:tc>
        <w:tc>
          <w:tcPr>
            <w:tcW w:w="0" w:type="dxa"/>
          </w:tcPr>
          <w:p w14:paraId="0B09DFEC" w14:textId="77777777" w:rsidR="00EC4FBF" w:rsidRPr="009D2E3E" w:rsidRDefault="00EC4FBF" w:rsidP="00823C5F">
            <w:pPr>
              <w:cnfStyle w:val="100000000000" w:firstRow="1" w:lastRow="0" w:firstColumn="0" w:lastColumn="0" w:oddVBand="0" w:evenVBand="0" w:oddHBand="0" w:evenHBand="0" w:firstRowFirstColumn="0" w:firstRowLastColumn="0" w:lastRowFirstColumn="0" w:lastRowLastColumn="0"/>
              <w:rPr>
                <w:b w:val="0"/>
                <w:bCs w:val="0"/>
              </w:rPr>
            </w:pPr>
            <w:r>
              <w:t>PREMIUM P1</w:t>
            </w:r>
          </w:p>
        </w:tc>
        <w:tc>
          <w:tcPr>
            <w:tcW w:w="0" w:type="dxa"/>
          </w:tcPr>
          <w:p w14:paraId="14E00C7F" w14:textId="77777777" w:rsidR="00EC4FBF" w:rsidRPr="009D2E3E" w:rsidRDefault="00EC4FBF" w:rsidP="00823C5F">
            <w:pPr>
              <w:cnfStyle w:val="100000000000" w:firstRow="1" w:lastRow="0" w:firstColumn="0" w:lastColumn="0" w:oddVBand="0" w:evenVBand="0" w:oddHBand="0" w:evenHBand="0" w:firstRowFirstColumn="0" w:firstRowLastColumn="0" w:lastRowFirstColumn="0" w:lastRowLastColumn="0"/>
              <w:rPr>
                <w:b w:val="0"/>
                <w:bCs w:val="0"/>
              </w:rPr>
            </w:pPr>
            <w:r>
              <w:t>PREMIUM P2</w:t>
            </w:r>
          </w:p>
        </w:tc>
      </w:tr>
      <w:tr w:rsidR="00EC4FBF" w14:paraId="2291E092" w14:textId="77777777" w:rsidTr="00773B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6ADAC9EE" w14:textId="471CE9F3" w:rsidR="00EC4FBF" w:rsidRDefault="00EC4FBF" w:rsidP="00823C5F">
            <w:r>
              <w:t xml:space="preserve">CA based </w:t>
            </w:r>
            <w:r w:rsidR="00A807ED">
              <w:t>on</w:t>
            </w:r>
            <w:r>
              <w:t xml:space="preserve"> location</w:t>
            </w:r>
          </w:p>
        </w:tc>
        <w:tc>
          <w:tcPr>
            <w:tcW w:w="0" w:type="dxa"/>
            <w:gridSpan w:val="2"/>
            <w:shd w:val="clear" w:color="auto" w:fill="E7E6E6" w:themeFill="background2"/>
          </w:tcPr>
          <w:p w14:paraId="6681AE76" w14:textId="77777777" w:rsidR="00EC4FBF" w:rsidRDefault="00EC4FBF" w:rsidP="00823C5F">
            <w:pPr>
              <w:jc w:val="center"/>
              <w:cnfStyle w:val="000000100000" w:firstRow="0" w:lastRow="0" w:firstColumn="0" w:lastColumn="0" w:oddVBand="0" w:evenVBand="0" w:oddHBand="1" w:evenHBand="0" w:firstRowFirstColumn="0" w:firstRowLastColumn="0" w:lastRowFirstColumn="0" w:lastRowLastColumn="0"/>
            </w:pPr>
            <w:r>
              <w:t>Not available</w:t>
            </w:r>
          </w:p>
          <w:p w14:paraId="180EE094" w14:textId="77777777" w:rsidR="00EC4FBF" w:rsidRDefault="00EC4FBF" w:rsidP="00823C5F">
            <w:pPr>
              <w:jc w:val="center"/>
              <w:cnfStyle w:val="000000100000" w:firstRow="0" w:lastRow="0" w:firstColumn="0" w:lastColumn="0" w:oddVBand="0" w:evenVBand="0" w:oddHBand="1" w:evenHBand="0" w:firstRowFirstColumn="0" w:firstRowLastColumn="0" w:lastRowFirstColumn="0" w:lastRowLastColumn="0"/>
            </w:pPr>
          </w:p>
        </w:tc>
        <w:tc>
          <w:tcPr>
            <w:tcW w:w="0" w:type="dxa"/>
            <w:gridSpan w:val="2"/>
            <w:shd w:val="clear" w:color="auto" w:fill="70AD47" w:themeFill="accent6"/>
          </w:tcPr>
          <w:p w14:paraId="0DCA3CF9" w14:textId="77777777" w:rsidR="00EC4FBF" w:rsidRDefault="00EC4FBF" w:rsidP="00823C5F">
            <w:pPr>
              <w:jc w:val="center"/>
              <w:cnfStyle w:val="000000100000" w:firstRow="0" w:lastRow="0" w:firstColumn="0" w:lastColumn="0" w:oddVBand="0" w:evenVBand="0" w:oddHBand="1" w:evenHBand="0" w:firstRowFirstColumn="0" w:firstRowLastColumn="0" w:lastRowFirstColumn="0" w:lastRowLastColumn="0"/>
            </w:pPr>
            <w:r>
              <w:t>Available</w:t>
            </w:r>
          </w:p>
        </w:tc>
      </w:tr>
      <w:tr w:rsidR="00EC4FBF" w14:paraId="3F2CFE7F" w14:textId="77777777" w:rsidTr="00773BBB">
        <w:tc>
          <w:tcPr>
            <w:cnfStyle w:val="001000000000" w:firstRow="0" w:lastRow="0" w:firstColumn="1" w:lastColumn="0" w:oddVBand="0" w:evenVBand="0" w:oddHBand="0" w:evenHBand="0" w:firstRowFirstColumn="0" w:firstRowLastColumn="0" w:lastRowFirstColumn="0" w:lastRowLastColumn="0"/>
            <w:tcW w:w="0" w:type="dxa"/>
          </w:tcPr>
          <w:p w14:paraId="5160F8C9" w14:textId="77777777" w:rsidR="00EC4FBF" w:rsidRDefault="00EC4FBF" w:rsidP="00823C5F">
            <w:r>
              <w:t>CA based on device state (Allow access from managed devices)</w:t>
            </w:r>
          </w:p>
        </w:tc>
        <w:tc>
          <w:tcPr>
            <w:tcW w:w="0" w:type="dxa"/>
            <w:gridSpan w:val="2"/>
            <w:shd w:val="clear" w:color="auto" w:fill="E7E6E6" w:themeFill="background2"/>
          </w:tcPr>
          <w:p w14:paraId="10351642" w14:textId="77777777" w:rsidR="00EC4FBF" w:rsidRDefault="00EC4FBF" w:rsidP="00823C5F">
            <w:pPr>
              <w:jc w:val="center"/>
              <w:cnfStyle w:val="000000000000" w:firstRow="0" w:lastRow="0" w:firstColumn="0" w:lastColumn="0" w:oddVBand="0" w:evenVBand="0" w:oddHBand="0" w:evenHBand="0" w:firstRowFirstColumn="0" w:firstRowLastColumn="0" w:lastRowFirstColumn="0" w:lastRowLastColumn="0"/>
            </w:pPr>
            <w:r>
              <w:t>Not available</w:t>
            </w:r>
          </w:p>
          <w:p w14:paraId="5FA39048" w14:textId="77777777" w:rsidR="00EC4FBF" w:rsidRDefault="00EC4FBF" w:rsidP="00823C5F">
            <w:pPr>
              <w:jc w:val="center"/>
              <w:cnfStyle w:val="000000000000" w:firstRow="0" w:lastRow="0" w:firstColumn="0" w:lastColumn="0" w:oddVBand="0" w:evenVBand="0" w:oddHBand="0" w:evenHBand="0" w:firstRowFirstColumn="0" w:firstRowLastColumn="0" w:lastRowFirstColumn="0" w:lastRowLastColumn="0"/>
            </w:pPr>
          </w:p>
        </w:tc>
        <w:tc>
          <w:tcPr>
            <w:tcW w:w="0" w:type="dxa"/>
            <w:gridSpan w:val="2"/>
            <w:shd w:val="clear" w:color="auto" w:fill="70AD47" w:themeFill="accent6"/>
          </w:tcPr>
          <w:p w14:paraId="20E2FDBD" w14:textId="77777777" w:rsidR="00EC4FBF" w:rsidRDefault="00EC4FBF" w:rsidP="00823C5F">
            <w:pPr>
              <w:jc w:val="center"/>
              <w:cnfStyle w:val="000000000000" w:firstRow="0" w:lastRow="0" w:firstColumn="0" w:lastColumn="0" w:oddVBand="0" w:evenVBand="0" w:oddHBand="0" w:evenHBand="0" w:firstRowFirstColumn="0" w:firstRowLastColumn="0" w:lastRowFirstColumn="0" w:lastRowLastColumn="0"/>
            </w:pPr>
            <w:r>
              <w:t>Available</w:t>
            </w:r>
          </w:p>
        </w:tc>
      </w:tr>
      <w:tr w:rsidR="00EC4FBF" w14:paraId="54E715EA" w14:textId="77777777" w:rsidTr="00773B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3C2C28E0" w14:textId="500C1DFA" w:rsidR="00EC4FBF" w:rsidRDefault="007F3C74" w:rsidP="00823C5F">
            <w:r>
              <w:t>CA to requir</w:t>
            </w:r>
            <w:r w:rsidR="008212A3">
              <w:t xml:space="preserve">e </w:t>
            </w:r>
            <w:proofErr w:type="gramStart"/>
            <w:r w:rsidR="008212A3">
              <w:t>MFA</w:t>
            </w:r>
            <w:r w:rsidR="00EC4FBF">
              <w:t xml:space="preserve"> </w:t>
            </w:r>
            <w:r w:rsidR="00A807ED">
              <w:t xml:space="preserve"> (</w:t>
            </w:r>
            <w:proofErr w:type="gramEnd"/>
            <w:r w:rsidR="00A807ED">
              <w:t>Require MFA when not at work)</w:t>
            </w:r>
          </w:p>
        </w:tc>
        <w:tc>
          <w:tcPr>
            <w:tcW w:w="0" w:type="dxa"/>
            <w:gridSpan w:val="2"/>
            <w:shd w:val="clear" w:color="auto" w:fill="E7E6E6" w:themeFill="background2"/>
          </w:tcPr>
          <w:p w14:paraId="0528F1F2" w14:textId="77777777" w:rsidR="00EC4FBF" w:rsidRDefault="00EC4FBF" w:rsidP="00823C5F">
            <w:pPr>
              <w:jc w:val="center"/>
              <w:cnfStyle w:val="000000100000" w:firstRow="0" w:lastRow="0" w:firstColumn="0" w:lastColumn="0" w:oddVBand="0" w:evenVBand="0" w:oddHBand="1" w:evenHBand="0" w:firstRowFirstColumn="0" w:firstRowLastColumn="0" w:lastRowFirstColumn="0" w:lastRowLastColumn="0"/>
            </w:pPr>
            <w:r>
              <w:t>Not available</w:t>
            </w:r>
          </w:p>
        </w:tc>
        <w:tc>
          <w:tcPr>
            <w:tcW w:w="0" w:type="dxa"/>
            <w:gridSpan w:val="2"/>
            <w:shd w:val="clear" w:color="auto" w:fill="70AD47" w:themeFill="accent6"/>
          </w:tcPr>
          <w:p w14:paraId="0ED678DB" w14:textId="77777777" w:rsidR="00EC4FBF" w:rsidRDefault="00EC4FBF" w:rsidP="00823C5F">
            <w:pPr>
              <w:jc w:val="center"/>
              <w:cnfStyle w:val="000000100000" w:firstRow="0" w:lastRow="0" w:firstColumn="0" w:lastColumn="0" w:oddVBand="0" w:evenVBand="0" w:oddHBand="1" w:evenHBand="0" w:firstRowFirstColumn="0" w:firstRowLastColumn="0" w:lastRowFirstColumn="0" w:lastRowLastColumn="0"/>
            </w:pPr>
            <w:r>
              <w:t>Available</w:t>
            </w:r>
          </w:p>
        </w:tc>
      </w:tr>
      <w:tr w:rsidR="00EC4FBF" w14:paraId="57CF9E39" w14:textId="77777777" w:rsidTr="00773BBB">
        <w:tc>
          <w:tcPr>
            <w:cnfStyle w:val="001000000000" w:firstRow="0" w:lastRow="0" w:firstColumn="1" w:lastColumn="0" w:oddVBand="0" w:evenVBand="0" w:oddHBand="0" w:evenHBand="0" w:firstRowFirstColumn="0" w:firstRowLastColumn="0" w:lastRowFirstColumn="0" w:lastRowLastColumn="0"/>
            <w:tcW w:w="0" w:type="dxa"/>
          </w:tcPr>
          <w:p w14:paraId="4040A03A" w14:textId="77777777" w:rsidR="00EC4FBF" w:rsidRDefault="00EC4FBF" w:rsidP="00823C5F">
            <w:r>
              <w:t>Identity protection</w:t>
            </w:r>
          </w:p>
        </w:tc>
        <w:tc>
          <w:tcPr>
            <w:tcW w:w="0" w:type="dxa"/>
            <w:gridSpan w:val="2"/>
            <w:shd w:val="clear" w:color="auto" w:fill="E7E6E6" w:themeFill="background2"/>
          </w:tcPr>
          <w:p w14:paraId="0A4FB255" w14:textId="77777777" w:rsidR="00EC4FBF" w:rsidRDefault="00EC4FBF" w:rsidP="00823C5F">
            <w:pPr>
              <w:jc w:val="center"/>
              <w:cnfStyle w:val="000000000000" w:firstRow="0" w:lastRow="0" w:firstColumn="0" w:lastColumn="0" w:oddVBand="0" w:evenVBand="0" w:oddHBand="0" w:evenHBand="0" w:firstRowFirstColumn="0" w:firstRowLastColumn="0" w:lastRowFirstColumn="0" w:lastRowLastColumn="0"/>
            </w:pPr>
            <w:r>
              <w:t>Not available</w:t>
            </w:r>
          </w:p>
        </w:tc>
        <w:tc>
          <w:tcPr>
            <w:tcW w:w="0" w:type="dxa"/>
            <w:shd w:val="clear" w:color="auto" w:fill="E7E6E6" w:themeFill="background2"/>
          </w:tcPr>
          <w:p w14:paraId="2E791184" w14:textId="77777777" w:rsidR="00EC4FBF" w:rsidRDefault="00EC4FBF" w:rsidP="00823C5F">
            <w:pPr>
              <w:jc w:val="center"/>
              <w:cnfStyle w:val="000000000000" w:firstRow="0" w:lastRow="0" w:firstColumn="0" w:lastColumn="0" w:oddVBand="0" w:evenVBand="0" w:oddHBand="0" w:evenHBand="0" w:firstRowFirstColumn="0" w:firstRowLastColumn="0" w:lastRowFirstColumn="0" w:lastRowLastColumn="0"/>
            </w:pPr>
            <w:r>
              <w:t>Not available</w:t>
            </w:r>
          </w:p>
        </w:tc>
        <w:tc>
          <w:tcPr>
            <w:tcW w:w="0" w:type="dxa"/>
            <w:shd w:val="clear" w:color="auto" w:fill="70AD47" w:themeFill="accent6"/>
          </w:tcPr>
          <w:p w14:paraId="75A1B5FD" w14:textId="77777777" w:rsidR="00EC4FBF" w:rsidRDefault="00EC4FBF" w:rsidP="00823C5F">
            <w:pPr>
              <w:jc w:val="center"/>
              <w:cnfStyle w:val="000000000000" w:firstRow="0" w:lastRow="0" w:firstColumn="0" w:lastColumn="0" w:oddVBand="0" w:evenVBand="0" w:oddHBand="0" w:evenHBand="0" w:firstRowFirstColumn="0" w:firstRowLastColumn="0" w:lastRowFirstColumn="0" w:lastRowLastColumn="0"/>
            </w:pPr>
            <w:r>
              <w:t>Available</w:t>
            </w:r>
          </w:p>
        </w:tc>
      </w:tr>
    </w:tbl>
    <w:p w14:paraId="52F5DF86" w14:textId="77777777" w:rsidR="00EC4FBF" w:rsidRPr="00994ED8" w:rsidRDefault="00EC4FBF" w:rsidP="00EC4FBF"/>
    <w:p w14:paraId="3D8D0A52" w14:textId="7BE6D888" w:rsidR="00EC4FBF" w:rsidRDefault="00EC4FBF" w:rsidP="00EC4FBF">
      <w:r>
        <w:t xml:space="preserve">If you have an existing Enterprise Mobility and Security (EMS) subscription with Microsoft, you already have Azure </w:t>
      </w:r>
      <w:r w:rsidR="008E32C5">
        <w:t xml:space="preserve">AD </w:t>
      </w:r>
      <w:r>
        <w:t>Premium.</w:t>
      </w:r>
    </w:p>
    <w:p w14:paraId="1813491D" w14:textId="77777777" w:rsidR="00EC4FBF" w:rsidRDefault="00EC4FBF" w:rsidP="00EC4FBF">
      <w:pPr>
        <w:pStyle w:val="ListParagraph"/>
        <w:numPr>
          <w:ilvl w:val="0"/>
          <w:numId w:val="19"/>
        </w:numPr>
      </w:pPr>
      <w:r>
        <w:t>EMS E3 includes P1</w:t>
      </w:r>
    </w:p>
    <w:p w14:paraId="36E88E50" w14:textId="77777777" w:rsidR="00EC4FBF" w:rsidRDefault="00EC4FBF" w:rsidP="00EC4FBF">
      <w:pPr>
        <w:pStyle w:val="ListParagraph"/>
        <w:numPr>
          <w:ilvl w:val="0"/>
          <w:numId w:val="19"/>
        </w:numPr>
      </w:pPr>
      <w:r>
        <w:t>EMS E5 includes P2.</w:t>
      </w:r>
    </w:p>
    <w:p w14:paraId="4810477A" w14:textId="676E2ECD" w:rsidR="00DC639C" w:rsidRPr="002E332F" w:rsidRDefault="00EC4FBF" w:rsidP="00EC4FBF">
      <w:r>
        <w:t>If you have an existing Enterprise Agreement or Server and Cloud Enrollment, you may already have Azure Premium. Check the details of your agreement.</w:t>
      </w:r>
    </w:p>
    <w:p w14:paraId="2E63F769" w14:textId="76178193" w:rsidR="00FF60F4" w:rsidRPr="008A5AFD" w:rsidRDefault="00BF7807" w:rsidP="002B34DE">
      <w:pPr>
        <w:pStyle w:val="Heading2"/>
      </w:pPr>
      <w:bookmarkStart w:id="29" w:name="_Toc513313922"/>
      <w:bookmarkStart w:id="30" w:name="_Toc513714543"/>
      <w:r>
        <w:t>H</w:t>
      </w:r>
      <w:r w:rsidR="00FF60F4">
        <w:t xml:space="preserve">ow to draft </w:t>
      </w:r>
      <w:r w:rsidR="002F2DEC">
        <w:t>Conditional Access</w:t>
      </w:r>
      <w:r>
        <w:t xml:space="preserve"> </w:t>
      </w:r>
      <w:r w:rsidR="00FF60F4">
        <w:t>policies</w:t>
      </w:r>
      <w:bookmarkEnd w:id="29"/>
      <w:bookmarkEnd w:id="30"/>
    </w:p>
    <w:p w14:paraId="5F307827" w14:textId="7ED2D3E4" w:rsidR="00820A0D" w:rsidRPr="00820A0D" w:rsidRDefault="009B5911" w:rsidP="00932093">
      <w:pPr>
        <w:rPr>
          <w:bCs/>
        </w:rPr>
      </w:pPr>
      <w:r w:rsidRPr="00970B9E">
        <w:t xml:space="preserve">Use the following documentation to familiarize yourself with how </w:t>
      </w:r>
      <w:r w:rsidR="002F2DEC" w:rsidRPr="00970B9E">
        <w:t>Conditional Access</w:t>
      </w:r>
      <w:r w:rsidRPr="00970B9E">
        <w:t xml:space="preserve"> works:</w:t>
      </w:r>
    </w:p>
    <w:p w14:paraId="6A904229" w14:textId="237F3C08" w:rsidR="00932093" w:rsidRDefault="00820A0D" w:rsidP="00820A0D">
      <w:pPr>
        <w:pStyle w:val="ListParagraph"/>
        <w:numPr>
          <w:ilvl w:val="0"/>
          <w:numId w:val="19"/>
        </w:numPr>
      </w:pPr>
      <w:r w:rsidRPr="00970B9E">
        <w:t>10,000 foot overview of CA</w:t>
      </w:r>
      <w:r w:rsidR="00605998" w:rsidRPr="00970B9E">
        <w:t>:</w:t>
      </w:r>
      <w:r w:rsidR="00932093">
        <w:t xml:space="preserve"> </w:t>
      </w:r>
      <w:hyperlink r:id="rId29" w:history="1">
        <w:r w:rsidR="002F2DEC">
          <w:rPr>
            <w:rStyle w:val="Hyperlink"/>
          </w:rPr>
          <w:t>Conditional Access</w:t>
        </w:r>
        <w:r w:rsidR="00932093">
          <w:rPr>
            <w:rStyle w:val="Hyperlink"/>
          </w:rPr>
          <w:t xml:space="preserve"> in Azure Active Directory</w:t>
        </w:r>
      </w:hyperlink>
      <w:r w:rsidR="00932093">
        <w:t>.</w:t>
      </w:r>
    </w:p>
    <w:p w14:paraId="70B5433C" w14:textId="09065055" w:rsidR="0095776E" w:rsidRDefault="002F2DEC" w:rsidP="00E51E83">
      <w:pPr>
        <w:pStyle w:val="ListParagraph"/>
        <w:numPr>
          <w:ilvl w:val="0"/>
          <w:numId w:val="19"/>
        </w:numPr>
      </w:pPr>
      <w:r w:rsidRPr="00970B9E">
        <w:t>Conditional Access</w:t>
      </w:r>
      <w:r w:rsidR="002B7FEA" w:rsidRPr="00970B9E">
        <w:t xml:space="preserve"> capabilities</w:t>
      </w:r>
      <w:r w:rsidR="00605998" w:rsidRPr="00970B9E">
        <w:t>:</w:t>
      </w:r>
      <w:r w:rsidR="002B7FEA" w:rsidRPr="0095776E">
        <w:rPr>
          <w:b/>
          <w:bCs/>
        </w:rPr>
        <w:t xml:space="preserve"> </w:t>
      </w:r>
      <w:hyperlink r:id="rId30" w:history="1">
        <w:r w:rsidR="00932093">
          <w:rPr>
            <w:rStyle w:val="Hyperlink"/>
          </w:rPr>
          <w:t xml:space="preserve">Access controls in Azure Active Directory </w:t>
        </w:r>
        <w:r>
          <w:rPr>
            <w:rStyle w:val="Hyperlink"/>
          </w:rPr>
          <w:t>Conditional Access</w:t>
        </w:r>
      </w:hyperlink>
      <w:r w:rsidR="00932093">
        <w:t>.</w:t>
      </w:r>
    </w:p>
    <w:p w14:paraId="4446ACD2" w14:textId="4353DE75" w:rsidR="00932093" w:rsidRDefault="0095776E" w:rsidP="00820A0D">
      <w:pPr>
        <w:pStyle w:val="ListParagraph"/>
        <w:numPr>
          <w:ilvl w:val="0"/>
          <w:numId w:val="19"/>
        </w:numPr>
      </w:pPr>
      <w:r w:rsidRPr="00970B9E">
        <w:t>Real-world use cases</w:t>
      </w:r>
      <w:r w:rsidR="00605998" w:rsidRPr="00970B9E">
        <w:t>:</w:t>
      </w:r>
      <w:r w:rsidR="00932093">
        <w:t xml:space="preserve"> </w:t>
      </w:r>
      <w:hyperlink r:id="rId31" w:history="1">
        <w:r w:rsidR="00932093">
          <w:rPr>
            <w:rStyle w:val="Hyperlink"/>
          </w:rPr>
          <w:t xml:space="preserve">Conditions in Azure Active Directory </w:t>
        </w:r>
        <w:r w:rsidR="002F2DEC">
          <w:rPr>
            <w:rStyle w:val="Hyperlink"/>
          </w:rPr>
          <w:t>Conditional Access</w:t>
        </w:r>
      </w:hyperlink>
      <w:r w:rsidR="00932093">
        <w:t xml:space="preserve">. </w:t>
      </w:r>
    </w:p>
    <w:p w14:paraId="2D78FDB6" w14:textId="77777777" w:rsidR="00650786" w:rsidRDefault="00650786" w:rsidP="003B45AB"/>
    <w:p w14:paraId="7803101A" w14:textId="2A44A5FD" w:rsidR="003B45AB" w:rsidRDefault="003B45AB" w:rsidP="003B45AB">
      <w:r>
        <w:t xml:space="preserve">Now that you know the ingredients (conditions and controls), you should learn how to draft policies. You don’t need </w:t>
      </w:r>
      <w:r w:rsidR="00D440FF">
        <w:t xml:space="preserve">to be </w:t>
      </w:r>
      <w:r>
        <w:t>a CA expert</w:t>
      </w:r>
      <w:r w:rsidR="00D440FF">
        <w:t xml:space="preserve"> to complete this task</w:t>
      </w:r>
      <w:r>
        <w:t>.</w:t>
      </w:r>
    </w:p>
    <w:p w14:paraId="5EC67B54" w14:textId="77777777" w:rsidR="003B45AB" w:rsidRDefault="003B45AB" w:rsidP="003B45AB">
      <w:r>
        <w:t>To do this, use the following pattern:</w:t>
      </w:r>
    </w:p>
    <w:p w14:paraId="71DFD4C1" w14:textId="5EF30FD5" w:rsidR="003B45AB" w:rsidRDefault="003B45AB" w:rsidP="003B45AB">
      <w:r>
        <w:rPr>
          <w:noProof/>
        </w:rPr>
        <w:drawing>
          <wp:inline distT="0" distB="0" distL="0" distR="0" wp14:anchorId="1F06DCF7" wp14:editId="413D6A50">
            <wp:extent cx="3676015" cy="554355"/>
            <wp:effectExtent l="0" t="0" r="635" b="0"/>
            <wp:docPr id="10" name="Picture 10" descr="cid:image001.png@01D3D5D9.74D56D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3D5D9.74D56D00"/>
                    <pic:cNvPicPr>
                      <a:picLocks noChangeAspect="1" noChangeArrowheads="1"/>
                    </pic:cNvPicPr>
                  </pic:nvPicPr>
                  <pic:blipFill>
                    <a:blip r:embed="rId32" r:link="rId33" cstate="print">
                      <a:extLst>
                        <a:ext uri="{28A0092B-C50C-407E-A947-70E740481C1C}">
                          <a14:useLocalDpi xmlns:a14="http://schemas.microsoft.com/office/drawing/2010/main" val="0"/>
                        </a:ext>
                      </a:extLst>
                    </a:blip>
                    <a:srcRect/>
                    <a:stretch>
                      <a:fillRect/>
                    </a:stretch>
                  </pic:blipFill>
                  <pic:spPr bwMode="auto">
                    <a:xfrm>
                      <a:off x="0" y="0"/>
                      <a:ext cx="3676015" cy="554355"/>
                    </a:xfrm>
                    <a:prstGeom prst="rect">
                      <a:avLst/>
                    </a:prstGeom>
                    <a:noFill/>
                    <a:ln>
                      <a:noFill/>
                    </a:ln>
                  </pic:spPr>
                </pic:pic>
              </a:graphicData>
            </a:graphic>
          </wp:inline>
        </w:drawing>
      </w:r>
    </w:p>
    <w:p w14:paraId="5DFE283D" w14:textId="77777777" w:rsidR="003B45AB" w:rsidRDefault="003B45AB" w:rsidP="003B45AB"/>
    <w:tbl>
      <w:tblPr>
        <w:tblStyle w:val="SDMTemplateTable"/>
        <w:tblW w:w="9981" w:type="dxa"/>
        <w:tblLook w:val="04A0" w:firstRow="1" w:lastRow="0" w:firstColumn="1" w:lastColumn="0" w:noHBand="0" w:noVBand="1"/>
      </w:tblPr>
      <w:tblGrid>
        <w:gridCol w:w="5592"/>
        <w:gridCol w:w="4389"/>
      </w:tblGrid>
      <w:tr w:rsidR="003B45AB" w14:paraId="103D7888" w14:textId="77777777" w:rsidTr="00CF16FE">
        <w:trPr>
          <w:cnfStyle w:val="100000000000" w:firstRow="1" w:lastRow="0" w:firstColumn="0" w:lastColumn="0" w:oddVBand="0" w:evenVBand="0" w:oddHBand="0" w:evenHBand="0" w:firstRowFirstColumn="0" w:firstRowLastColumn="0" w:lastRowFirstColumn="0" w:lastRowLastColumn="0"/>
          <w:trHeight w:val="222"/>
        </w:trPr>
        <w:tc>
          <w:tcPr>
            <w:tcW w:w="0" w:type="dxa"/>
            <w:hideMark/>
          </w:tcPr>
          <w:p w14:paraId="7A5A8D30" w14:textId="77777777" w:rsidR="003B45AB" w:rsidRDefault="003B45AB">
            <w:pPr>
              <w:rPr>
                <w:b/>
                <w:bCs/>
              </w:rPr>
            </w:pPr>
            <w:r>
              <w:rPr>
                <w:b/>
                <w:bCs/>
              </w:rPr>
              <w:lastRenderedPageBreak/>
              <w:t>When this happens</w:t>
            </w:r>
          </w:p>
        </w:tc>
        <w:tc>
          <w:tcPr>
            <w:tcW w:w="0" w:type="dxa"/>
            <w:hideMark/>
          </w:tcPr>
          <w:p w14:paraId="7EE77341" w14:textId="77777777" w:rsidR="003B45AB" w:rsidRDefault="003B45AB">
            <w:pPr>
              <w:rPr>
                <w:b/>
                <w:bCs/>
              </w:rPr>
            </w:pPr>
            <w:r>
              <w:rPr>
                <w:b/>
                <w:bCs/>
              </w:rPr>
              <w:t>Then do this</w:t>
            </w:r>
          </w:p>
        </w:tc>
      </w:tr>
      <w:tr w:rsidR="003B45AB" w14:paraId="3AAA69B4" w14:textId="77777777" w:rsidTr="00773BBB">
        <w:trPr>
          <w:cnfStyle w:val="000000100000" w:firstRow="0" w:lastRow="0" w:firstColumn="0" w:lastColumn="0" w:oddVBand="0" w:evenVBand="0" w:oddHBand="1" w:evenHBand="0" w:firstRowFirstColumn="0" w:firstRowLastColumn="0" w:lastRowFirstColumn="0" w:lastRowLastColumn="0"/>
          <w:trHeight w:val="1427"/>
        </w:trPr>
        <w:tc>
          <w:tcPr>
            <w:tcW w:w="0" w:type="dxa"/>
          </w:tcPr>
          <w:p w14:paraId="2145ACE2" w14:textId="77777777" w:rsidR="003B45AB" w:rsidRDefault="003B45AB">
            <w:r>
              <w:t>An access attempt is made:</w:t>
            </w:r>
          </w:p>
          <w:p w14:paraId="09062BC7" w14:textId="62A83B8B" w:rsidR="003B45AB" w:rsidRDefault="003B45AB" w:rsidP="003B45AB">
            <w:pPr>
              <w:numPr>
                <w:ilvl w:val="0"/>
                <w:numId w:val="50"/>
              </w:numPr>
              <w:rPr>
                <w:rFonts w:eastAsia="Times New Roman"/>
              </w:rPr>
            </w:pPr>
            <w:r>
              <w:rPr>
                <w:rFonts w:eastAsia="Times New Roman"/>
              </w:rPr>
              <w:t>To</w:t>
            </w:r>
            <w:r w:rsidR="00CC6430">
              <w:rPr>
                <w:rFonts w:eastAsia="Times New Roman"/>
              </w:rPr>
              <w:t xml:space="preserve"> a</w:t>
            </w:r>
            <w:r>
              <w:rPr>
                <w:rFonts w:eastAsia="Times New Roman"/>
              </w:rPr>
              <w:t xml:space="preserve"> cloud app</w:t>
            </w:r>
            <w:r w:rsidR="00DB0867">
              <w:rPr>
                <w:rFonts w:eastAsia="Times New Roman"/>
              </w:rPr>
              <w:t>*</w:t>
            </w:r>
            <w:r>
              <w:rPr>
                <w:rFonts w:eastAsia="Times New Roman"/>
              </w:rPr>
              <w:t xml:space="preserve"> </w:t>
            </w:r>
            <w:r w:rsidR="009A5170">
              <w:rPr>
                <w:rFonts w:eastAsia="Times New Roman"/>
              </w:rPr>
              <w:t xml:space="preserve"> </w:t>
            </w:r>
          </w:p>
          <w:p w14:paraId="4CCA2452" w14:textId="6B01280C" w:rsidR="003B45AB" w:rsidRDefault="003B45AB" w:rsidP="003B45AB">
            <w:pPr>
              <w:numPr>
                <w:ilvl w:val="0"/>
                <w:numId w:val="50"/>
              </w:numPr>
              <w:rPr>
                <w:rFonts w:eastAsia="Times New Roman"/>
              </w:rPr>
            </w:pPr>
            <w:r>
              <w:rPr>
                <w:rFonts w:eastAsia="Times New Roman"/>
              </w:rPr>
              <w:t>By users and groups</w:t>
            </w:r>
            <w:r w:rsidR="00DB0867">
              <w:rPr>
                <w:rFonts w:eastAsia="Times New Roman"/>
              </w:rPr>
              <w:t>*</w:t>
            </w:r>
            <w:r w:rsidR="00CC6430">
              <w:rPr>
                <w:rFonts w:eastAsia="Times New Roman"/>
              </w:rPr>
              <w:t>*</w:t>
            </w:r>
            <w:r>
              <w:rPr>
                <w:rFonts w:eastAsia="Times New Roman"/>
              </w:rPr>
              <w:t xml:space="preserve"> </w:t>
            </w:r>
            <w:r w:rsidR="009A5170">
              <w:rPr>
                <w:rFonts w:eastAsia="Times New Roman"/>
              </w:rPr>
              <w:t xml:space="preserve"> </w:t>
            </w:r>
          </w:p>
          <w:p w14:paraId="01E02C05" w14:textId="77777777" w:rsidR="003B45AB" w:rsidRDefault="003B45AB" w:rsidP="003B45AB">
            <w:pPr>
              <w:numPr>
                <w:ilvl w:val="0"/>
                <w:numId w:val="50"/>
              </w:numPr>
              <w:rPr>
                <w:rFonts w:eastAsia="Times New Roman"/>
              </w:rPr>
            </w:pPr>
            <w:r>
              <w:rPr>
                <w:rFonts w:eastAsia="Times New Roman"/>
              </w:rPr>
              <w:t xml:space="preserve">Using </w:t>
            </w:r>
          </w:p>
          <w:p w14:paraId="10056135" w14:textId="59A3AB25" w:rsidR="003B45AB" w:rsidRDefault="000964C7" w:rsidP="003B45AB">
            <w:pPr>
              <w:numPr>
                <w:ilvl w:val="1"/>
                <w:numId w:val="50"/>
              </w:numPr>
              <w:rPr>
                <w:rFonts w:eastAsia="Times New Roman"/>
              </w:rPr>
            </w:pPr>
            <w:r>
              <w:rPr>
                <w:rFonts w:eastAsia="Times New Roman"/>
              </w:rPr>
              <w:t>C</w:t>
            </w:r>
            <w:r w:rsidR="003B45AB">
              <w:rPr>
                <w:rFonts w:eastAsia="Times New Roman"/>
              </w:rPr>
              <w:t>ondition1 (</w:t>
            </w:r>
            <w:r w:rsidR="00871B20">
              <w:rPr>
                <w:rFonts w:eastAsia="Times New Roman"/>
              </w:rPr>
              <w:t xml:space="preserve">e.g. </w:t>
            </w:r>
            <w:r w:rsidR="00AB34FC">
              <w:rPr>
                <w:rFonts w:eastAsia="Times New Roman"/>
              </w:rPr>
              <w:t xml:space="preserve">outside </w:t>
            </w:r>
            <w:r w:rsidR="003053B8">
              <w:rPr>
                <w:rFonts w:eastAsia="Times New Roman"/>
              </w:rPr>
              <w:t>Corp</w:t>
            </w:r>
            <w:r w:rsidR="00AB34FC">
              <w:rPr>
                <w:rFonts w:eastAsia="Times New Roman"/>
              </w:rPr>
              <w:t xml:space="preserve"> network</w:t>
            </w:r>
            <w:r w:rsidR="003B45AB">
              <w:rPr>
                <w:rFonts w:eastAsia="Times New Roman"/>
              </w:rPr>
              <w:t>)</w:t>
            </w:r>
          </w:p>
          <w:p w14:paraId="2BB27369" w14:textId="7CC78C7D" w:rsidR="003B45AB" w:rsidRPr="00CB3292" w:rsidRDefault="000964C7" w:rsidP="00CB3292">
            <w:pPr>
              <w:numPr>
                <w:ilvl w:val="1"/>
                <w:numId w:val="50"/>
              </w:numPr>
            </w:pPr>
            <w:r>
              <w:rPr>
                <w:rFonts w:eastAsia="Times New Roman"/>
              </w:rPr>
              <w:t>C</w:t>
            </w:r>
            <w:r w:rsidR="003B45AB" w:rsidRPr="00CB3292">
              <w:rPr>
                <w:rFonts w:eastAsia="Times New Roman"/>
              </w:rPr>
              <w:t>ondition2 (</w:t>
            </w:r>
            <w:r w:rsidR="003E07D2">
              <w:rPr>
                <w:rFonts w:eastAsia="Times New Roman"/>
              </w:rPr>
              <w:t xml:space="preserve">e.g. </w:t>
            </w:r>
            <w:r w:rsidR="007F24B0">
              <w:rPr>
                <w:rFonts w:eastAsia="Times New Roman"/>
              </w:rPr>
              <w:t>sign-in risk</w:t>
            </w:r>
            <w:r w:rsidR="003B45AB" w:rsidRPr="00CB3292">
              <w:rPr>
                <w:rFonts w:eastAsia="Times New Roman"/>
              </w:rPr>
              <w:t>)</w:t>
            </w:r>
          </w:p>
          <w:p w14:paraId="3B73923E" w14:textId="4B8440B0" w:rsidR="00CB3292" w:rsidRDefault="00CB3292" w:rsidP="00CB3292">
            <w:pPr>
              <w:ind w:left="1440"/>
            </w:pPr>
          </w:p>
        </w:tc>
        <w:tc>
          <w:tcPr>
            <w:tcW w:w="0" w:type="dxa"/>
          </w:tcPr>
          <w:p w14:paraId="5BBE2B10" w14:textId="327A31EE" w:rsidR="003B45AB" w:rsidRDefault="003B45AB">
            <w:r>
              <w:t>Block</w:t>
            </w:r>
            <w:r w:rsidR="00DB0867">
              <w:t xml:space="preserve"> access to the application</w:t>
            </w:r>
          </w:p>
          <w:p w14:paraId="2986FD26" w14:textId="77777777" w:rsidR="003B45AB" w:rsidRDefault="003B45AB" w:rsidP="00CF069B"/>
        </w:tc>
      </w:tr>
      <w:tr w:rsidR="003B45AB" w14:paraId="24F92959" w14:textId="77777777" w:rsidTr="00773BBB">
        <w:trPr>
          <w:cnfStyle w:val="000000010000" w:firstRow="0" w:lastRow="0" w:firstColumn="0" w:lastColumn="0" w:oddVBand="0" w:evenVBand="0" w:oddHBand="0" w:evenHBand="1" w:firstRowFirstColumn="0" w:firstRowLastColumn="0" w:lastRowFirstColumn="0" w:lastRowLastColumn="0"/>
          <w:trHeight w:val="1427"/>
        </w:trPr>
        <w:tc>
          <w:tcPr>
            <w:tcW w:w="0" w:type="dxa"/>
          </w:tcPr>
          <w:p w14:paraId="36A6027F" w14:textId="77777777" w:rsidR="003B45AB" w:rsidRDefault="003B45AB">
            <w:r>
              <w:t>An access attempt is made:</w:t>
            </w:r>
          </w:p>
          <w:p w14:paraId="19BA8F64" w14:textId="13AAF341" w:rsidR="003B45AB" w:rsidRDefault="003B45AB" w:rsidP="003B45AB">
            <w:pPr>
              <w:numPr>
                <w:ilvl w:val="0"/>
                <w:numId w:val="50"/>
              </w:numPr>
              <w:rPr>
                <w:rFonts w:eastAsia="Times New Roman"/>
              </w:rPr>
            </w:pPr>
            <w:r>
              <w:rPr>
                <w:rFonts w:eastAsia="Times New Roman"/>
              </w:rPr>
              <w:t xml:space="preserve">To </w:t>
            </w:r>
            <w:r w:rsidR="00CC6430">
              <w:rPr>
                <w:rFonts w:eastAsia="Times New Roman"/>
              </w:rPr>
              <w:t xml:space="preserve">a </w:t>
            </w:r>
            <w:r>
              <w:rPr>
                <w:rFonts w:eastAsia="Times New Roman"/>
              </w:rPr>
              <w:t xml:space="preserve">cloud app </w:t>
            </w:r>
            <w:r w:rsidR="009A5170">
              <w:rPr>
                <w:rFonts w:eastAsia="Times New Roman"/>
              </w:rPr>
              <w:t xml:space="preserve"> </w:t>
            </w:r>
          </w:p>
          <w:p w14:paraId="251BAD39" w14:textId="2042BA30" w:rsidR="003B45AB" w:rsidRDefault="003B45AB" w:rsidP="003B45AB">
            <w:pPr>
              <w:numPr>
                <w:ilvl w:val="0"/>
                <w:numId w:val="50"/>
              </w:numPr>
              <w:rPr>
                <w:rFonts w:eastAsia="Times New Roman"/>
              </w:rPr>
            </w:pPr>
            <w:r>
              <w:rPr>
                <w:rFonts w:eastAsia="Times New Roman"/>
              </w:rPr>
              <w:t xml:space="preserve">By users and groups </w:t>
            </w:r>
            <w:r w:rsidR="009A5170">
              <w:rPr>
                <w:rFonts w:eastAsia="Times New Roman"/>
              </w:rPr>
              <w:t xml:space="preserve"> </w:t>
            </w:r>
          </w:p>
          <w:p w14:paraId="31D11888" w14:textId="77777777" w:rsidR="003B45AB" w:rsidRDefault="003B45AB" w:rsidP="003B45AB">
            <w:pPr>
              <w:numPr>
                <w:ilvl w:val="0"/>
                <w:numId w:val="50"/>
              </w:numPr>
              <w:rPr>
                <w:rFonts w:eastAsia="Times New Roman"/>
              </w:rPr>
            </w:pPr>
            <w:r>
              <w:rPr>
                <w:rFonts w:eastAsia="Times New Roman"/>
              </w:rPr>
              <w:t xml:space="preserve">Using </w:t>
            </w:r>
          </w:p>
          <w:p w14:paraId="1B167D0E" w14:textId="4AD95096" w:rsidR="009A5170" w:rsidRDefault="009A5170" w:rsidP="009A5170">
            <w:pPr>
              <w:numPr>
                <w:ilvl w:val="1"/>
                <w:numId w:val="50"/>
              </w:numPr>
              <w:rPr>
                <w:rFonts w:eastAsia="Times New Roman"/>
              </w:rPr>
            </w:pPr>
            <w:r>
              <w:rPr>
                <w:rFonts w:eastAsia="Times New Roman"/>
              </w:rPr>
              <w:t xml:space="preserve">Condition1 (e.g. outside </w:t>
            </w:r>
            <w:r w:rsidR="003053B8">
              <w:rPr>
                <w:rFonts w:eastAsia="Times New Roman"/>
              </w:rPr>
              <w:t>Corp</w:t>
            </w:r>
            <w:r>
              <w:rPr>
                <w:rFonts w:eastAsia="Times New Roman"/>
              </w:rPr>
              <w:t xml:space="preserve"> network)</w:t>
            </w:r>
          </w:p>
          <w:p w14:paraId="48C84380" w14:textId="0E659E0F" w:rsidR="009A5170" w:rsidRPr="00CB3292" w:rsidRDefault="009A5170" w:rsidP="009A5170">
            <w:pPr>
              <w:numPr>
                <w:ilvl w:val="1"/>
                <w:numId w:val="50"/>
              </w:numPr>
            </w:pPr>
            <w:r>
              <w:rPr>
                <w:rFonts w:eastAsia="Times New Roman"/>
              </w:rPr>
              <w:t>C</w:t>
            </w:r>
            <w:r w:rsidRPr="00CB3292">
              <w:rPr>
                <w:rFonts w:eastAsia="Times New Roman"/>
              </w:rPr>
              <w:t>ondition2 (</w:t>
            </w:r>
            <w:r>
              <w:rPr>
                <w:rFonts w:eastAsia="Times New Roman"/>
              </w:rPr>
              <w:t xml:space="preserve">e.g. </w:t>
            </w:r>
            <w:r w:rsidR="007F24B0">
              <w:rPr>
                <w:rFonts w:eastAsia="Times New Roman"/>
              </w:rPr>
              <w:t>sign-in risk</w:t>
            </w:r>
            <w:r w:rsidRPr="00CB3292">
              <w:rPr>
                <w:rFonts w:eastAsia="Times New Roman"/>
              </w:rPr>
              <w:t>)</w:t>
            </w:r>
          </w:p>
          <w:p w14:paraId="347A0B2B" w14:textId="77777777" w:rsidR="003B45AB" w:rsidRDefault="003B45AB"/>
        </w:tc>
        <w:tc>
          <w:tcPr>
            <w:tcW w:w="0" w:type="dxa"/>
          </w:tcPr>
          <w:p w14:paraId="490B49B6" w14:textId="77777777" w:rsidR="003B45AB" w:rsidRDefault="003B45AB">
            <w:r>
              <w:t>Grant access with (AND):</w:t>
            </w:r>
          </w:p>
          <w:p w14:paraId="5117A3D5" w14:textId="399785A5" w:rsidR="003B45AB" w:rsidRDefault="003B45AB" w:rsidP="003B45AB">
            <w:pPr>
              <w:numPr>
                <w:ilvl w:val="0"/>
                <w:numId w:val="51"/>
              </w:numPr>
              <w:rPr>
                <w:rFonts w:eastAsia="Times New Roman"/>
              </w:rPr>
            </w:pPr>
            <w:r>
              <w:rPr>
                <w:rFonts w:eastAsia="Times New Roman"/>
              </w:rPr>
              <w:t>Requirement 1</w:t>
            </w:r>
            <w:r w:rsidR="004F662F">
              <w:rPr>
                <w:rFonts w:eastAsia="Times New Roman"/>
              </w:rPr>
              <w:t xml:space="preserve"> (e.g. MFA)</w:t>
            </w:r>
          </w:p>
          <w:p w14:paraId="12F4FE9E" w14:textId="19D90A55" w:rsidR="003B45AB" w:rsidRDefault="003B45AB" w:rsidP="003B45AB">
            <w:pPr>
              <w:numPr>
                <w:ilvl w:val="0"/>
                <w:numId w:val="51"/>
              </w:numPr>
              <w:rPr>
                <w:rFonts w:eastAsia="Times New Roman"/>
              </w:rPr>
            </w:pPr>
            <w:r>
              <w:rPr>
                <w:rFonts w:eastAsia="Times New Roman"/>
              </w:rPr>
              <w:t>Requirement 2</w:t>
            </w:r>
            <w:r w:rsidR="004F662F">
              <w:rPr>
                <w:rFonts w:eastAsia="Times New Roman"/>
              </w:rPr>
              <w:t xml:space="preserve"> (e.g. Device compliance)</w:t>
            </w:r>
          </w:p>
          <w:p w14:paraId="5BD8BDE0" w14:textId="77777777" w:rsidR="003B45AB" w:rsidRDefault="003B45AB"/>
        </w:tc>
      </w:tr>
      <w:tr w:rsidR="003B45AB" w14:paraId="0CF0DDD7" w14:textId="77777777" w:rsidTr="00773BBB">
        <w:trPr>
          <w:cnfStyle w:val="000000100000" w:firstRow="0" w:lastRow="0" w:firstColumn="0" w:lastColumn="0" w:oddVBand="0" w:evenVBand="0" w:oddHBand="1" w:evenHBand="0" w:firstRowFirstColumn="0" w:firstRowLastColumn="0" w:lastRowFirstColumn="0" w:lastRowLastColumn="0"/>
          <w:trHeight w:val="1427"/>
        </w:trPr>
        <w:tc>
          <w:tcPr>
            <w:tcW w:w="0" w:type="dxa"/>
          </w:tcPr>
          <w:p w14:paraId="05B3EF30" w14:textId="77777777" w:rsidR="003B45AB" w:rsidRDefault="003B45AB">
            <w:r>
              <w:t>An access attempt is made:</w:t>
            </w:r>
          </w:p>
          <w:p w14:paraId="62EBAC39" w14:textId="066F4A25" w:rsidR="003B45AB" w:rsidRDefault="003B45AB" w:rsidP="003B45AB">
            <w:pPr>
              <w:numPr>
                <w:ilvl w:val="0"/>
                <w:numId w:val="50"/>
              </w:numPr>
              <w:rPr>
                <w:rFonts w:eastAsia="Times New Roman"/>
              </w:rPr>
            </w:pPr>
            <w:r>
              <w:rPr>
                <w:rFonts w:eastAsia="Times New Roman"/>
              </w:rPr>
              <w:t xml:space="preserve">To </w:t>
            </w:r>
            <w:r w:rsidR="00CC6430">
              <w:rPr>
                <w:rFonts w:eastAsia="Times New Roman"/>
              </w:rPr>
              <w:t xml:space="preserve">a </w:t>
            </w:r>
            <w:r>
              <w:rPr>
                <w:rFonts w:eastAsia="Times New Roman"/>
              </w:rPr>
              <w:t xml:space="preserve">cloud app </w:t>
            </w:r>
          </w:p>
          <w:p w14:paraId="681AB8CA" w14:textId="4387584D" w:rsidR="009A5170" w:rsidRDefault="003B45AB" w:rsidP="008409C1">
            <w:pPr>
              <w:numPr>
                <w:ilvl w:val="0"/>
                <w:numId w:val="50"/>
              </w:numPr>
              <w:rPr>
                <w:rFonts w:eastAsia="Times New Roman"/>
              </w:rPr>
            </w:pPr>
            <w:r w:rsidRPr="009A5170">
              <w:rPr>
                <w:rFonts w:eastAsia="Times New Roman"/>
              </w:rPr>
              <w:t xml:space="preserve">By users and groups </w:t>
            </w:r>
          </w:p>
          <w:p w14:paraId="1E5D2EA9" w14:textId="5E9DD5AA" w:rsidR="003B45AB" w:rsidRPr="009A5170" w:rsidRDefault="003B45AB">
            <w:pPr>
              <w:numPr>
                <w:ilvl w:val="0"/>
                <w:numId w:val="50"/>
              </w:numPr>
              <w:rPr>
                <w:rFonts w:eastAsia="Times New Roman"/>
              </w:rPr>
            </w:pPr>
            <w:r w:rsidRPr="009A5170">
              <w:rPr>
                <w:rFonts w:eastAsia="Times New Roman"/>
              </w:rPr>
              <w:t xml:space="preserve">Using </w:t>
            </w:r>
          </w:p>
          <w:p w14:paraId="353443A8" w14:textId="180E99F6" w:rsidR="009A5170" w:rsidRDefault="009A5170" w:rsidP="009A5170">
            <w:pPr>
              <w:numPr>
                <w:ilvl w:val="1"/>
                <w:numId w:val="50"/>
              </w:numPr>
              <w:rPr>
                <w:rFonts w:eastAsia="Times New Roman"/>
              </w:rPr>
            </w:pPr>
            <w:r>
              <w:rPr>
                <w:rFonts w:eastAsia="Times New Roman"/>
              </w:rPr>
              <w:t xml:space="preserve">Condition1 (e.g. outside </w:t>
            </w:r>
            <w:r w:rsidR="003053B8">
              <w:rPr>
                <w:rFonts w:eastAsia="Times New Roman"/>
              </w:rPr>
              <w:t>Corp</w:t>
            </w:r>
            <w:r>
              <w:rPr>
                <w:rFonts w:eastAsia="Times New Roman"/>
              </w:rPr>
              <w:t xml:space="preserve"> network)</w:t>
            </w:r>
          </w:p>
          <w:p w14:paraId="31144AD7" w14:textId="6B6D68A8" w:rsidR="009A5170" w:rsidRPr="00CB3292" w:rsidRDefault="009A5170" w:rsidP="009A5170">
            <w:pPr>
              <w:numPr>
                <w:ilvl w:val="1"/>
                <w:numId w:val="50"/>
              </w:numPr>
            </w:pPr>
            <w:r>
              <w:rPr>
                <w:rFonts w:eastAsia="Times New Roman"/>
              </w:rPr>
              <w:t>C</w:t>
            </w:r>
            <w:r w:rsidRPr="00CB3292">
              <w:rPr>
                <w:rFonts w:eastAsia="Times New Roman"/>
              </w:rPr>
              <w:t>ondition2 (</w:t>
            </w:r>
            <w:r>
              <w:rPr>
                <w:rFonts w:eastAsia="Times New Roman"/>
              </w:rPr>
              <w:t xml:space="preserve">e.g. </w:t>
            </w:r>
            <w:r w:rsidR="007F24B0">
              <w:rPr>
                <w:rFonts w:eastAsia="Times New Roman"/>
              </w:rPr>
              <w:t>sign-in risk</w:t>
            </w:r>
            <w:r w:rsidRPr="00CB3292">
              <w:rPr>
                <w:rFonts w:eastAsia="Times New Roman"/>
              </w:rPr>
              <w:t>)</w:t>
            </w:r>
          </w:p>
          <w:p w14:paraId="59604B4E" w14:textId="77777777" w:rsidR="003B45AB" w:rsidRDefault="003B45AB"/>
        </w:tc>
        <w:tc>
          <w:tcPr>
            <w:tcW w:w="0" w:type="dxa"/>
          </w:tcPr>
          <w:p w14:paraId="5E35E5DF" w14:textId="77777777" w:rsidR="003B45AB" w:rsidRDefault="003B45AB">
            <w:r>
              <w:t>Grant access with (OR):</w:t>
            </w:r>
          </w:p>
          <w:p w14:paraId="54C0837D" w14:textId="1011939C" w:rsidR="003B45AB" w:rsidRDefault="003B45AB" w:rsidP="003B45AB">
            <w:pPr>
              <w:numPr>
                <w:ilvl w:val="0"/>
                <w:numId w:val="51"/>
              </w:numPr>
              <w:rPr>
                <w:rFonts w:eastAsia="Times New Roman"/>
              </w:rPr>
            </w:pPr>
            <w:r>
              <w:rPr>
                <w:rFonts w:eastAsia="Times New Roman"/>
              </w:rPr>
              <w:t>Requirement 1</w:t>
            </w:r>
            <w:r w:rsidR="004F662F">
              <w:rPr>
                <w:rFonts w:eastAsia="Times New Roman"/>
              </w:rPr>
              <w:t xml:space="preserve"> (e.g. MFA)</w:t>
            </w:r>
          </w:p>
          <w:p w14:paraId="78812654" w14:textId="0789BC9B" w:rsidR="003B45AB" w:rsidRDefault="003B45AB" w:rsidP="003B45AB">
            <w:pPr>
              <w:numPr>
                <w:ilvl w:val="0"/>
                <w:numId w:val="51"/>
              </w:numPr>
              <w:rPr>
                <w:rFonts w:eastAsia="Times New Roman"/>
              </w:rPr>
            </w:pPr>
            <w:r>
              <w:rPr>
                <w:rFonts w:eastAsia="Times New Roman"/>
              </w:rPr>
              <w:t>Requirement 2</w:t>
            </w:r>
            <w:r w:rsidR="004F662F">
              <w:rPr>
                <w:rFonts w:eastAsia="Times New Roman"/>
              </w:rPr>
              <w:t xml:space="preserve"> (e.g. Device compliance)</w:t>
            </w:r>
          </w:p>
          <w:p w14:paraId="0DA84F24" w14:textId="3823040F" w:rsidR="004718B6" w:rsidRDefault="004718B6"/>
          <w:p w14:paraId="4248194B" w14:textId="77777777" w:rsidR="004718B6" w:rsidRPr="004718B6" w:rsidRDefault="004718B6" w:rsidP="004718B6"/>
          <w:p w14:paraId="325F95FB" w14:textId="62FF2591" w:rsidR="003B45AB" w:rsidRPr="004718B6" w:rsidRDefault="004718B6" w:rsidP="004718B6">
            <w:pPr>
              <w:tabs>
                <w:tab w:val="left" w:pos="1001"/>
              </w:tabs>
            </w:pPr>
            <w:r>
              <w:tab/>
            </w:r>
          </w:p>
        </w:tc>
      </w:tr>
    </w:tbl>
    <w:p w14:paraId="053B22B1" w14:textId="77777777" w:rsidR="003B45AB" w:rsidRDefault="003B45AB" w:rsidP="003B45A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51E83" w14:paraId="0DFD0C99" w14:textId="77777777" w:rsidTr="00A94E37">
        <w:tc>
          <w:tcPr>
            <w:tcW w:w="4675" w:type="dxa"/>
          </w:tcPr>
          <w:p w14:paraId="4D91A23A" w14:textId="77777777" w:rsidR="00E51E83" w:rsidRDefault="00E51E83" w:rsidP="00E51E83">
            <w:r>
              <w:t xml:space="preserve">*To a </w:t>
            </w:r>
            <w:r>
              <w:rPr>
                <w:b/>
                <w:bCs/>
                <w:color w:val="7030A0"/>
              </w:rPr>
              <w:t xml:space="preserve">cloud app </w:t>
            </w:r>
            <w:r>
              <w:t xml:space="preserve">can be: </w:t>
            </w:r>
          </w:p>
          <w:p w14:paraId="6709746B" w14:textId="77777777" w:rsidR="00E51E83" w:rsidRDefault="00E51E83" w:rsidP="00E51E83">
            <w:pPr>
              <w:numPr>
                <w:ilvl w:val="0"/>
                <w:numId w:val="52"/>
              </w:numPr>
              <w:rPr>
                <w:rFonts w:eastAsia="Times New Roman"/>
              </w:rPr>
            </w:pPr>
            <w:r>
              <w:rPr>
                <w:rFonts w:eastAsia="Times New Roman"/>
              </w:rPr>
              <w:t>A single cloud app</w:t>
            </w:r>
          </w:p>
          <w:p w14:paraId="70C4158B" w14:textId="77777777" w:rsidR="00E51E83" w:rsidRDefault="00E51E83" w:rsidP="00E51E83">
            <w:pPr>
              <w:numPr>
                <w:ilvl w:val="0"/>
                <w:numId w:val="52"/>
              </w:numPr>
              <w:rPr>
                <w:rFonts w:eastAsia="Times New Roman"/>
              </w:rPr>
            </w:pPr>
            <w:r>
              <w:rPr>
                <w:rFonts w:eastAsia="Times New Roman"/>
              </w:rPr>
              <w:t xml:space="preserve">A list of cloud apps </w:t>
            </w:r>
          </w:p>
          <w:p w14:paraId="2D7B6C2F" w14:textId="77777777" w:rsidR="00E51E83" w:rsidRDefault="00E51E83" w:rsidP="00E51E83">
            <w:pPr>
              <w:numPr>
                <w:ilvl w:val="0"/>
                <w:numId w:val="52"/>
              </w:numPr>
              <w:rPr>
                <w:rFonts w:eastAsia="Times New Roman"/>
              </w:rPr>
            </w:pPr>
            <w:r>
              <w:rPr>
                <w:rFonts w:eastAsia="Times New Roman"/>
              </w:rPr>
              <w:t>A wildcard (all cloud apps)</w:t>
            </w:r>
          </w:p>
          <w:p w14:paraId="72F2161F" w14:textId="77777777" w:rsidR="00E51E83" w:rsidRDefault="00E51E83" w:rsidP="00E51E83">
            <w:pPr>
              <w:numPr>
                <w:ilvl w:val="0"/>
                <w:numId w:val="52"/>
              </w:numPr>
              <w:rPr>
                <w:rFonts w:eastAsia="Times New Roman"/>
              </w:rPr>
            </w:pPr>
            <w:r>
              <w:rPr>
                <w:rFonts w:eastAsia="Times New Roman"/>
              </w:rPr>
              <w:t>A descriptive label (all HR apps)</w:t>
            </w:r>
          </w:p>
          <w:p w14:paraId="569FBF7B" w14:textId="77777777" w:rsidR="00E51E83" w:rsidRDefault="00E51E83" w:rsidP="003B45AB"/>
        </w:tc>
        <w:tc>
          <w:tcPr>
            <w:tcW w:w="4675" w:type="dxa"/>
          </w:tcPr>
          <w:p w14:paraId="5FEDAB3E" w14:textId="77777777" w:rsidR="00E51E83" w:rsidRDefault="00E51E83" w:rsidP="00E51E83">
            <w:r>
              <w:t xml:space="preserve">**By </w:t>
            </w:r>
            <w:r>
              <w:rPr>
                <w:b/>
                <w:bCs/>
                <w:color w:val="7030A0"/>
              </w:rPr>
              <w:t xml:space="preserve">users and groups </w:t>
            </w:r>
            <w:r>
              <w:t xml:space="preserve">can be: </w:t>
            </w:r>
          </w:p>
          <w:p w14:paraId="3BCF61C9" w14:textId="77777777" w:rsidR="00E51E83" w:rsidRDefault="00E51E83" w:rsidP="00E51E83">
            <w:pPr>
              <w:numPr>
                <w:ilvl w:val="0"/>
                <w:numId w:val="52"/>
              </w:numPr>
              <w:rPr>
                <w:rFonts w:eastAsia="Times New Roman"/>
              </w:rPr>
            </w:pPr>
            <w:r>
              <w:rPr>
                <w:rFonts w:eastAsia="Times New Roman"/>
              </w:rPr>
              <w:t>A single user or group</w:t>
            </w:r>
          </w:p>
          <w:p w14:paraId="1DE723F4" w14:textId="77777777" w:rsidR="00E51E83" w:rsidRDefault="00E51E83" w:rsidP="00E51E83">
            <w:pPr>
              <w:numPr>
                <w:ilvl w:val="0"/>
                <w:numId w:val="52"/>
              </w:numPr>
              <w:rPr>
                <w:rFonts w:eastAsia="Times New Roman"/>
              </w:rPr>
            </w:pPr>
            <w:r>
              <w:rPr>
                <w:rFonts w:eastAsia="Times New Roman"/>
              </w:rPr>
              <w:t xml:space="preserve">A list of users and groups </w:t>
            </w:r>
          </w:p>
          <w:p w14:paraId="28D4A1EC" w14:textId="0FAF1FA4" w:rsidR="004E460E" w:rsidRDefault="004E460E" w:rsidP="00E51E83">
            <w:pPr>
              <w:numPr>
                <w:ilvl w:val="0"/>
                <w:numId w:val="52"/>
              </w:numPr>
              <w:rPr>
                <w:rFonts w:eastAsia="Times New Roman"/>
              </w:rPr>
            </w:pPr>
            <w:r>
              <w:rPr>
                <w:rFonts w:eastAsia="Times New Roman"/>
              </w:rPr>
              <w:t>A list of roles</w:t>
            </w:r>
          </w:p>
          <w:p w14:paraId="475B0981" w14:textId="77777777" w:rsidR="00E51E83" w:rsidRDefault="00E51E83" w:rsidP="00E51E83">
            <w:pPr>
              <w:numPr>
                <w:ilvl w:val="0"/>
                <w:numId w:val="52"/>
              </w:numPr>
              <w:rPr>
                <w:rFonts w:eastAsia="Times New Roman"/>
              </w:rPr>
            </w:pPr>
            <w:r>
              <w:rPr>
                <w:rFonts w:eastAsia="Times New Roman"/>
              </w:rPr>
              <w:t>A wildcard (all users and groups)</w:t>
            </w:r>
          </w:p>
          <w:p w14:paraId="0A8866BE" w14:textId="77777777" w:rsidR="00E51E83" w:rsidRDefault="00E51E83" w:rsidP="00E51E83">
            <w:pPr>
              <w:numPr>
                <w:ilvl w:val="0"/>
                <w:numId w:val="52"/>
              </w:numPr>
              <w:rPr>
                <w:rFonts w:eastAsia="Times New Roman"/>
              </w:rPr>
            </w:pPr>
            <w:r>
              <w:rPr>
                <w:rFonts w:eastAsia="Times New Roman"/>
              </w:rPr>
              <w:t>A descriptive label (all administrators)</w:t>
            </w:r>
          </w:p>
          <w:p w14:paraId="37381381" w14:textId="77777777" w:rsidR="004E460E" w:rsidRDefault="004E460E" w:rsidP="009E2AF4">
            <w:pPr>
              <w:ind w:left="720"/>
              <w:rPr>
                <w:rFonts w:eastAsia="Times New Roman"/>
              </w:rPr>
            </w:pPr>
          </w:p>
          <w:p w14:paraId="4981A754" w14:textId="77777777" w:rsidR="00E51E83" w:rsidRDefault="00E51E83" w:rsidP="003B45AB"/>
        </w:tc>
      </w:tr>
    </w:tbl>
    <w:p w14:paraId="5EDAD850" w14:textId="739D9A93" w:rsidR="003B45AB" w:rsidRDefault="00F93EFF" w:rsidP="002B34DE">
      <w:pPr>
        <w:pStyle w:val="Heading2"/>
      </w:pPr>
      <w:bookmarkStart w:id="31" w:name="_Toc513313923"/>
      <w:bookmarkStart w:id="32" w:name="_Toc513714544"/>
      <w:r>
        <w:t>Types of policies</w:t>
      </w:r>
      <w:bookmarkEnd w:id="31"/>
      <w:bookmarkEnd w:id="32"/>
    </w:p>
    <w:p w14:paraId="6B5B9415" w14:textId="7D5B64CA" w:rsidR="006A6DC3" w:rsidRDefault="006A6DC3" w:rsidP="006A6DC3">
      <w:r>
        <w:t xml:space="preserve">With </w:t>
      </w:r>
      <w:r w:rsidR="002F2DEC">
        <w:t>Conditional Access</w:t>
      </w:r>
      <w:r>
        <w:t xml:space="preserve">, you can control how authorized users can access your resources.  </w:t>
      </w:r>
      <w:r w:rsidR="00116F8B">
        <w:t>A few key options you have at your disposal are</w:t>
      </w:r>
      <w:r>
        <w:t>:</w:t>
      </w:r>
    </w:p>
    <w:p w14:paraId="0D209D79" w14:textId="191556A6" w:rsidR="00696614" w:rsidRDefault="00A944E5" w:rsidP="00274B7B">
      <w:pPr>
        <w:pStyle w:val="ListParagraph"/>
        <w:numPr>
          <w:ilvl w:val="0"/>
          <w:numId w:val="22"/>
        </w:numPr>
      </w:pPr>
      <w:r w:rsidRPr="00970B9E">
        <w:rPr>
          <w:b/>
        </w:rPr>
        <w:t>What if a legitimate user tries to access a cloud app from a network location you don’t trust?</w:t>
      </w:r>
    </w:p>
    <w:p w14:paraId="334CD8C0" w14:textId="62A9CAA9" w:rsidR="006A6DC3" w:rsidRDefault="006A6DC3" w:rsidP="009E2AF4">
      <w:pPr>
        <w:pStyle w:val="ListParagraph"/>
        <w:numPr>
          <w:ilvl w:val="1"/>
          <w:numId w:val="22"/>
        </w:numPr>
      </w:pPr>
      <w:r>
        <w:t xml:space="preserve">With </w:t>
      </w:r>
      <w:r w:rsidRPr="00970B9E">
        <w:rPr>
          <w:b/>
        </w:rPr>
        <w:t>location-based policies</w:t>
      </w:r>
      <w:r>
        <w:t xml:space="preserve">, you can define whether and how your users can access your resources from inside </w:t>
      </w:r>
      <w:r w:rsidR="004F662F">
        <w:t>and</w:t>
      </w:r>
      <w:r>
        <w:t xml:space="preserve"> outside your organization’s network.</w:t>
      </w:r>
      <w:r w:rsidR="00CF4272">
        <w:t xml:space="preserve"> </w:t>
      </w:r>
      <w:r w:rsidR="0050008B">
        <w:t xml:space="preserve">For example, you can require that they always MFA from </w:t>
      </w:r>
      <w:r w:rsidR="00655718">
        <w:t xml:space="preserve">outside your corporate network. </w:t>
      </w:r>
    </w:p>
    <w:p w14:paraId="3467FB18" w14:textId="7DE8D13D" w:rsidR="00696614" w:rsidRDefault="00A944E5" w:rsidP="006A6DC3">
      <w:pPr>
        <w:pStyle w:val="ListParagraph"/>
        <w:numPr>
          <w:ilvl w:val="0"/>
          <w:numId w:val="22"/>
        </w:numPr>
      </w:pPr>
      <w:r w:rsidRPr="00970B9E">
        <w:rPr>
          <w:b/>
        </w:rPr>
        <w:lastRenderedPageBreak/>
        <w:t>What if a legitimate user tries to access a cloud app with a device that is not managed</w:t>
      </w:r>
      <w:r w:rsidR="005A125D" w:rsidRPr="00970B9E">
        <w:rPr>
          <w:b/>
        </w:rPr>
        <w:t xml:space="preserve"> by your organization</w:t>
      </w:r>
      <w:r w:rsidRPr="00970B9E">
        <w:rPr>
          <w:b/>
        </w:rPr>
        <w:t>?</w:t>
      </w:r>
      <w:r w:rsidR="00696614">
        <w:t xml:space="preserve"> </w:t>
      </w:r>
    </w:p>
    <w:p w14:paraId="4E11F6E9" w14:textId="3636A460" w:rsidR="006A6DC3" w:rsidRDefault="006A6DC3" w:rsidP="009E2AF4">
      <w:pPr>
        <w:pStyle w:val="ListParagraph"/>
        <w:numPr>
          <w:ilvl w:val="1"/>
          <w:numId w:val="22"/>
        </w:numPr>
      </w:pPr>
      <w:r>
        <w:t xml:space="preserve">Using device-based </w:t>
      </w:r>
      <w:r w:rsidR="002F2DEC">
        <w:t>Conditional Access</w:t>
      </w:r>
      <w:r>
        <w:t>, you can tie requirements to the device that is used by a user to access your resources.</w:t>
      </w:r>
    </w:p>
    <w:p w14:paraId="77C8342C" w14:textId="05E9AB9A" w:rsidR="00476D1E" w:rsidRPr="00970B9E" w:rsidRDefault="00476D1E" w:rsidP="006A6DC3">
      <w:pPr>
        <w:pStyle w:val="ListParagraph"/>
        <w:numPr>
          <w:ilvl w:val="0"/>
          <w:numId w:val="22"/>
        </w:numPr>
        <w:rPr>
          <w:b/>
        </w:rPr>
      </w:pPr>
      <w:r w:rsidRPr="00970B9E">
        <w:rPr>
          <w:b/>
        </w:rPr>
        <w:t xml:space="preserve">What if a user with </w:t>
      </w:r>
      <w:r w:rsidR="00ED1C29" w:rsidRPr="00970B9E">
        <w:rPr>
          <w:b/>
        </w:rPr>
        <w:t xml:space="preserve">compromised credentials </w:t>
      </w:r>
      <w:r w:rsidRPr="00970B9E">
        <w:rPr>
          <w:b/>
        </w:rPr>
        <w:t>tries to sign in?</w:t>
      </w:r>
    </w:p>
    <w:p w14:paraId="18B0A258" w14:textId="5DBD7B38" w:rsidR="005B6ED5" w:rsidRDefault="00397FE3">
      <w:pPr>
        <w:pStyle w:val="ListParagraph"/>
        <w:ind w:left="1440"/>
      </w:pPr>
      <w:r>
        <w:t xml:space="preserve">Leverage Identity Protection’s </w:t>
      </w:r>
      <w:r w:rsidR="00BB4E4E">
        <w:t xml:space="preserve">capability to analyze the risk of </w:t>
      </w:r>
      <w:r w:rsidR="00B511DB">
        <w:t>the user</w:t>
      </w:r>
      <w:r w:rsidR="00BB4E4E">
        <w:t xml:space="preserve"> and restrict access </w:t>
      </w:r>
      <w:bookmarkStart w:id="33" w:name="_Toc513313924"/>
    </w:p>
    <w:p w14:paraId="587616F8" w14:textId="7D97E944" w:rsidR="00F93EFF" w:rsidRDefault="00F170D4" w:rsidP="002B34DE">
      <w:pPr>
        <w:pStyle w:val="Heading2"/>
      </w:pPr>
      <w:bookmarkStart w:id="34" w:name="_Toc513714545"/>
      <w:r>
        <w:t>Recommended Policies</w:t>
      </w:r>
      <w:bookmarkEnd w:id="33"/>
      <w:bookmarkEnd w:id="34"/>
    </w:p>
    <w:p w14:paraId="4D47C0AB" w14:textId="2DDCD7FE" w:rsidR="00D257DE" w:rsidRPr="00970B9E" w:rsidRDefault="00EF3B80" w:rsidP="00D257DE">
      <w:pPr>
        <w:rPr>
          <w:b/>
        </w:rPr>
      </w:pPr>
      <w:r w:rsidRPr="00970B9E">
        <w:rPr>
          <w:b/>
        </w:rPr>
        <w:t>If you have P1</w:t>
      </w:r>
      <w:r w:rsidR="00D257DE" w:rsidRPr="00970B9E">
        <w:rPr>
          <w:b/>
        </w:rPr>
        <w:t xml:space="preserve"> Licenses:</w:t>
      </w:r>
    </w:p>
    <w:tbl>
      <w:tblPr>
        <w:tblStyle w:val="SDMTemplateTable"/>
        <w:tblW w:w="9504" w:type="dxa"/>
        <w:tblLook w:val="04A0" w:firstRow="1" w:lastRow="0" w:firstColumn="1" w:lastColumn="0" w:noHBand="0" w:noVBand="1"/>
      </w:tblPr>
      <w:tblGrid>
        <w:gridCol w:w="4752"/>
        <w:gridCol w:w="4752"/>
      </w:tblGrid>
      <w:tr w:rsidR="00845534" w:rsidRPr="0045521D" w14:paraId="2EE1246F" w14:textId="77777777" w:rsidTr="005D180B">
        <w:trPr>
          <w:cnfStyle w:val="100000000000" w:firstRow="1" w:lastRow="0" w:firstColumn="0" w:lastColumn="0" w:oddVBand="0" w:evenVBand="0" w:oddHBand="0" w:evenHBand="0" w:firstRowFirstColumn="0" w:firstRowLastColumn="0" w:lastRowFirstColumn="0" w:lastRowLastColumn="0"/>
          <w:trHeight w:val="207"/>
        </w:trPr>
        <w:tc>
          <w:tcPr>
            <w:tcW w:w="4752" w:type="dxa"/>
          </w:tcPr>
          <w:p w14:paraId="14F8C843" w14:textId="01F5BA01" w:rsidR="00E521F4" w:rsidRPr="00970B9E" w:rsidRDefault="00E521F4" w:rsidP="00E521F4">
            <w:pPr>
              <w:rPr>
                <w:rFonts w:asciiTheme="minorHAnsi" w:hAnsiTheme="minorHAnsi"/>
                <w:b/>
              </w:rPr>
            </w:pPr>
            <w:r w:rsidRPr="00845534">
              <w:rPr>
                <w:b/>
              </w:rPr>
              <w:t>When this happens</w:t>
            </w:r>
          </w:p>
        </w:tc>
        <w:tc>
          <w:tcPr>
            <w:tcW w:w="4752" w:type="dxa"/>
          </w:tcPr>
          <w:p w14:paraId="27276F2F" w14:textId="0F71C9BF" w:rsidR="00E521F4" w:rsidRPr="00970B9E" w:rsidRDefault="00E521F4" w:rsidP="00E521F4">
            <w:pPr>
              <w:rPr>
                <w:rFonts w:asciiTheme="minorHAnsi" w:hAnsiTheme="minorHAnsi"/>
                <w:b/>
              </w:rPr>
            </w:pPr>
            <w:r w:rsidRPr="00845534">
              <w:rPr>
                <w:b/>
              </w:rPr>
              <w:t>Then do this</w:t>
            </w:r>
          </w:p>
        </w:tc>
      </w:tr>
      <w:tr w:rsidR="005D180B" w:rsidRPr="0045521D" w14:paraId="2EAD6656" w14:textId="77777777" w:rsidTr="008D5A45">
        <w:trPr>
          <w:cnfStyle w:val="000000100000" w:firstRow="0" w:lastRow="0" w:firstColumn="0" w:lastColumn="0" w:oddVBand="0" w:evenVBand="0" w:oddHBand="1" w:evenHBand="0" w:firstRowFirstColumn="0" w:firstRowLastColumn="0" w:lastRowFirstColumn="0" w:lastRowLastColumn="0"/>
          <w:trHeight w:val="575"/>
        </w:trPr>
        <w:tc>
          <w:tcPr>
            <w:tcW w:w="4752" w:type="dxa"/>
          </w:tcPr>
          <w:p w14:paraId="5AD5C270" w14:textId="77777777" w:rsidR="005D180B" w:rsidRPr="00970B9E" w:rsidRDefault="005D180B" w:rsidP="005D180B">
            <w:pPr>
              <w:rPr>
                <w:rFonts w:asciiTheme="minorHAnsi" w:hAnsiTheme="minorHAnsi"/>
                <w:sz w:val="22"/>
              </w:rPr>
            </w:pPr>
            <w:r w:rsidRPr="00845534">
              <w:t>An access attempt is made:</w:t>
            </w:r>
          </w:p>
          <w:p w14:paraId="55911ABA" w14:textId="77777777" w:rsidR="005D180B" w:rsidRPr="00970B9E" w:rsidRDefault="005D180B" w:rsidP="005D180B">
            <w:pPr>
              <w:numPr>
                <w:ilvl w:val="0"/>
                <w:numId w:val="50"/>
              </w:numPr>
              <w:rPr>
                <w:rFonts w:asciiTheme="minorHAnsi" w:eastAsia="Times New Roman" w:hAnsiTheme="minorHAnsi"/>
                <w:sz w:val="22"/>
              </w:rPr>
            </w:pPr>
            <w:r w:rsidRPr="00845534">
              <w:rPr>
                <w:rFonts w:eastAsia="Times New Roman"/>
              </w:rPr>
              <w:t xml:space="preserve">To </w:t>
            </w:r>
            <w:r w:rsidRPr="00845534">
              <w:rPr>
                <w:rFonts w:eastAsia="Times New Roman"/>
                <w:b/>
              </w:rPr>
              <w:t>all cloud apps</w:t>
            </w:r>
          </w:p>
          <w:p w14:paraId="433AA4DA" w14:textId="3ABB3BD2" w:rsidR="005D180B" w:rsidRPr="00845534" w:rsidRDefault="005D180B" w:rsidP="005D180B">
            <w:r w:rsidRPr="00845534">
              <w:rPr>
                <w:rFonts w:eastAsia="Times New Roman"/>
              </w:rPr>
              <w:t xml:space="preserve">By </w:t>
            </w:r>
            <w:r w:rsidRPr="00845534">
              <w:rPr>
                <w:rFonts w:eastAsia="Times New Roman"/>
                <w:b/>
              </w:rPr>
              <w:t>Global Administrators</w:t>
            </w:r>
          </w:p>
        </w:tc>
        <w:tc>
          <w:tcPr>
            <w:tcW w:w="4752" w:type="dxa"/>
          </w:tcPr>
          <w:p w14:paraId="3BD327DF" w14:textId="3BF2B07F" w:rsidR="005D180B" w:rsidRDefault="00672291" w:rsidP="005D180B">
            <w:pPr>
              <w:rPr>
                <w:rStyle w:val="Hyperlink"/>
                <w:rFonts w:cstheme="minorHAnsi"/>
              </w:rPr>
            </w:pPr>
            <w:hyperlink w:anchor="_MFA_for_admins" w:history="1">
              <w:r w:rsidR="005D180B" w:rsidRPr="00BA3043">
                <w:rPr>
                  <w:rStyle w:val="Hyperlink"/>
                  <w:rFonts w:cstheme="minorHAnsi"/>
                </w:rPr>
                <w:t>Require MFA (for admin)</w:t>
              </w:r>
            </w:hyperlink>
          </w:p>
        </w:tc>
      </w:tr>
      <w:tr w:rsidR="005D180B" w:rsidRPr="0045521D" w14:paraId="40BE75F0" w14:textId="77777777" w:rsidTr="008D5A45">
        <w:trPr>
          <w:cnfStyle w:val="000000010000" w:firstRow="0" w:lastRow="0" w:firstColumn="0" w:lastColumn="0" w:oddVBand="0" w:evenVBand="0" w:oddHBand="0" w:evenHBand="1" w:firstRowFirstColumn="0" w:firstRowLastColumn="0" w:lastRowFirstColumn="0" w:lastRowLastColumn="0"/>
          <w:trHeight w:val="575"/>
        </w:trPr>
        <w:tc>
          <w:tcPr>
            <w:tcW w:w="4752" w:type="dxa"/>
          </w:tcPr>
          <w:p w14:paraId="16C74EFD" w14:textId="77777777" w:rsidR="005D180B" w:rsidRPr="00970B9E" w:rsidRDefault="005D180B" w:rsidP="005D180B">
            <w:pPr>
              <w:rPr>
                <w:rFonts w:asciiTheme="minorHAnsi" w:hAnsiTheme="minorHAnsi"/>
                <w:sz w:val="22"/>
              </w:rPr>
            </w:pPr>
            <w:r w:rsidRPr="00845534">
              <w:t>An access attempt is made:</w:t>
            </w:r>
          </w:p>
          <w:p w14:paraId="772E06B7" w14:textId="77777777" w:rsidR="005D180B" w:rsidRPr="00970B9E" w:rsidRDefault="005D180B" w:rsidP="005D180B">
            <w:pPr>
              <w:numPr>
                <w:ilvl w:val="0"/>
                <w:numId w:val="50"/>
              </w:numPr>
              <w:rPr>
                <w:rFonts w:asciiTheme="minorHAnsi" w:eastAsia="Times New Roman" w:hAnsiTheme="minorHAnsi"/>
                <w:sz w:val="22"/>
              </w:rPr>
            </w:pPr>
            <w:r w:rsidRPr="00845534">
              <w:rPr>
                <w:rFonts w:eastAsia="Times New Roman"/>
              </w:rPr>
              <w:t xml:space="preserve">To a </w:t>
            </w:r>
            <w:r w:rsidRPr="00845534">
              <w:rPr>
                <w:rFonts w:eastAsia="Times New Roman"/>
                <w:b/>
              </w:rPr>
              <w:t>specific app</w:t>
            </w:r>
          </w:p>
          <w:p w14:paraId="689EAE73" w14:textId="3BC48D45" w:rsidR="005D180B" w:rsidRPr="00970B9E" w:rsidRDefault="005D180B" w:rsidP="005D180B">
            <w:pPr>
              <w:pStyle w:val="ListParagraph"/>
              <w:numPr>
                <w:ilvl w:val="0"/>
                <w:numId w:val="68"/>
              </w:numPr>
              <w:rPr>
                <w:rFonts w:asciiTheme="minorHAnsi" w:hAnsiTheme="minorHAnsi"/>
                <w:b/>
                <w:sz w:val="22"/>
              </w:rPr>
            </w:pPr>
            <w:r w:rsidRPr="00845534">
              <w:rPr>
                <w:rFonts w:eastAsia="Times New Roman"/>
              </w:rPr>
              <w:t xml:space="preserve">By </w:t>
            </w:r>
            <w:r w:rsidRPr="00845534">
              <w:rPr>
                <w:rFonts w:eastAsia="Times New Roman"/>
                <w:b/>
              </w:rPr>
              <w:t>All Users and Groups</w:t>
            </w:r>
          </w:p>
        </w:tc>
        <w:tc>
          <w:tcPr>
            <w:tcW w:w="4752" w:type="dxa"/>
          </w:tcPr>
          <w:p w14:paraId="0C1C9CF7" w14:textId="21BA28DA" w:rsidR="005D180B" w:rsidRPr="0045521D" w:rsidRDefault="00672291" w:rsidP="005D180B">
            <w:pPr>
              <w:rPr>
                <w:rFonts w:asciiTheme="minorHAnsi" w:hAnsiTheme="minorHAnsi" w:cstheme="minorHAnsi"/>
                <w:b/>
                <w:bCs/>
                <w:sz w:val="22"/>
              </w:rPr>
            </w:pPr>
            <w:hyperlink w:anchor="_MFA_when_not" w:history="1">
              <w:r w:rsidR="005D180B" w:rsidRPr="00845534">
                <w:rPr>
                  <w:rStyle w:val="Hyperlink"/>
                </w:rPr>
                <w:t>Require MFA when not at work</w:t>
              </w:r>
            </w:hyperlink>
          </w:p>
        </w:tc>
      </w:tr>
      <w:tr w:rsidR="005D180B" w:rsidRPr="0045521D" w14:paraId="75820C2C" w14:textId="77777777" w:rsidTr="008D5A45">
        <w:trPr>
          <w:cnfStyle w:val="000000100000" w:firstRow="0" w:lastRow="0" w:firstColumn="0" w:lastColumn="0" w:oddVBand="0" w:evenVBand="0" w:oddHBand="1" w:evenHBand="0" w:firstRowFirstColumn="0" w:firstRowLastColumn="0" w:lastRowFirstColumn="0" w:lastRowLastColumn="0"/>
          <w:trHeight w:val="767"/>
        </w:trPr>
        <w:tc>
          <w:tcPr>
            <w:tcW w:w="4752" w:type="dxa"/>
          </w:tcPr>
          <w:p w14:paraId="11969469" w14:textId="77777777" w:rsidR="005D180B" w:rsidRPr="00970B9E" w:rsidRDefault="005D180B" w:rsidP="005D180B">
            <w:pPr>
              <w:rPr>
                <w:rFonts w:asciiTheme="minorHAnsi" w:hAnsiTheme="minorHAnsi"/>
                <w:sz w:val="22"/>
              </w:rPr>
            </w:pPr>
            <w:r w:rsidRPr="00845534">
              <w:t>An access attempt is made:</w:t>
            </w:r>
          </w:p>
          <w:p w14:paraId="58C83711" w14:textId="77777777" w:rsidR="005D180B" w:rsidRPr="00970B9E" w:rsidRDefault="005D180B" w:rsidP="005D180B">
            <w:pPr>
              <w:numPr>
                <w:ilvl w:val="0"/>
                <w:numId w:val="50"/>
              </w:numPr>
              <w:rPr>
                <w:rFonts w:asciiTheme="minorHAnsi" w:eastAsia="Times New Roman" w:hAnsiTheme="minorHAnsi"/>
                <w:sz w:val="22"/>
              </w:rPr>
            </w:pPr>
            <w:r w:rsidRPr="00845534">
              <w:rPr>
                <w:rFonts w:eastAsia="Times New Roman"/>
              </w:rPr>
              <w:t xml:space="preserve">To a </w:t>
            </w:r>
            <w:r w:rsidRPr="00845534">
              <w:rPr>
                <w:rFonts w:eastAsia="Times New Roman"/>
                <w:b/>
              </w:rPr>
              <w:t>specific app</w:t>
            </w:r>
          </w:p>
          <w:p w14:paraId="63757238" w14:textId="13F5667D" w:rsidR="005D180B" w:rsidRPr="00970B9E" w:rsidRDefault="005D180B" w:rsidP="005D180B">
            <w:pPr>
              <w:numPr>
                <w:ilvl w:val="0"/>
                <w:numId w:val="50"/>
              </w:numPr>
              <w:rPr>
                <w:rFonts w:asciiTheme="minorHAnsi" w:hAnsiTheme="minorHAnsi"/>
                <w:b/>
                <w:sz w:val="22"/>
              </w:rPr>
            </w:pPr>
            <w:r w:rsidRPr="00845534">
              <w:rPr>
                <w:rFonts w:eastAsia="Times New Roman"/>
              </w:rPr>
              <w:t xml:space="preserve">By </w:t>
            </w:r>
            <w:r w:rsidRPr="00845534">
              <w:rPr>
                <w:rFonts w:eastAsia="Times New Roman"/>
                <w:b/>
              </w:rPr>
              <w:t>All Users and Groups</w:t>
            </w:r>
          </w:p>
        </w:tc>
        <w:tc>
          <w:tcPr>
            <w:tcW w:w="4752" w:type="dxa"/>
          </w:tcPr>
          <w:p w14:paraId="2BABB66C" w14:textId="127BC1C4" w:rsidR="005D180B" w:rsidRPr="0045521D" w:rsidRDefault="00672291" w:rsidP="005D180B">
            <w:pPr>
              <w:rPr>
                <w:rFonts w:asciiTheme="minorHAnsi" w:hAnsiTheme="minorHAnsi" w:cstheme="minorHAnsi"/>
                <w:b/>
                <w:bCs/>
                <w:sz w:val="22"/>
              </w:rPr>
            </w:pPr>
            <w:hyperlink w:anchor="_Device_Compliance_when" w:history="1">
              <w:r w:rsidR="005D180B" w:rsidRPr="004A5142">
                <w:rPr>
                  <w:rStyle w:val="Hyperlink"/>
                </w:rPr>
                <w:t xml:space="preserve">Require </w:t>
              </w:r>
              <w:r w:rsidR="005D180B" w:rsidRPr="004A5142">
                <w:rPr>
                  <w:rStyle w:val="Hyperlink"/>
                </w:rPr>
                <w:t>a</w:t>
              </w:r>
              <w:r w:rsidR="005D180B" w:rsidRPr="004A5142">
                <w:rPr>
                  <w:rStyle w:val="Hyperlink"/>
                </w:rPr>
                <w:t xml:space="preserve"> </w:t>
              </w:r>
              <w:r w:rsidR="005D180B" w:rsidRPr="004A5142">
                <w:rPr>
                  <w:rStyle w:val="Hyperlink"/>
                </w:rPr>
                <w:t>compliant devic</w:t>
              </w:r>
              <w:r w:rsidR="004A5142" w:rsidRPr="004A5142">
                <w:rPr>
                  <w:rStyle w:val="Hyperlink"/>
                </w:rPr>
                <w:t>e or a Protected Ap</w:t>
              </w:r>
            </w:hyperlink>
            <w:r w:rsidR="004A5142" w:rsidRPr="004A5142">
              <w:rPr>
                <w:rStyle w:val="Hyperlink"/>
              </w:rPr>
              <w:t>p</w:t>
            </w:r>
          </w:p>
        </w:tc>
      </w:tr>
    </w:tbl>
    <w:p w14:paraId="3CFEC5D8" w14:textId="77777777" w:rsidR="00E521F4" w:rsidRPr="00845534" w:rsidRDefault="00E521F4" w:rsidP="00F93EFF">
      <w:pPr>
        <w:rPr>
          <w:rFonts w:cstheme="minorHAnsi"/>
          <w:bCs/>
        </w:rPr>
      </w:pPr>
    </w:p>
    <w:p w14:paraId="5C8BB057" w14:textId="67D71A7B" w:rsidR="004D2278" w:rsidRPr="00970B9E" w:rsidRDefault="00EF3B80" w:rsidP="00F93EFF">
      <w:pPr>
        <w:rPr>
          <w:rFonts w:cstheme="minorHAnsi"/>
          <w:b/>
        </w:rPr>
      </w:pPr>
      <w:r w:rsidRPr="00970B9E">
        <w:rPr>
          <w:b/>
        </w:rPr>
        <w:t>If you have</w:t>
      </w:r>
      <w:r w:rsidR="004D2278" w:rsidRPr="00970B9E">
        <w:rPr>
          <w:b/>
        </w:rPr>
        <w:t xml:space="preserve"> P2 Licenses:</w:t>
      </w:r>
    </w:p>
    <w:tbl>
      <w:tblPr>
        <w:tblStyle w:val="SDMTemplateTable"/>
        <w:tblW w:w="9504" w:type="dxa"/>
        <w:tblLook w:val="04A0" w:firstRow="1" w:lastRow="0" w:firstColumn="1" w:lastColumn="0" w:noHBand="0" w:noVBand="1"/>
      </w:tblPr>
      <w:tblGrid>
        <w:gridCol w:w="4752"/>
        <w:gridCol w:w="4752"/>
      </w:tblGrid>
      <w:tr w:rsidR="00773BBB" w:rsidRPr="001407D7" w14:paraId="66B64B2C" w14:textId="77777777" w:rsidTr="00CF16FE">
        <w:trPr>
          <w:cnfStyle w:val="100000000000" w:firstRow="1" w:lastRow="0" w:firstColumn="0" w:lastColumn="0" w:oddVBand="0" w:evenVBand="0" w:oddHBand="0" w:evenHBand="0" w:firstRowFirstColumn="0" w:firstRowLastColumn="0" w:lastRowFirstColumn="0" w:lastRowLastColumn="0"/>
          <w:trHeight w:val="207"/>
        </w:trPr>
        <w:tc>
          <w:tcPr>
            <w:tcW w:w="0" w:type="dxa"/>
          </w:tcPr>
          <w:p w14:paraId="141A4BE6" w14:textId="04059140" w:rsidR="001407D7" w:rsidRPr="00845534" w:rsidRDefault="001407D7" w:rsidP="001407D7">
            <w:pPr>
              <w:rPr>
                <w:rFonts w:asciiTheme="minorHAnsi" w:hAnsiTheme="minorHAnsi" w:cstheme="minorHAnsi"/>
                <w:b/>
                <w:bCs/>
              </w:rPr>
            </w:pPr>
            <w:r w:rsidRPr="6A7754EA">
              <w:rPr>
                <w:b/>
              </w:rPr>
              <w:t>When this happens</w:t>
            </w:r>
          </w:p>
        </w:tc>
        <w:tc>
          <w:tcPr>
            <w:tcW w:w="0" w:type="dxa"/>
          </w:tcPr>
          <w:p w14:paraId="4FDE7844" w14:textId="64A1F95F" w:rsidR="001407D7" w:rsidRPr="00845534" w:rsidRDefault="001407D7" w:rsidP="001407D7">
            <w:pPr>
              <w:rPr>
                <w:rFonts w:asciiTheme="minorHAnsi" w:hAnsiTheme="minorHAnsi" w:cstheme="minorHAnsi"/>
                <w:b/>
                <w:bCs/>
              </w:rPr>
            </w:pPr>
            <w:r w:rsidRPr="6A7754EA">
              <w:rPr>
                <w:b/>
              </w:rPr>
              <w:t>Then do this</w:t>
            </w:r>
          </w:p>
        </w:tc>
      </w:tr>
      <w:tr w:rsidR="001407D7" w:rsidRPr="001407D7" w14:paraId="62D800DB" w14:textId="77777777" w:rsidTr="00845534">
        <w:trPr>
          <w:cnfStyle w:val="000000100000" w:firstRow="0" w:lastRow="0" w:firstColumn="0" w:lastColumn="0" w:oddVBand="0" w:evenVBand="0" w:oddHBand="1" w:evenHBand="0" w:firstRowFirstColumn="0" w:firstRowLastColumn="0" w:lastRowFirstColumn="0" w:lastRowLastColumn="0"/>
          <w:trHeight w:val="575"/>
        </w:trPr>
        <w:tc>
          <w:tcPr>
            <w:tcW w:w="4752" w:type="dxa"/>
          </w:tcPr>
          <w:p w14:paraId="34E8A966" w14:textId="77777777" w:rsidR="001407D7" w:rsidRPr="00845534" w:rsidRDefault="001407D7" w:rsidP="001407D7">
            <w:pPr>
              <w:rPr>
                <w:rFonts w:asciiTheme="minorHAnsi" w:hAnsiTheme="minorHAnsi" w:cstheme="minorHAnsi"/>
                <w:sz w:val="22"/>
              </w:rPr>
            </w:pPr>
            <w:r w:rsidRPr="6A7754EA">
              <w:t>An access attempt is made:</w:t>
            </w:r>
          </w:p>
          <w:p w14:paraId="65622B42" w14:textId="15E6C4A0" w:rsidR="001407D7" w:rsidRPr="00845534" w:rsidRDefault="001407D7" w:rsidP="001407D7">
            <w:pPr>
              <w:pStyle w:val="ListParagraph"/>
              <w:numPr>
                <w:ilvl w:val="0"/>
                <w:numId w:val="68"/>
              </w:numPr>
              <w:rPr>
                <w:rFonts w:asciiTheme="minorHAnsi" w:hAnsiTheme="minorHAnsi" w:cstheme="minorHAnsi"/>
                <w:b/>
                <w:bCs/>
                <w:sz w:val="22"/>
              </w:rPr>
            </w:pPr>
            <w:r w:rsidRPr="00845534">
              <w:rPr>
                <w:rFonts w:cstheme="minorHAnsi"/>
                <w:sz w:val="22"/>
              </w:rPr>
              <w:t xml:space="preserve">To </w:t>
            </w:r>
            <w:r w:rsidRPr="00845534">
              <w:rPr>
                <w:rFonts w:cstheme="minorHAnsi"/>
                <w:b/>
                <w:sz w:val="22"/>
              </w:rPr>
              <w:t>all cloud apps</w:t>
            </w:r>
          </w:p>
          <w:p w14:paraId="76B716F1" w14:textId="77777777" w:rsidR="001407D7" w:rsidRPr="00970B9E" w:rsidRDefault="001407D7" w:rsidP="001407D7">
            <w:pPr>
              <w:pStyle w:val="ListParagraph"/>
              <w:numPr>
                <w:ilvl w:val="0"/>
                <w:numId w:val="68"/>
              </w:numPr>
              <w:rPr>
                <w:rFonts w:asciiTheme="minorHAnsi" w:hAnsiTheme="minorHAnsi"/>
                <w:b/>
                <w:sz w:val="22"/>
              </w:rPr>
            </w:pPr>
            <w:r w:rsidRPr="00845534">
              <w:rPr>
                <w:rFonts w:cstheme="minorHAnsi"/>
                <w:sz w:val="22"/>
              </w:rPr>
              <w:t xml:space="preserve">By </w:t>
            </w:r>
            <w:r w:rsidRPr="00845534">
              <w:rPr>
                <w:rFonts w:cstheme="minorHAnsi"/>
                <w:b/>
                <w:sz w:val="22"/>
              </w:rPr>
              <w:t>all users and groups</w:t>
            </w:r>
          </w:p>
          <w:p w14:paraId="41F1EF57" w14:textId="1E957D8E" w:rsidR="00E521F4" w:rsidRPr="00845534" w:rsidRDefault="002C057C" w:rsidP="00845534">
            <w:pPr>
              <w:pStyle w:val="ListParagraph"/>
              <w:numPr>
                <w:ilvl w:val="1"/>
                <w:numId w:val="68"/>
              </w:numPr>
              <w:rPr>
                <w:rFonts w:asciiTheme="minorHAnsi" w:hAnsiTheme="minorHAnsi" w:cstheme="minorHAnsi"/>
                <w:b/>
                <w:bCs/>
                <w:sz w:val="22"/>
              </w:rPr>
            </w:pPr>
            <w:r w:rsidRPr="00845534">
              <w:t xml:space="preserve">Condition: </w:t>
            </w:r>
            <w:r w:rsidR="00E521F4" w:rsidRPr="00845534">
              <w:rPr>
                <w:b/>
              </w:rPr>
              <w:t>Sign in Risk is Medium or High</w:t>
            </w:r>
          </w:p>
        </w:tc>
        <w:tc>
          <w:tcPr>
            <w:tcW w:w="4752" w:type="dxa"/>
          </w:tcPr>
          <w:p w14:paraId="4C70A424" w14:textId="735C8F24" w:rsidR="001407D7" w:rsidRPr="00845534" w:rsidRDefault="00672291" w:rsidP="001407D7">
            <w:pPr>
              <w:rPr>
                <w:rFonts w:asciiTheme="minorHAnsi" w:hAnsiTheme="minorHAnsi" w:cstheme="minorHAnsi"/>
                <w:sz w:val="22"/>
              </w:rPr>
            </w:pPr>
            <w:hyperlink w:anchor="_MFA_for_risky" w:history="1">
              <w:r w:rsidR="001407D7" w:rsidRPr="6A7754EA">
                <w:rPr>
                  <w:rStyle w:val="Hyperlink"/>
                </w:rPr>
                <w:t>MFA for risky sign-ins</w:t>
              </w:r>
            </w:hyperlink>
          </w:p>
          <w:p w14:paraId="7977A6A2" w14:textId="77777777" w:rsidR="001407D7" w:rsidRPr="00845534" w:rsidRDefault="001407D7" w:rsidP="001407D7">
            <w:pPr>
              <w:rPr>
                <w:rFonts w:asciiTheme="minorHAnsi" w:hAnsiTheme="minorHAnsi" w:cstheme="minorHAnsi"/>
                <w:b/>
                <w:bCs/>
                <w:sz w:val="22"/>
              </w:rPr>
            </w:pPr>
          </w:p>
        </w:tc>
      </w:tr>
      <w:tr w:rsidR="001407D7" w:rsidRPr="001407D7" w14:paraId="735434EA" w14:textId="77777777" w:rsidTr="00845534">
        <w:trPr>
          <w:cnfStyle w:val="000000010000" w:firstRow="0" w:lastRow="0" w:firstColumn="0" w:lastColumn="0" w:oddVBand="0" w:evenVBand="0" w:oddHBand="0" w:evenHBand="1" w:firstRowFirstColumn="0" w:firstRowLastColumn="0" w:lastRowFirstColumn="0" w:lastRowLastColumn="0"/>
          <w:trHeight w:val="655"/>
        </w:trPr>
        <w:tc>
          <w:tcPr>
            <w:tcW w:w="4752" w:type="dxa"/>
          </w:tcPr>
          <w:p w14:paraId="3104C1F9" w14:textId="77777777" w:rsidR="001407D7" w:rsidRPr="00845534" w:rsidRDefault="001407D7" w:rsidP="001407D7">
            <w:pPr>
              <w:rPr>
                <w:rFonts w:asciiTheme="minorHAnsi" w:hAnsiTheme="minorHAnsi" w:cstheme="minorHAnsi"/>
                <w:sz w:val="22"/>
              </w:rPr>
            </w:pPr>
            <w:r w:rsidRPr="6A7754EA">
              <w:t>An access attempt is made:</w:t>
            </w:r>
          </w:p>
          <w:p w14:paraId="56961DC2" w14:textId="77777777" w:rsidR="001407D7" w:rsidRPr="00845534" w:rsidRDefault="001407D7" w:rsidP="00845534">
            <w:pPr>
              <w:pStyle w:val="ListParagraph"/>
              <w:numPr>
                <w:ilvl w:val="0"/>
                <w:numId w:val="69"/>
              </w:numPr>
              <w:rPr>
                <w:rFonts w:asciiTheme="minorHAnsi" w:hAnsiTheme="minorHAnsi" w:cstheme="minorHAnsi"/>
                <w:b/>
                <w:bCs/>
                <w:sz w:val="22"/>
              </w:rPr>
            </w:pPr>
            <w:r w:rsidRPr="00845534">
              <w:rPr>
                <w:rFonts w:eastAsia="Times New Roman" w:cstheme="minorHAnsi"/>
              </w:rPr>
              <w:t xml:space="preserve">To </w:t>
            </w:r>
            <w:r w:rsidRPr="00845534">
              <w:rPr>
                <w:rFonts w:eastAsia="Times New Roman" w:cstheme="minorHAnsi"/>
                <w:b/>
              </w:rPr>
              <w:t>all cloud apps</w:t>
            </w:r>
          </w:p>
          <w:p w14:paraId="46E3C9D1" w14:textId="77777777" w:rsidR="001407D7" w:rsidRPr="00845534" w:rsidRDefault="001407D7" w:rsidP="001407D7">
            <w:pPr>
              <w:pStyle w:val="ListParagraph"/>
              <w:numPr>
                <w:ilvl w:val="0"/>
                <w:numId w:val="69"/>
              </w:numPr>
              <w:rPr>
                <w:rFonts w:asciiTheme="minorHAnsi" w:hAnsiTheme="minorHAnsi" w:cstheme="minorHAnsi"/>
                <w:b/>
                <w:bCs/>
                <w:sz w:val="22"/>
              </w:rPr>
            </w:pPr>
            <w:r w:rsidRPr="00845534">
              <w:rPr>
                <w:rFonts w:eastAsia="Times New Roman" w:cstheme="minorHAnsi"/>
              </w:rPr>
              <w:t xml:space="preserve">By </w:t>
            </w:r>
            <w:r w:rsidRPr="00845534">
              <w:rPr>
                <w:rFonts w:eastAsia="Times New Roman" w:cstheme="minorHAnsi"/>
                <w:b/>
              </w:rPr>
              <w:t>All Users and Groups</w:t>
            </w:r>
          </w:p>
          <w:p w14:paraId="246FE6AC" w14:textId="103DA41E" w:rsidR="002C057C" w:rsidRPr="00845534" w:rsidRDefault="002C057C" w:rsidP="00845534">
            <w:pPr>
              <w:pStyle w:val="ListParagraph"/>
              <w:numPr>
                <w:ilvl w:val="1"/>
                <w:numId w:val="69"/>
              </w:numPr>
              <w:rPr>
                <w:rFonts w:asciiTheme="minorHAnsi" w:hAnsiTheme="minorHAnsi" w:cstheme="minorHAnsi"/>
                <w:bCs/>
                <w:sz w:val="22"/>
              </w:rPr>
            </w:pPr>
            <w:r w:rsidRPr="00845534">
              <w:rPr>
                <w:rFonts w:cstheme="minorHAnsi"/>
              </w:rPr>
              <w:t>Condition</w:t>
            </w:r>
            <w:r w:rsidRPr="00845534">
              <w:t xml:space="preserve">: </w:t>
            </w:r>
            <w:r w:rsidRPr="00845534">
              <w:rPr>
                <w:rFonts w:cstheme="minorHAnsi"/>
                <w:b/>
              </w:rPr>
              <w:t>High sign in risk due to leaked credentials</w:t>
            </w:r>
          </w:p>
        </w:tc>
        <w:tc>
          <w:tcPr>
            <w:tcW w:w="4752" w:type="dxa"/>
          </w:tcPr>
          <w:p w14:paraId="4C111A43" w14:textId="50413D99" w:rsidR="001407D7" w:rsidRPr="00845534" w:rsidRDefault="00672291" w:rsidP="001407D7">
            <w:pPr>
              <w:rPr>
                <w:rFonts w:asciiTheme="minorHAnsi" w:eastAsia="Times New Roman" w:hAnsiTheme="minorHAnsi" w:cstheme="minorHAnsi"/>
                <w:sz w:val="22"/>
              </w:rPr>
            </w:pPr>
            <w:hyperlink w:anchor="_Password_change_for" w:history="1">
              <w:r w:rsidR="001407D7" w:rsidRPr="6A7754EA">
                <w:rPr>
                  <w:rStyle w:val="Hyperlink"/>
                </w:rPr>
                <w:t xml:space="preserve">Require MFA + Password change if </w:t>
              </w:r>
              <w:r w:rsidR="002C057C" w:rsidRPr="00845534">
                <w:rPr>
                  <w:rStyle w:val="Hyperlink"/>
                </w:rPr>
                <w:t>c</w:t>
              </w:r>
              <w:r w:rsidR="002C057C">
                <w:rPr>
                  <w:rStyle w:val="Hyperlink"/>
                </w:rPr>
                <w:t>redentials are leaked</w:t>
              </w:r>
            </w:hyperlink>
          </w:p>
          <w:p w14:paraId="73F12960" w14:textId="77777777" w:rsidR="001407D7" w:rsidRPr="00845534" w:rsidRDefault="001407D7" w:rsidP="001407D7">
            <w:pPr>
              <w:rPr>
                <w:rFonts w:asciiTheme="minorHAnsi" w:hAnsiTheme="minorHAnsi" w:cstheme="minorHAnsi"/>
                <w:b/>
                <w:bCs/>
                <w:sz w:val="22"/>
              </w:rPr>
            </w:pPr>
          </w:p>
        </w:tc>
      </w:tr>
      <w:tr w:rsidR="001407D7" w:rsidRPr="001407D7" w14:paraId="2D49CFDC" w14:textId="77777777" w:rsidTr="00845534">
        <w:trPr>
          <w:cnfStyle w:val="000000100000" w:firstRow="0" w:lastRow="0" w:firstColumn="0" w:lastColumn="0" w:oddVBand="0" w:evenVBand="0" w:oddHBand="1" w:evenHBand="0" w:firstRowFirstColumn="0" w:firstRowLastColumn="0" w:lastRowFirstColumn="0" w:lastRowLastColumn="0"/>
          <w:trHeight w:val="767"/>
        </w:trPr>
        <w:tc>
          <w:tcPr>
            <w:tcW w:w="4752" w:type="dxa"/>
          </w:tcPr>
          <w:p w14:paraId="0FEC936D" w14:textId="2D841354" w:rsidR="001407D7" w:rsidRPr="00845534" w:rsidRDefault="001407D7" w:rsidP="001407D7">
            <w:pPr>
              <w:rPr>
                <w:rFonts w:asciiTheme="minorHAnsi" w:hAnsiTheme="minorHAnsi" w:cstheme="minorHAnsi"/>
                <w:sz w:val="22"/>
              </w:rPr>
            </w:pPr>
            <w:r w:rsidRPr="6A7754EA">
              <w:t>An access attempt is made:</w:t>
            </w:r>
          </w:p>
          <w:p w14:paraId="37EFDEAC" w14:textId="77777777" w:rsidR="001407D7" w:rsidRPr="00845534" w:rsidRDefault="001407D7" w:rsidP="001407D7">
            <w:pPr>
              <w:numPr>
                <w:ilvl w:val="0"/>
                <w:numId w:val="50"/>
              </w:numPr>
              <w:rPr>
                <w:rFonts w:asciiTheme="minorHAnsi" w:hAnsiTheme="minorHAnsi" w:cstheme="minorHAnsi"/>
                <w:b/>
                <w:bCs/>
                <w:sz w:val="22"/>
              </w:rPr>
            </w:pPr>
            <w:r w:rsidRPr="6A7754EA">
              <w:rPr>
                <w:rFonts w:eastAsia="Times New Roman"/>
              </w:rPr>
              <w:t xml:space="preserve">To </w:t>
            </w:r>
            <w:r w:rsidRPr="6A7754EA">
              <w:rPr>
                <w:rFonts w:eastAsia="Times New Roman"/>
                <w:b/>
              </w:rPr>
              <w:t>all cloud apps</w:t>
            </w:r>
          </w:p>
          <w:p w14:paraId="5846FF1B" w14:textId="75E04625" w:rsidR="001407D7" w:rsidRPr="00845534" w:rsidRDefault="001407D7" w:rsidP="00845534">
            <w:pPr>
              <w:numPr>
                <w:ilvl w:val="0"/>
                <w:numId w:val="50"/>
              </w:numPr>
              <w:rPr>
                <w:rFonts w:asciiTheme="minorHAnsi" w:hAnsiTheme="minorHAnsi" w:cstheme="minorHAnsi"/>
                <w:b/>
                <w:bCs/>
                <w:sz w:val="22"/>
              </w:rPr>
            </w:pPr>
            <w:r w:rsidRPr="6A7754EA">
              <w:rPr>
                <w:rFonts w:eastAsia="Times New Roman"/>
              </w:rPr>
              <w:t xml:space="preserve">By </w:t>
            </w:r>
            <w:r w:rsidRPr="00970B9E">
              <w:rPr>
                <w:rFonts w:eastAsia="Times New Roman" w:cstheme="minorHAnsi"/>
                <w:b/>
              </w:rPr>
              <w:t xml:space="preserve">Global Administrators </w:t>
            </w:r>
          </w:p>
        </w:tc>
        <w:tc>
          <w:tcPr>
            <w:tcW w:w="4752" w:type="dxa"/>
          </w:tcPr>
          <w:p w14:paraId="36B58C05" w14:textId="067405F2" w:rsidR="001407D7" w:rsidRPr="00845534" w:rsidRDefault="00672291" w:rsidP="001407D7">
            <w:pPr>
              <w:rPr>
                <w:rFonts w:asciiTheme="minorHAnsi" w:hAnsiTheme="minorHAnsi" w:cstheme="minorHAnsi"/>
                <w:b/>
                <w:bCs/>
                <w:sz w:val="22"/>
              </w:rPr>
            </w:pPr>
            <w:hyperlink w:anchor="_MFA_for_admins" w:history="1">
              <w:r w:rsidR="001407D7" w:rsidRPr="6A7754EA">
                <w:rPr>
                  <w:rStyle w:val="Hyperlink"/>
                </w:rPr>
                <w:t>Require MFA (for admins)</w:t>
              </w:r>
            </w:hyperlink>
          </w:p>
        </w:tc>
      </w:tr>
    </w:tbl>
    <w:p w14:paraId="38356AEC" w14:textId="77777777" w:rsidR="001407D7" w:rsidRPr="00845534" w:rsidRDefault="001407D7" w:rsidP="00F93EFF">
      <w:pPr>
        <w:rPr>
          <w:rFonts w:cstheme="minorHAnsi"/>
          <w:b/>
          <w:bCs/>
        </w:rPr>
      </w:pPr>
    </w:p>
    <w:p w14:paraId="61AA6547" w14:textId="70FED763" w:rsidR="00594323" w:rsidRDefault="00594323">
      <w:pPr>
        <w:rPr>
          <w:rFonts w:asciiTheme="majorHAnsi" w:eastAsiaTheme="majorEastAsia" w:hAnsiTheme="majorHAnsi" w:cstheme="majorBidi"/>
          <w:noProof/>
          <w:color w:val="2E74B5" w:themeColor="accent1" w:themeShade="BF"/>
          <w:sz w:val="26"/>
          <w:szCs w:val="26"/>
        </w:rPr>
      </w:pPr>
      <w:bookmarkStart w:id="35" w:name="_Design"/>
      <w:bookmarkStart w:id="36" w:name="_Toc512426066"/>
      <w:bookmarkStart w:id="37" w:name="_Toc513313925"/>
      <w:bookmarkEnd w:id="35"/>
    </w:p>
    <w:p w14:paraId="1AEC0730" w14:textId="2AF2410B" w:rsidR="000E04EF" w:rsidRPr="002B34DE" w:rsidRDefault="000E04EF" w:rsidP="002B34DE">
      <w:pPr>
        <w:pStyle w:val="Heading2"/>
      </w:pPr>
      <w:bookmarkStart w:id="38" w:name="_Toc513714546"/>
      <w:r w:rsidRPr="00CE3A5E">
        <w:lastRenderedPageBreak/>
        <w:t>Design</w:t>
      </w:r>
      <w:bookmarkEnd w:id="36"/>
      <w:bookmarkEnd w:id="37"/>
      <w:bookmarkEnd w:id="38"/>
    </w:p>
    <w:p w14:paraId="48CD6CE4" w14:textId="7133F5E2" w:rsidR="000E04EF" w:rsidRDefault="00501B05" w:rsidP="000E04EF">
      <w:pPr>
        <w:spacing w:after="0" w:line="276" w:lineRule="auto"/>
        <w:rPr>
          <w:b/>
          <w:bCs/>
        </w:rPr>
      </w:pPr>
      <w:r>
        <w:t>This section articulates the design considerations and information you need to collect</w:t>
      </w:r>
      <w:r w:rsidR="00297D2D">
        <w:t xml:space="preserve"> to</w:t>
      </w:r>
      <w:r>
        <w:t xml:space="preserve"> roll out your </w:t>
      </w:r>
      <w:r w:rsidR="002F2DEC">
        <w:t>Conditional Access</w:t>
      </w:r>
      <w:r>
        <w:t xml:space="preserve"> policy. </w:t>
      </w:r>
      <w:r w:rsidR="00621B82">
        <w:t xml:space="preserve">Each </w:t>
      </w:r>
      <w:r w:rsidR="002F1CD8">
        <w:t>sub-</w:t>
      </w:r>
      <w:r w:rsidR="00621B82">
        <w:t xml:space="preserve">section </w:t>
      </w:r>
      <w:r w:rsidR="00191B42">
        <w:t>focuses</w:t>
      </w:r>
      <w:r w:rsidR="00621B82">
        <w:t xml:space="preserve"> on designing one of the re</w:t>
      </w:r>
      <w:r w:rsidR="00266B25">
        <w:t xml:space="preserve">commended </w:t>
      </w:r>
      <w:r w:rsidR="002F2DEC">
        <w:t>CA</w:t>
      </w:r>
      <w:r w:rsidR="00266B25">
        <w:t xml:space="preserve"> </w:t>
      </w:r>
      <w:r w:rsidR="00621B82">
        <w:t xml:space="preserve">policies articulated above. </w:t>
      </w:r>
      <w:r w:rsidR="00127A2F">
        <w:t xml:space="preserve">Add / remove </w:t>
      </w:r>
      <w:r w:rsidR="00266B25">
        <w:t>sub-</w:t>
      </w:r>
      <w:r w:rsidR="00127A2F">
        <w:t xml:space="preserve">sections based on the polices that you plan to </w:t>
      </w:r>
      <w:r w:rsidR="00266B25">
        <w:t xml:space="preserve">implement. </w:t>
      </w:r>
    </w:p>
    <w:p w14:paraId="536A3080" w14:textId="77777777" w:rsidR="00BA01B3" w:rsidRPr="000218C6" w:rsidRDefault="00BA01B3" w:rsidP="00E50579"/>
    <w:p w14:paraId="59B6358D" w14:textId="716CCE5E" w:rsidR="00E50579" w:rsidRDefault="00E50579">
      <w:pPr>
        <w:pStyle w:val="Heading3"/>
      </w:pPr>
      <w:bookmarkStart w:id="39" w:name="_MFA_when_not"/>
      <w:bookmarkStart w:id="40" w:name="_Toc513313926"/>
      <w:bookmarkStart w:id="41" w:name="_Toc513714547"/>
      <w:bookmarkEnd w:id="39"/>
      <w:r>
        <w:t>MFA when not at work</w:t>
      </w:r>
      <w:bookmarkEnd w:id="40"/>
      <w:bookmarkEnd w:id="41"/>
    </w:p>
    <w:p w14:paraId="278B695B" w14:textId="66766DAC" w:rsidR="00982E07" w:rsidRPr="000E78CB" w:rsidRDefault="00E50579" w:rsidP="6A7754EA">
      <w:pPr>
        <w:shd w:val="clear" w:color="auto" w:fill="FFFFFF" w:themeFill="background1"/>
        <w:spacing w:before="100" w:beforeAutospacing="1" w:after="0" w:line="240" w:lineRule="auto"/>
      </w:pPr>
      <w:r w:rsidRPr="000E78CB">
        <w:t>Azure AD enables single sign on to devices, apps, an</w:t>
      </w:r>
      <w:r w:rsidR="00962F5B">
        <w:t>d services from anywhere on the i</w:t>
      </w:r>
      <w:r w:rsidRPr="000E78CB">
        <w:t xml:space="preserve">nternet. </w:t>
      </w:r>
      <w:r w:rsidR="00E53DF6">
        <w:t xml:space="preserve">Using a location based </w:t>
      </w:r>
      <w:r w:rsidR="002F2DEC">
        <w:t>Conditional Access</w:t>
      </w:r>
      <w:r w:rsidR="00E53DF6">
        <w:t xml:space="preserve"> policy,</w:t>
      </w:r>
      <w:r w:rsidRPr="000E78CB">
        <w:t xml:space="preserve"> you can control access to your cloud apps based on the network location</w:t>
      </w:r>
      <w:r w:rsidR="00E91638">
        <w:t xml:space="preserve"> (either a named location such as a country or a specific IP</w:t>
      </w:r>
      <w:r w:rsidR="00450E3A">
        <w:t xml:space="preserve"> range</w:t>
      </w:r>
      <w:r w:rsidR="00E91638">
        <w:t>)</w:t>
      </w:r>
      <w:r w:rsidRPr="000E78CB">
        <w:t xml:space="preserve"> of a user. </w:t>
      </w:r>
      <w:r w:rsidR="00D1447E">
        <w:t xml:space="preserve">You can require MFA when a user is outside the </w:t>
      </w:r>
      <w:r w:rsidR="004C3305">
        <w:t xml:space="preserve">corporate network by </w:t>
      </w:r>
      <w:r w:rsidR="00E811F8">
        <w:t xml:space="preserve">defining the </w:t>
      </w:r>
      <w:r w:rsidR="00EA6B1F">
        <w:t xml:space="preserve">Internet facing </w:t>
      </w:r>
      <w:r w:rsidR="00E811F8">
        <w:t xml:space="preserve">IP ranges for your trusted corporate network. </w:t>
      </w:r>
      <w:r w:rsidR="00355A59">
        <w:t xml:space="preserve">Use the table below to identify the trusted locations for your corporate network. </w:t>
      </w:r>
    </w:p>
    <w:p w14:paraId="7A60928E" w14:textId="508702D7" w:rsidR="00982E07" w:rsidRDefault="00982E07" w:rsidP="002B34DE">
      <w:pPr>
        <w:shd w:val="clear" w:color="auto" w:fill="FFFFFF"/>
        <w:spacing w:before="100" w:beforeAutospacing="1" w:after="0" w:line="240" w:lineRule="auto"/>
      </w:pPr>
    </w:p>
    <w:p w14:paraId="08634069" w14:textId="1F4787EB" w:rsidR="00716706" w:rsidRDefault="00716706" w:rsidP="00716706">
      <w:r w:rsidRPr="00970B9E">
        <w:rPr>
          <w:b/>
        </w:rPr>
        <w:t>Note</w:t>
      </w:r>
      <w:r w:rsidR="008A5C4B" w:rsidRPr="00970B9E">
        <w:rPr>
          <w:b/>
        </w:rPr>
        <w:t>s</w:t>
      </w:r>
      <w:r w:rsidRPr="00970B9E">
        <w:rPr>
          <w:b/>
        </w:rPr>
        <w:t>:</w:t>
      </w:r>
      <w:r>
        <w:t xml:space="preserve"> </w:t>
      </w:r>
    </w:p>
    <w:p w14:paraId="18552CEA" w14:textId="77C1DE91" w:rsidR="00716706" w:rsidRDefault="00E73A7E" w:rsidP="00716706">
      <w:pPr>
        <w:pStyle w:val="ListParagraph"/>
        <w:numPr>
          <w:ilvl w:val="0"/>
          <w:numId w:val="53"/>
        </w:numPr>
      </w:pPr>
      <w:r>
        <w:t xml:space="preserve">When defining named locations, ensure that </w:t>
      </w:r>
      <w:r w:rsidR="00364A52">
        <w:t xml:space="preserve">IP ranges you trust are marked as trusted. </w:t>
      </w:r>
    </w:p>
    <w:p w14:paraId="5C534B1C" w14:textId="63844C0C" w:rsidR="00716706" w:rsidRDefault="00716706" w:rsidP="00716706">
      <w:pPr>
        <w:pStyle w:val="ListParagraph"/>
        <w:numPr>
          <w:ilvl w:val="0"/>
          <w:numId w:val="53"/>
        </w:numPr>
      </w:pPr>
      <w:r>
        <w:t xml:space="preserve">Trusted IP ranges can be split into multiple named locations so that it is easy to manage (e.g. office locations). </w:t>
      </w:r>
    </w:p>
    <w:p w14:paraId="671ABE49" w14:textId="77777777" w:rsidR="008A5C4B" w:rsidRDefault="008A5C4B" w:rsidP="008A5C4B">
      <w:pPr>
        <w:pStyle w:val="ListParagraph"/>
        <w:numPr>
          <w:ilvl w:val="0"/>
          <w:numId w:val="53"/>
        </w:numPr>
      </w:pPr>
      <w:r>
        <w:t xml:space="preserve">These locations represent the public IP ranges for the corporate network. </w:t>
      </w:r>
    </w:p>
    <w:p w14:paraId="13326B92" w14:textId="77777777" w:rsidR="00A36AFC" w:rsidRDefault="00A36AFC" w:rsidP="00A36AFC">
      <w:pPr>
        <w:rPr>
          <w:b/>
        </w:rPr>
      </w:pPr>
    </w:p>
    <w:p w14:paraId="6FFC9DAF" w14:textId="01076175" w:rsidR="00A36AFC" w:rsidRPr="00A36AFC" w:rsidRDefault="00A36AFC" w:rsidP="00A36AFC">
      <w:r w:rsidRPr="00A36AFC">
        <w:t xml:space="preserve">Use the table below to design your policy. It will be used when configuring your policy. Default values have been provided. Change them as appropriate for you. </w:t>
      </w:r>
    </w:p>
    <w:p w14:paraId="2EEC6B9F" w14:textId="77777777" w:rsidR="00F502C0" w:rsidRDefault="00F502C0" w:rsidP="00A36AFC"/>
    <w:tbl>
      <w:tblPr>
        <w:tblStyle w:val="TableGrid"/>
        <w:tblW w:w="0" w:type="auto"/>
        <w:tblLook w:val="04A0" w:firstRow="1" w:lastRow="0" w:firstColumn="1" w:lastColumn="0" w:noHBand="0" w:noVBand="1"/>
      </w:tblPr>
      <w:tblGrid>
        <w:gridCol w:w="2875"/>
        <w:gridCol w:w="6475"/>
      </w:tblGrid>
      <w:tr w:rsidR="00FD7227" w14:paraId="415AEBF2" w14:textId="77777777" w:rsidTr="00BD15CE">
        <w:tc>
          <w:tcPr>
            <w:tcW w:w="2875" w:type="dxa"/>
          </w:tcPr>
          <w:p w14:paraId="010A5AC1" w14:textId="568C6173" w:rsidR="00FD7227" w:rsidRPr="0016061F" w:rsidRDefault="0016061F" w:rsidP="00E50579">
            <w:pPr>
              <w:rPr>
                <w:b/>
              </w:rPr>
            </w:pPr>
            <w:r w:rsidRPr="0016061F">
              <w:rPr>
                <w:b/>
              </w:rPr>
              <w:t>Field</w:t>
            </w:r>
          </w:p>
        </w:tc>
        <w:tc>
          <w:tcPr>
            <w:tcW w:w="6475" w:type="dxa"/>
          </w:tcPr>
          <w:p w14:paraId="05484A66" w14:textId="2D86E325" w:rsidR="00FD7227" w:rsidRPr="0016061F" w:rsidRDefault="0016061F" w:rsidP="00E50579">
            <w:pPr>
              <w:rPr>
                <w:b/>
              </w:rPr>
            </w:pPr>
            <w:r w:rsidRPr="0016061F">
              <w:rPr>
                <w:b/>
              </w:rPr>
              <w:t>Value</w:t>
            </w:r>
          </w:p>
        </w:tc>
      </w:tr>
      <w:tr w:rsidR="00FD7227" w14:paraId="4B96E61C" w14:textId="77777777" w:rsidTr="00BD15CE">
        <w:tc>
          <w:tcPr>
            <w:tcW w:w="2875" w:type="dxa"/>
          </w:tcPr>
          <w:p w14:paraId="581A6D6D" w14:textId="50F7CDBF" w:rsidR="00FD7227" w:rsidRDefault="000768EE" w:rsidP="00E50579">
            <w:r>
              <w:t>Policy Name</w:t>
            </w:r>
          </w:p>
        </w:tc>
        <w:tc>
          <w:tcPr>
            <w:tcW w:w="6475" w:type="dxa"/>
          </w:tcPr>
          <w:p w14:paraId="08E4C644" w14:textId="5595E93F" w:rsidR="00FD7227" w:rsidRDefault="0016061F" w:rsidP="00E50579">
            <w:r>
              <w:t>MFA when not at work</w:t>
            </w:r>
          </w:p>
        </w:tc>
      </w:tr>
      <w:tr w:rsidR="00FD7227" w14:paraId="75889C82" w14:textId="77777777" w:rsidTr="00BD15CE">
        <w:tc>
          <w:tcPr>
            <w:tcW w:w="2875" w:type="dxa"/>
          </w:tcPr>
          <w:p w14:paraId="77069DFB" w14:textId="52D44BF2" w:rsidR="00FD7227" w:rsidRDefault="000768EE" w:rsidP="00E50579">
            <w:r>
              <w:t>Users and Groups</w:t>
            </w:r>
          </w:p>
        </w:tc>
        <w:tc>
          <w:tcPr>
            <w:tcW w:w="6475" w:type="dxa"/>
          </w:tcPr>
          <w:p w14:paraId="53E78FE8" w14:textId="73220AFF" w:rsidR="00FD7227" w:rsidRDefault="0016061F" w:rsidP="00E50579">
            <w:r>
              <w:t>&lt;Insert users and groups&gt;</w:t>
            </w:r>
          </w:p>
        </w:tc>
      </w:tr>
      <w:tr w:rsidR="00FD7227" w14:paraId="591AA7C4" w14:textId="77777777" w:rsidTr="00BD15CE">
        <w:tc>
          <w:tcPr>
            <w:tcW w:w="2875" w:type="dxa"/>
          </w:tcPr>
          <w:p w14:paraId="14E91047" w14:textId="729E66C2" w:rsidR="00FD7227" w:rsidRDefault="000768EE" w:rsidP="00E50579">
            <w:r>
              <w:t>Cloud Apps</w:t>
            </w:r>
          </w:p>
        </w:tc>
        <w:tc>
          <w:tcPr>
            <w:tcW w:w="6475" w:type="dxa"/>
          </w:tcPr>
          <w:p w14:paraId="4C2240BE" w14:textId="4C49FD06" w:rsidR="00FD7227" w:rsidRDefault="0016061F" w:rsidP="00E50579">
            <w:r>
              <w:t>&lt;Insert applications</w:t>
            </w:r>
            <w:r w:rsidR="00122C23">
              <w:t xml:space="preserve"> or </w:t>
            </w:r>
            <w:r w:rsidR="00B36A0C">
              <w:t xml:space="preserve">All Cloud </w:t>
            </w:r>
            <w:r w:rsidR="004D0BDA">
              <w:t>A</w:t>
            </w:r>
            <w:r w:rsidR="00B36A0C">
              <w:t>pplications</w:t>
            </w:r>
            <w:r>
              <w:t>&gt;</w:t>
            </w:r>
          </w:p>
        </w:tc>
      </w:tr>
      <w:tr w:rsidR="0042304D" w14:paraId="6D3787F0" w14:textId="77777777" w:rsidTr="00BD15CE">
        <w:tc>
          <w:tcPr>
            <w:tcW w:w="2875" w:type="dxa"/>
          </w:tcPr>
          <w:p w14:paraId="53847182" w14:textId="30A2BEE8" w:rsidR="0042304D" w:rsidRDefault="0042304D" w:rsidP="00E50579">
            <w:r>
              <w:t>Grant</w:t>
            </w:r>
          </w:p>
        </w:tc>
        <w:tc>
          <w:tcPr>
            <w:tcW w:w="6475" w:type="dxa"/>
          </w:tcPr>
          <w:p w14:paraId="1B036B49" w14:textId="21753240" w:rsidR="0042304D" w:rsidRDefault="0042304D" w:rsidP="00E50579">
            <w:r>
              <w:t>Require Multi Factor Authentication</w:t>
            </w:r>
          </w:p>
        </w:tc>
      </w:tr>
    </w:tbl>
    <w:p w14:paraId="50DAB482" w14:textId="77777777" w:rsidR="00716706" w:rsidRDefault="00716706" w:rsidP="00E50579"/>
    <w:p w14:paraId="25D4FB9D" w14:textId="6B4CA3E0" w:rsidR="00B1538A" w:rsidRPr="00B1538A" w:rsidRDefault="00B1538A" w:rsidP="00E50579">
      <w:pPr>
        <w:rPr>
          <w:b/>
        </w:rPr>
      </w:pPr>
      <w:r>
        <w:rPr>
          <w:b/>
        </w:rPr>
        <w:t>Conditions</w:t>
      </w:r>
    </w:p>
    <w:tbl>
      <w:tblPr>
        <w:tblStyle w:val="TableGrid"/>
        <w:tblW w:w="0" w:type="auto"/>
        <w:tblLook w:val="04A0" w:firstRow="1" w:lastRow="0" w:firstColumn="1" w:lastColumn="0" w:noHBand="0" w:noVBand="1"/>
      </w:tblPr>
      <w:tblGrid>
        <w:gridCol w:w="2825"/>
        <w:gridCol w:w="6433"/>
      </w:tblGrid>
      <w:tr w:rsidR="00423AEE" w14:paraId="5937BFD4" w14:textId="77777777" w:rsidTr="00B1538A">
        <w:trPr>
          <w:trHeight w:val="40"/>
        </w:trPr>
        <w:tc>
          <w:tcPr>
            <w:tcW w:w="2825" w:type="dxa"/>
          </w:tcPr>
          <w:p w14:paraId="161AE2B4" w14:textId="3ACB2FC3" w:rsidR="00FB583C" w:rsidRDefault="00FB583C" w:rsidP="00823C5F">
            <w:r>
              <w:t>&lt;</w:t>
            </w:r>
            <w:r w:rsidR="008855F7">
              <w:t xml:space="preserve">Insert </w:t>
            </w:r>
            <w:r>
              <w:t>Location Name 1&gt;</w:t>
            </w:r>
          </w:p>
        </w:tc>
        <w:tc>
          <w:tcPr>
            <w:tcW w:w="6433" w:type="dxa"/>
          </w:tcPr>
          <w:p w14:paraId="2077DDB9" w14:textId="77CF8905" w:rsidR="00FB583C" w:rsidRDefault="008855F7" w:rsidP="00823C5F">
            <w:r>
              <w:t>&lt;Insert IP Ranges&gt;</w:t>
            </w:r>
          </w:p>
        </w:tc>
      </w:tr>
      <w:tr w:rsidR="00423AEE" w14:paraId="0628C30A" w14:textId="77777777" w:rsidTr="00B1538A">
        <w:trPr>
          <w:trHeight w:val="38"/>
        </w:trPr>
        <w:tc>
          <w:tcPr>
            <w:tcW w:w="2825" w:type="dxa"/>
          </w:tcPr>
          <w:p w14:paraId="4AC71BC8" w14:textId="2AEDA46B" w:rsidR="00FB583C" w:rsidRDefault="00FB583C" w:rsidP="00823C5F">
            <w:r>
              <w:t>&lt;</w:t>
            </w:r>
            <w:r w:rsidR="008855F7">
              <w:t xml:space="preserve">Insert </w:t>
            </w:r>
            <w:r>
              <w:t>Location Name 2&gt;</w:t>
            </w:r>
          </w:p>
        </w:tc>
        <w:tc>
          <w:tcPr>
            <w:tcW w:w="6433" w:type="dxa"/>
          </w:tcPr>
          <w:p w14:paraId="5381937C" w14:textId="592F7EDF" w:rsidR="00FB583C" w:rsidRDefault="008855F7" w:rsidP="00823C5F">
            <w:r>
              <w:t>&lt;Insert IP Ranges&gt;</w:t>
            </w:r>
          </w:p>
        </w:tc>
      </w:tr>
      <w:tr w:rsidR="00423AEE" w14:paraId="5985A0D7" w14:textId="77777777" w:rsidTr="00B1538A">
        <w:trPr>
          <w:trHeight w:val="38"/>
        </w:trPr>
        <w:tc>
          <w:tcPr>
            <w:tcW w:w="2825" w:type="dxa"/>
          </w:tcPr>
          <w:p w14:paraId="64CF0529" w14:textId="67C35E7B" w:rsidR="00FB583C" w:rsidRDefault="00FB583C" w:rsidP="00823C5F">
            <w:r>
              <w:t>&lt;</w:t>
            </w:r>
            <w:r w:rsidR="008855F7">
              <w:t xml:space="preserve">Insert </w:t>
            </w:r>
            <w:r>
              <w:t>Location Name 3&gt;</w:t>
            </w:r>
          </w:p>
        </w:tc>
        <w:tc>
          <w:tcPr>
            <w:tcW w:w="6433" w:type="dxa"/>
          </w:tcPr>
          <w:p w14:paraId="7505EE60" w14:textId="0E23186B" w:rsidR="00FB583C" w:rsidRDefault="008855F7" w:rsidP="00823C5F">
            <w:r>
              <w:t>&lt;Insert IP Ranges&gt;</w:t>
            </w:r>
          </w:p>
        </w:tc>
      </w:tr>
    </w:tbl>
    <w:p w14:paraId="6CD77DC9" w14:textId="77777777" w:rsidR="00B1538A" w:rsidRDefault="00B1538A" w:rsidP="00E50579">
      <w:pPr>
        <w:rPr>
          <w:b/>
        </w:rPr>
      </w:pPr>
    </w:p>
    <w:p w14:paraId="6E856982" w14:textId="7FA0C2E8" w:rsidR="00E50579" w:rsidRDefault="00E50579" w:rsidP="00E50579">
      <w:pPr>
        <w:rPr>
          <w:rFonts w:ascii="Segoe UI" w:hAnsi="Segoe UI" w:cs="Segoe UI"/>
          <w:color w:val="000000"/>
          <w:shd w:val="clear" w:color="auto" w:fill="FFFFFF"/>
        </w:rPr>
      </w:pPr>
      <w:r>
        <w:rPr>
          <w:rFonts w:ascii="Segoe UI" w:hAnsi="Segoe UI" w:cs="Segoe UI"/>
          <w:color w:val="000000"/>
          <w:shd w:val="clear" w:color="auto" w:fill="FFFFFF"/>
        </w:rPr>
        <w:t>For more information, see </w:t>
      </w:r>
      <w:hyperlink r:id="rId34" w:history="1">
        <w:r>
          <w:rPr>
            <w:rStyle w:val="Hyperlink"/>
            <w:rFonts w:ascii="Segoe UI" w:hAnsi="Segoe UI" w:cs="Segoe UI"/>
            <w:color w:val="0078D7"/>
            <w:shd w:val="clear" w:color="auto" w:fill="FFFFFF"/>
          </w:rPr>
          <w:t xml:space="preserve">Location conditions in Azure Active Directory </w:t>
        </w:r>
        <w:r w:rsidR="002F2DEC">
          <w:rPr>
            <w:rStyle w:val="Hyperlink"/>
            <w:rFonts w:ascii="Segoe UI" w:hAnsi="Segoe UI" w:cs="Segoe UI"/>
            <w:color w:val="0078D7"/>
            <w:shd w:val="clear" w:color="auto" w:fill="FFFFFF"/>
          </w:rPr>
          <w:t>Conditional Access</w:t>
        </w:r>
      </w:hyperlink>
      <w:r>
        <w:rPr>
          <w:rFonts w:ascii="Segoe UI" w:hAnsi="Segoe UI" w:cs="Segoe UI"/>
          <w:color w:val="000000"/>
          <w:shd w:val="clear" w:color="auto" w:fill="FFFFFF"/>
        </w:rPr>
        <w:t>.</w:t>
      </w:r>
    </w:p>
    <w:p w14:paraId="01A64579" w14:textId="77777777" w:rsidR="00E50579" w:rsidRDefault="00E50579">
      <w:pPr>
        <w:pStyle w:val="Heading3"/>
        <w:rPr>
          <w:rStyle w:val="Heading3Char"/>
        </w:rPr>
      </w:pPr>
      <w:bookmarkStart w:id="42" w:name="_MFA_for_admins"/>
      <w:bookmarkStart w:id="43" w:name="_Toc513313927"/>
      <w:bookmarkStart w:id="44" w:name="_Toc513714548"/>
      <w:bookmarkEnd w:id="42"/>
      <w:r>
        <w:rPr>
          <w:rStyle w:val="Heading3Char"/>
        </w:rPr>
        <w:t>MFA for admins</w:t>
      </w:r>
      <w:bookmarkEnd w:id="43"/>
      <w:bookmarkEnd w:id="44"/>
    </w:p>
    <w:p w14:paraId="62C3F4BE" w14:textId="71D70397" w:rsidR="00E50579" w:rsidRDefault="00E50579" w:rsidP="00E50579">
      <w:r>
        <w:t xml:space="preserve">Administrators are frequently the target of attacks as their privileged accounts </w:t>
      </w:r>
      <w:r w:rsidR="000863DE">
        <w:t>can</w:t>
      </w:r>
      <w:r>
        <w:t xml:space="preserve"> perform actions in the </w:t>
      </w:r>
      <w:r w:rsidR="00EA0492">
        <w:t>Azure</w:t>
      </w:r>
      <w:r>
        <w:t xml:space="preserve"> portal that others cannot. Requiring MFA for admins is a simple policy that helps to secure </w:t>
      </w:r>
      <w:r>
        <w:lastRenderedPageBreak/>
        <w:t>these high privilege accounts.</w:t>
      </w:r>
      <w:r w:rsidR="00970B9E">
        <w:t xml:space="preserve"> </w:t>
      </w:r>
      <w:r w:rsidR="00970B9E" w:rsidRPr="00845534">
        <w:rPr>
          <w:b/>
        </w:rPr>
        <w:t>Whe</w:t>
      </w:r>
      <w:r w:rsidR="0090130E" w:rsidRPr="00845534">
        <w:rPr>
          <w:b/>
        </w:rPr>
        <w:t>n</w:t>
      </w:r>
      <w:r w:rsidR="00970B9E" w:rsidRPr="00845534">
        <w:rPr>
          <w:b/>
        </w:rPr>
        <w:t xml:space="preserve"> rolling out MFA for admins, ensure that at leas</w:t>
      </w:r>
      <w:r w:rsidR="0090130E" w:rsidRPr="00845534">
        <w:rPr>
          <w:b/>
        </w:rPr>
        <w:t>t</w:t>
      </w:r>
      <w:r w:rsidR="00970B9E" w:rsidRPr="00845534">
        <w:rPr>
          <w:b/>
        </w:rPr>
        <w:t xml:space="preserve"> one admin is excluded from the policy until there is another admin that has successfully registered for MFA and signed in. You do not want to </w:t>
      </w:r>
      <w:r w:rsidR="00A36AFC">
        <w:rPr>
          <w:b/>
        </w:rPr>
        <w:t>lock all admins out of the azure portal</w:t>
      </w:r>
      <w:r w:rsidR="0090130E" w:rsidRPr="00845534">
        <w:rPr>
          <w:b/>
        </w:rPr>
        <w:t>.</w:t>
      </w:r>
    </w:p>
    <w:p w14:paraId="47BC787C" w14:textId="77777777" w:rsidR="00C248A1" w:rsidRDefault="00C248A1" w:rsidP="00E50579"/>
    <w:p w14:paraId="2D1B2997" w14:textId="0ADC5029" w:rsidR="00C248A1" w:rsidRDefault="00C248A1" w:rsidP="00C248A1">
      <w:pPr>
        <w:pStyle w:val="ListParagraph"/>
        <w:numPr>
          <w:ilvl w:val="0"/>
          <w:numId w:val="28"/>
        </w:numPr>
      </w:pPr>
      <w:r w:rsidRPr="02BA7A29">
        <w:rPr>
          <w:b/>
          <w:bCs/>
          <w:color w:val="538135" w:themeColor="accent6" w:themeShade="BF"/>
        </w:rPr>
        <w:t xml:space="preserve">Microsoft recommends </w:t>
      </w:r>
      <w:r>
        <w:t>requiring MFA for global admins</w:t>
      </w:r>
      <w:r w:rsidR="00637F71">
        <w:t xml:space="preserve"> (at a minimum)</w:t>
      </w:r>
      <w:r>
        <w:t xml:space="preserve">, for </w:t>
      </w:r>
      <w:r w:rsidRPr="00970B9E">
        <w:rPr>
          <w:b/>
        </w:rPr>
        <w:t xml:space="preserve">all </w:t>
      </w:r>
      <w:r w:rsidR="00F72C65" w:rsidRPr="00970B9E">
        <w:rPr>
          <w:b/>
        </w:rPr>
        <w:t xml:space="preserve">cloud </w:t>
      </w:r>
      <w:r w:rsidRPr="00970B9E">
        <w:rPr>
          <w:b/>
        </w:rPr>
        <w:t>applications</w:t>
      </w:r>
    </w:p>
    <w:p w14:paraId="7F87DA24" w14:textId="77777777" w:rsidR="0053341F" w:rsidRDefault="0053341F" w:rsidP="00E50579"/>
    <w:p w14:paraId="383DF2B1" w14:textId="77777777" w:rsidR="00A36AFC" w:rsidRPr="00A36AFC" w:rsidRDefault="00A36AFC" w:rsidP="00A36AFC">
      <w:r w:rsidRPr="00A36AFC">
        <w:t xml:space="preserve">Use the table below to design your policy. It will be used when configuring your policy. Default values have been provided. Change them as appropriate for you. </w:t>
      </w:r>
    </w:p>
    <w:tbl>
      <w:tblPr>
        <w:tblStyle w:val="TableGrid"/>
        <w:tblW w:w="0" w:type="auto"/>
        <w:tblLook w:val="04A0" w:firstRow="1" w:lastRow="0" w:firstColumn="1" w:lastColumn="0" w:noHBand="0" w:noVBand="1"/>
      </w:tblPr>
      <w:tblGrid>
        <w:gridCol w:w="2875"/>
        <w:gridCol w:w="6475"/>
      </w:tblGrid>
      <w:tr w:rsidR="00A1771C" w14:paraId="4495DBD4" w14:textId="77777777" w:rsidTr="00DF7B80">
        <w:tc>
          <w:tcPr>
            <w:tcW w:w="2875" w:type="dxa"/>
          </w:tcPr>
          <w:p w14:paraId="7CD275D3" w14:textId="77777777" w:rsidR="00A1771C" w:rsidRPr="0016061F" w:rsidRDefault="00A1771C" w:rsidP="00DF7B80">
            <w:pPr>
              <w:rPr>
                <w:b/>
              </w:rPr>
            </w:pPr>
            <w:r w:rsidRPr="0016061F">
              <w:rPr>
                <w:b/>
              </w:rPr>
              <w:t>Field</w:t>
            </w:r>
          </w:p>
        </w:tc>
        <w:tc>
          <w:tcPr>
            <w:tcW w:w="6475" w:type="dxa"/>
          </w:tcPr>
          <w:p w14:paraId="30FF1358" w14:textId="77777777" w:rsidR="00A1771C" w:rsidRPr="0016061F" w:rsidRDefault="00A1771C" w:rsidP="00DF7B80">
            <w:pPr>
              <w:rPr>
                <w:b/>
              </w:rPr>
            </w:pPr>
            <w:r w:rsidRPr="0016061F">
              <w:rPr>
                <w:b/>
              </w:rPr>
              <w:t>Value</w:t>
            </w:r>
          </w:p>
        </w:tc>
      </w:tr>
      <w:tr w:rsidR="00A1771C" w14:paraId="6461EEDE" w14:textId="77777777" w:rsidTr="00DF7B80">
        <w:tc>
          <w:tcPr>
            <w:tcW w:w="2875" w:type="dxa"/>
          </w:tcPr>
          <w:p w14:paraId="441F2B15" w14:textId="77777777" w:rsidR="00A1771C" w:rsidRDefault="00A1771C" w:rsidP="00DF7B80">
            <w:r>
              <w:t>Policy Name</w:t>
            </w:r>
          </w:p>
        </w:tc>
        <w:tc>
          <w:tcPr>
            <w:tcW w:w="6475" w:type="dxa"/>
          </w:tcPr>
          <w:p w14:paraId="7AC4A103" w14:textId="35D24282" w:rsidR="00A1771C" w:rsidRDefault="00A1771C" w:rsidP="00DF7B80">
            <w:r>
              <w:t xml:space="preserve">MFA </w:t>
            </w:r>
            <w:r w:rsidR="007809FD">
              <w:t>for Admins</w:t>
            </w:r>
          </w:p>
        </w:tc>
      </w:tr>
      <w:tr w:rsidR="00A1771C" w14:paraId="22F89137" w14:textId="77777777" w:rsidTr="00DF7B80">
        <w:tc>
          <w:tcPr>
            <w:tcW w:w="2875" w:type="dxa"/>
          </w:tcPr>
          <w:p w14:paraId="1C15A161" w14:textId="77777777" w:rsidR="00A1771C" w:rsidRDefault="00A1771C" w:rsidP="00DF7B80">
            <w:r>
              <w:t>Users and Groups</w:t>
            </w:r>
          </w:p>
        </w:tc>
        <w:tc>
          <w:tcPr>
            <w:tcW w:w="6475" w:type="dxa"/>
          </w:tcPr>
          <w:p w14:paraId="14645D0B" w14:textId="77777777" w:rsidR="00A1771C" w:rsidRDefault="00A1771C" w:rsidP="00A1771C">
            <w:r>
              <w:t>Global Administrator</w:t>
            </w:r>
          </w:p>
          <w:p w14:paraId="04DCBAD8" w14:textId="69523042" w:rsidR="00A1771C" w:rsidRPr="00096A5A" w:rsidRDefault="00A1771C" w:rsidP="00A1771C">
            <w:r w:rsidRPr="00096A5A">
              <w:t>&lt;Add additional roles as appropriate&gt;</w:t>
            </w:r>
          </w:p>
        </w:tc>
      </w:tr>
      <w:tr w:rsidR="00A1771C" w14:paraId="050D2CA4" w14:textId="77777777" w:rsidTr="00DF7B80">
        <w:tc>
          <w:tcPr>
            <w:tcW w:w="2875" w:type="dxa"/>
          </w:tcPr>
          <w:p w14:paraId="34E7ACEB" w14:textId="77777777" w:rsidR="00A1771C" w:rsidRDefault="00A1771C" w:rsidP="00DF7B80">
            <w:r>
              <w:t>Cloud Apps</w:t>
            </w:r>
          </w:p>
        </w:tc>
        <w:tc>
          <w:tcPr>
            <w:tcW w:w="6475" w:type="dxa"/>
          </w:tcPr>
          <w:p w14:paraId="36E18737" w14:textId="706CFC7E" w:rsidR="00A1771C" w:rsidRPr="00802429" w:rsidRDefault="00802429" w:rsidP="00DF7B80">
            <w:r>
              <w:t>All Cloud Applications</w:t>
            </w:r>
          </w:p>
        </w:tc>
      </w:tr>
      <w:tr w:rsidR="00A1771C" w14:paraId="5F85EC32" w14:textId="77777777" w:rsidTr="00DF7B80">
        <w:tc>
          <w:tcPr>
            <w:tcW w:w="2875" w:type="dxa"/>
          </w:tcPr>
          <w:p w14:paraId="3E5E0DDC" w14:textId="44EDDF43" w:rsidR="00A1771C" w:rsidRDefault="00A1771C" w:rsidP="00DF7B80">
            <w:r>
              <w:t>Grant</w:t>
            </w:r>
          </w:p>
        </w:tc>
        <w:tc>
          <w:tcPr>
            <w:tcW w:w="6475" w:type="dxa"/>
          </w:tcPr>
          <w:p w14:paraId="39467867" w14:textId="42A75C57" w:rsidR="00A1771C" w:rsidRDefault="00A1771C" w:rsidP="00DF7B80">
            <w:r>
              <w:t>Multi Factor Authentication</w:t>
            </w:r>
          </w:p>
        </w:tc>
      </w:tr>
    </w:tbl>
    <w:p w14:paraId="65763304" w14:textId="77777777" w:rsidR="00A1771C" w:rsidRDefault="00A1771C" w:rsidP="00A1771C"/>
    <w:p w14:paraId="62B9F522" w14:textId="03092EDF" w:rsidR="00294C5A" w:rsidRDefault="00CB5A89" w:rsidP="00294C5A">
      <w:r>
        <w:rPr>
          <w:noProof/>
        </w:rPr>
        <w:drawing>
          <wp:anchor distT="0" distB="0" distL="114300" distR="114300" simplePos="0" relativeHeight="251658243" behindDoc="1" locked="0" layoutInCell="1" allowOverlap="1" wp14:anchorId="679CAB1B" wp14:editId="6A3B901A">
            <wp:simplePos x="0" y="0"/>
            <wp:positionH relativeFrom="column">
              <wp:posOffset>2853690</wp:posOffset>
            </wp:positionH>
            <wp:positionV relativeFrom="paragraph">
              <wp:posOffset>258445</wp:posOffset>
            </wp:positionV>
            <wp:extent cx="2388870" cy="1768475"/>
            <wp:effectExtent l="0" t="0" r="0" b="3175"/>
            <wp:wrapTight wrapText="bothSides">
              <wp:wrapPolygon edited="0">
                <wp:start x="0" y="0"/>
                <wp:lineTo x="0" y="21406"/>
                <wp:lineTo x="21359" y="21406"/>
                <wp:lineTo x="2135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388870" cy="17684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4" behindDoc="1" locked="0" layoutInCell="1" allowOverlap="1" wp14:anchorId="6CB9642D" wp14:editId="4AE76B35">
            <wp:simplePos x="0" y="0"/>
            <wp:positionH relativeFrom="margin">
              <wp:align>left</wp:align>
            </wp:positionH>
            <wp:positionV relativeFrom="paragraph">
              <wp:posOffset>285115</wp:posOffset>
            </wp:positionV>
            <wp:extent cx="2573655" cy="1720850"/>
            <wp:effectExtent l="0" t="0" r="0" b="0"/>
            <wp:wrapTight wrapText="bothSides">
              <wp:wrapPolygon edited="0">
                <wp:start x="0" y="0"/>
                <wp:lineTo x="0" y="21281"/>
                <wp:lineTo x="21424" y="21281"/>
                <wp:lineTo x="2142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79561" cy="1724723"/>
                    </a:xfrm>
                    <a:prstGeom prst="rect">
                      <a:avLst/>
                    </a:prstGeom>
                  </pic:spPr>
                </pic:pic>
              </a:graphicData>
            </a:graphic>
            <wp14:sizeRelH relativeFrom="margin">
              <wp14:pctWidth>0</wp14:pctWidth>
            </wp14:sizeRelH>
            <wp14:sizeRelV relativeFrom="margin">
              <wp14:pctHeight>0</wp14:pctHeight>
            </wp14:sizeRelV>
          </wp:anchor>
        </w:drawing>
      </w:r>
    </w:p>
    <w:p w14:paraId="50F50923" w14:textId="4EBD98B1" w:rsidR="00A004C4" w:rsidRDefault="00A004C4" w:rsidP="00E50579"/>
    <w:p w14:paraId="74E28CC6" w14:textId="19D92E54" w:rsidR="004E4DE0" w:rsidRPr="000218C6" w:rsidRDefault="00CB5A89" w:rsidP="00E50579">
      <w:r>
        <w:rPr>
          <w:noProof/>
        </w:rPr>
        <mc:AlternateContent>
          <mc:Choice Requires="wps">
            <w:drawing>
              <wp:anchor distT="0" distB="0" distL="114300" distR="114300" simplePos="0" relativeHeight="251658245" behindDoc="0" locked="0" layoutInCell="1" allowOverlap="1" wp14:anchorId="3BD30A68" wp14:editId="7529D7F4">
                <wp:simplePos x="0" y="0"/>
                <wp:positionH relativeFrom="column">
                  <wp:posOffset>1194534</wp:posOffset>
                </wp:positionH>
                <wp:positionV relativeFrom="paragraph">
                  <wp:posOffset>2996242</wp:posOffset>
                </wp:positionV>
                <wp:extent cx="459843" cy="586696"/>
                <wp:effectExtent l="0" t="0" r="16510" b="23495"/>
                <wp:wrapNone/>
                <wp:docPr id="695327140" name="Rectangle 695327140"/>
                <wp:cNvGraphicFramePr/>
                <a:graphic xmlns:a="http://schemas.openxmlformats.org/drawingml/2006/main">
                  <a:graphicData uri="http://schemas.microsoft.com/office/word/2010/wordprocessingShape">
                    <wps:wsp>
                      <wps:cNvSpPr/>
                      <wps:spPr>
                        <a:xfrm>
                          <a:off x="0" y="0"/>
                          <a:ext cx="459843" cy="58669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219124" id="Rectangle 695327140" o:spid="_x0000_s1026" style="position:absolute;margin-left:94.05pt;margin-top:235.9pt;width:36.2pt;height:46.2pt;z-index:25165824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" fillcolor="white [3212]" strokecolor="white [3212]" strokeweight="1pt"/>
            </w:pict>
          </mc:Fallback>
        </mc:AlternateContent>
      </w:r>
      <w:r w:rsidR="004E4DE0">
        <w:rPr>
          <w:noProof/>
        </w:rPr>
        <w:drawing>
          <wp:inline distT="0" distB="0" distL="0" distR="0" wp14:anchorId="1D9F282D" wp14:editId="4F236DD5">
            <wp:extent cx="2166179" cy="1802372"/>
            <wp:effectExtent l="0" t="0" r="5715" b="7620"/>
            <wp:docPr id="695327139" name="Picture 695327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98261" cy="1829066"/>
                    </a:xfrm>
                    <a:prstGeom prst="rect">
                      <a:avLst/>
                    </a:prstGeom>
                  </pic:spPr>
                </pic:pic>
              </a:graphicData>
            </a:graphic>
          </wp:inline>
        </w:drawing>
      </w:r>
    </w:p>
    <w:p w14:paraId="38422F3E" w14:textId="77777777" w:rsidR="00BA01B3" w:rsidRDefault="00BA01B3">
      <w:pPr>
        <w:pStyle w:val="Heading3"/>
      </w:pPr>
      <w:bookmarkStart w:id="45" w:name="_MFA_for_risky"/>
      <w:bookmarkStart w:id="46" w:name="_Toc513313928"/>
      <w:bookmarkEnd w:id="45"/>
    </w:p>
    <w:p w14:paraId="77F1F6E9" w14:textId="21C25BA3" w:rsidR="00E50579" w:rsidRDefault="00E50579">
      <w:pPr>
        <w:pStyle w:val="Heading3"/>
      </w:pPr>
      <w:bookmarkStart w:id="47" w:name="_Toc513714549"/>
      <w:r>
        <w:t>MFA for risky sign-ins</w:t>
      </w:r>
      <w:bookmarkEnd w:id="46"/>
      <w:bookmarkEnd w:id="47"/>
    </w:p>
    <w:p w14:paraId="096D2F23" w14:textId="3DCFF160" w:rsidR="00DE5E0E" w:rsidRDefault="00B6214B" w:rsidP="00E50579">
      <w:r>
        <w:t>Azur</w:t>
      </w:r>
      <w:r w:rsidR="00AA254C">
        <w:t>e</w:t>
      </w:r>
      <w:r w:rsidR="00D66115">
        <w:t xml:space="preserve"> AD</w:t>
      </w:r>
      <w:r w:rsidR="00AA254C">
        <w:t xml:space="preserve"> Identity Protection (IP)</w:t>
      </w:r>
      <w:r>
        <w:t xml:space="preserve"> “</w:t>
      </w:r>
      <w:r w:rsidR="00E50579" w:rsidRPr="00F06DFE">
        <w:t>sign-in risk</w:t>
      </w:r>
      <w:r>
        <w:t>”</w:t>
      </w:r>
      <w:r w:rsidR="00E50579" w:rsidRPr="00F06DFE">
        <w:t xml:space="preserve"> </w:t>
      </w:r>
      <w:r>
        <w:t>indicates t</w:t>
      </w:r>
      <w:r w:rsidR="00E50579" w:rsidRPr="00F06DFE">
        <w:t xml:space="preserve">he likelihood (high, medium, or low) that a sign-in attempt was not performed by the legitimate owner of a user account. </w:t>
      </w:r>
      <w:r w:rsidR="00AA254C">
        <w:t>IP</w:t>
      </w:r>
      <w:r w:rsidR="00483DF3">
        <w:t xml:space="preserve"> </w:t>
      </w:r>
      <w:r w:rsidR="00E50579" w:rsidRPr="00F06DFE">
        <w:t>calculates the sign-in risk level</w:t>
      </w:r>
      <w:r w:rsidR="00483DF3">
        <w:t xml:space="preserve"> in real time, </w:t>
      </w:r>
      <w:r w:rsidR="00622269">
        <w:t xml:space="preserve">as </w:t>
      </w:r>
      <w:r w:rsidR="00483DF3">
        <w:t xml:space="preserve">users </w:t>
      </w:r>
      <w:r w:rsidR="00622269">
        <w:t>try</w:t>
      </w:r>
      <w:r w:rsidR="00483DF3">
        <w:t xml:space="preserve"> to access their applications.</w:t>
      </w:r>
      <w:r w:rsidR="00E50579" w:rsidRPr="00F06DFE">
        <w:t xml:space="preserve"> You can use the calculated sign-in risk level as </w:t>
      </w:r>
      <w:r w:rsidR="00622269">
        <w:t xml:space="preserve">a </w:t>
      </w:r>
      <w:r w:rsidR="00E50579" w:rsidRPr="00F06DFE">
        <w:t xml:space="preserve">condition in a </w:t>
      </w:r>
      <w:r w:rsidR="002F2DEC">
        <w:t>Conditional Access</w:t>
      </w:r>
      <w:r w:rsidR="00E50579" w:rsidRPr="00F06DFE">
        <w:t xml:space="preserve"> policy.</w:t>
      </w:r>
      <w:r w:rsidR="00483DF3">
        <w:t xml:space="preserve"> </w:t>
      </w:r>
    </w:p>
    <w:p w14:paraId="5B4BA178" w14:textId="77777777" w:rsidR="00A36AFC" w:rsidRPr="00A36AFC" w:rsidRDefault="00A36AFC" w:rsidP="00A36AFC">
      <w:r w:rsidRPr="00A36AFC">
        <w:t xml:space="preserve">Use the table below to design your policy. It will be used when configuring your policy. Default values have been provided. Change them as appropriate for you. </w:t>
      </w:r>
    </w:p>
    <w:p w14:paraId="78BFEAD3" w14:textId="77777777" w:rsidR="00BB491C" w:rsidRDefault="00BB491C" w:rsidP="00E50579"/>
    <w:tbl>
      <w:tblPr>
        <w:tblStyle w:val="TableGrid"/>
        <w:tblW w:w="0" w:type="auto"/>
        <w:tblLook w:val="04A0" w:firstRow="1" w:lastRow="0" w:firstColumn="1" w:lastColumn="0" w:noHBand="0" w:noVBand="1"/>
      </w:tblPr>
      <w:tblGrid>
        <w:gridCol w:w="3235"/>
        <w:gridCol w:w="6115"/>
      </w:tblGrid>
      <w:tr w:rsidR="00802429" w14:paraId="06164E8D" w14:textId="77777777" w:rsidTr="00503084">
        <w:tc>
          <w:tcPr>
            <w:tcW w:w="3235" w:type="dxa"/>
          </w:tcPr>
          <w:p w14:paraId="544F91E1" w14:textId="77777777" w:rsidR="00802429" w:rsidRPr="0016061F" w:rsidRDefault="00802429" w:rsidP="00DF7B80">
            <w:pPr>
              <w:rPr>
                <w:b/>
              </w:rPr>
            </w:pPr>
            <w:r w:rsidRPr="0016061F">
              <w:rPr>
                <w:b/>
              </w:rPr>
              <w:t>Field</w:t>
            </w:r>
          </w:p>
        </w:tc>
        <w:tc>
          <w:tcPr>
            <w:tcW w:w="6115" w:type="dxa"/>
          </w:tcPr>
          <w:p w14:paraId="0B9C4BD8" w14:textId="77777777" w:rsidR="00802429" w:rsidRPr="0016061F" w:rsidRDefault="00802429" w:rsidP="00DF7B80">
            <w:pPr>
              <w:rPr>
                <w:b/>
              </w:rPr>
            </w:pPr>
            <w:r w:rsidRPr="0016061F">
              <w:rPr>
                <w:b/>
              </w:rPr>
              <w:t>Value</w:t>
            </w:r>
          </w:p>
        </w:tc>
      </w:tr>
      <w:tr w:rsidR="00802429" w14:paraId="09C5D9D8" w14:textId="77777777" w:rsidTr="00503084">
        <w:tc>
          <w:tcPr>
            <w:tcW w:w="3235" w:type="dxa"/>
          </w:tcPr>
          <w:p w14:paraId="20D029BA" w14:textId="77777777" w:rsidR="00802429" w:rsidRDefault="00802429" w:rsidP="00DF7B80">
            <w:r>
              <w:t>Policy Name</w:t>
            </w:r>
          </w:p>
        </w:tc>
        <w:tc>
          <w:tcPr>
            <w:tcW w:w="6115" w:type="dxa"/>
          </w:tcPr>
          <w:p w14:paraId="6CDD8861" w14:textId="1D68CFDA" w:rsidR="00802429" w:rsidRDefault="00802429" w:rsidP="00DF7B80">
            <w:r>
              <w:t xml:space="preserve">MFA </w:t>
            </w:r>
            <w:r w:rsidR="007809FD">
              <w:t>for Risky Sign-Ins</w:t>
            </w:r>
          </w:p>
        </w:tc>
      </w:tr>
      <w:tr w:rsidR="00802429" w14:paraId="68E78AEF" w14:textId="77777777" w:rsidTr="00503084">
        <w:tc>
          <w:tcPr>
            <w:tcW w:w="3235" w:type="dxa"/>
          </w:tcPr>
          <w:p w14:paraId="0642D677" w14:textId="77777777" w:rsidR="00802429" w:rsidRDefault="00802429" w:rsidP="00DF7B80">
            <w:r>
              <w:t>Users and Groups</w:t>
            </w:r>
          </w:p>
        </w:tc>
        <w:tc>
          <w:tcPr>
            <w:tcW w:w="6115" w:type="dxa"/>
          </w:tcPr>
          <w:p w14:paraId="4D2A400A" w14:textId="77777777" w:rsidR="00802429" w:rsidRDefault="00802429" w:rsidP="00DF7B80">
            <w:r>
              <w:t>&lt;Insert users and groups&gt;</w:t>
            </w:r>
          </w:p>
        </w:tc>
      </w:tr>
      <w:tr w:rsidR="00802429" w14:paraId="7D7FFBA0" w14:textId="77777777" w:rsidTr="00503084">
        <w:tc>
          <w:tcPr>
            <w:tcW w:w="3235" w:type="dxa"/>
          </w:tcPr>
          <w:p w14:paraId="15C9E1B9" w14:textId="77777777" w:rsidR="00802429" w:rsidRDefault="00802429" w:rsidP="00DF7B80">
            <w:r>
              <w:t>Cloud Apps</w:t>
            </w:r>
          </w:p>
        </w:tc>
        <w:tc>
          <w:tcPr>
            <w:tcW w:w="6115" w:type="dxa"/>
          </w:tcPr>
          <w:p w14:paraId="7CE52316" w14:textId="485215E4" w:rsidR="00802429" w:rsidRDefault="00503084" w:rsidP="00DF7B80">
            <w:r>
              <w:t>All Cloud applications</w:t>
            </w:r>
          </w:p>
        </w:tc>
      </w:tr>
    </w:tbl>
    <w:p w14:paraId="2D5FEE8E" w14:textId="77777777" w:rsidR="00802429" w:rsidRDefault="00802429" w:rsidP="00E50579"/>
    <w:p w14:paraId="2BB5C831" w14:textId="59652146" w:rsidR="00802429" w:rsidRPr="00802429" w:rsidRDefault="00802429" w:rsidP="00E50579">
      <w:pPr>
        <w:rPr>
          <w:b/>
        </w:rPr>
      </w:pPr>
      <w:r>
        <w:rPr>
          <w:b/>
        </w:rPr>
        <w:t>Conditions / Grants</w:t>
      </w:r>
    </w:p>
    <w:tbl>
      <w:tblPr>
        <w:tblStyle w:val="TableGrid"/>
        <w:tblW w:w="9927" w:type="dxa"/>
        <w:tblLook w:val="04A0" w:firstRow="1" w:lastRow="0" w:firstColumn="1" w:lastColumn="0" w:noHBand="0" w:noVBand="1"/>
      </w:tblPr>
      <w:tblGrid>
        <w:gridCol w:w="3271"/>
        <w:gridCol w:w="6656"/>
      </w:tblGrid>
      <w:tr w:rsidR="00DD5577" w14:paraId="50D638C2" w14:textId="77777777" w:rsidTr="00DD5577">
        <w:trPr>
          <w:trHeight w:val="111"/>
        </w:trPr>
        <w:tc>
          <w:tcPr>
            <w:tcW w:w="3271" w:type="dxa"/>
          </w:tcPr>
          <w:p w14:paraId="78B2BD8F" w14:textId="1B686FEF" w:rsidR="00DD5577" w:rsidRPr="00802429" w:rsidRDefault="00802429" w:rsidP="00823C5F">
            <w:pPr>
              <w:rPr>
                <w:b/>
              </w:rPr>
            </w:pPr>
            <w:r w:rsidRPr="00802429">
              <w:rPr>
                <w:b/>
              </w:rPr>
              <w:t>Condition</w:t>
            </w:r>
          </w:p>
        </w:tc>
        <w:tc>
          <w:tcPr>
            <w:tcW w:w="6656" w:type="dxa"/>
          </w:tcPr>
          <w:p w14:paraId="7C1F1E31" w14:textId="7922753A" w:rsidR="00DD5577" w:rsidRPr="00802429" w:rsidRDefault="00DD5577" w:rsidP="00823C5F">
            <w:pPr>
              <w:rPr>
                <w:b/>
              </w:rPr>
            </w:pPr>
            <w:r w:rsidRPr="00802429">
              <w:rPr>
                <w:b/>
              </w:rPr>
              <w:t>Grant</w:t>
            </w:r>
          </w:p>
        </w:tc>
      </w:tr>
      <w:tr w:rsidR="00503084" w14:paraId="021C8EA9" w14:textId="77777777" w:rsidTr="00DD5577">
        <w:trPr>
          <w:trHeight w:val="111"/>
        </w:trPr>
        <w:tc>
          <w:tcPr>
            <w:tcW w:w="3271" w:type="dxa"/>
          </w:tcPr>
          <w:p w14:paraId="5A8A4DF6" w14:textId="7D691339" w:rsidR="00503084" w:rsidRDefault="00503084" w:rsidP="00823C5F">
            <w:r>
              <w:t>No Sign-In Risk</w:t>
            </w:r>
          </w:p>
        </w:tc>
        <w:tc>
          <w:tcPr>
            <w:tcW w:w="6656" w:type="dxa"/>
          </w:tcPr>
          <w:p w14:paraId="06DDB2AF" w14:textId="56918495" w:rsidR="00503084" w:rsidRDefault="00503084" w:rsidP="00823C5F">
            <w:r>
              <w:t>&lt;Recommendation: Don’t include no sign-in risk&gt;</w:t>
            </w:r>
          </w:p>
        </w:tc>
      </w:tr>
      <w:tr w:rsidR="00E50579" w14:paraId="19647080" w14:textId="77777777" w:rsidTr="00DD5577">
        <w:trPr>
          <w:trHeight w:val="111"/>
        </w:trPr>
        <w:tc>
          <w:tcPr>
            <w:tcW w:w="3271" w:type="dxa"/>
          </w:tcPr>
          <w:p w14:paraId="56368251" w14:textId="65BBA12D" w:rsidR="00E50579" w:rsidRDefault="00E50579" w:rsidP="00823C5F">
            <w:r>
              <w:t>Low</w:t>
            </w:r>
            <w:r w:rsidR="00802429">
              <w:t xml:space="preserve"> Sign-In Risk</w:t>
            </w:r>
          </w:p>
        </w:tc>
        <w:tc>
          <w:tcPr>
            <w:tcW w:w="6656" w:type="dxa"/>
          </w:tcPr>
          <w:p w14:paraId="04325145" w14:textId="31A6683B" w:rsidR="00E50579" w:rsidRDefault="00E50579" w:rsidP="00823C5F">
            <w:r>
              <w:t xml:space="preserve">&lt;Recommendation: Don’t include low risk </w:t>
            </w:r>
            <w:r w:rsidR="00204C0A">
              <w:t xml:space="preserve">in your policy </w:t>
            </w:r>
            <w:r>
              <w:t>unless this is a high priority app&gt;</w:t>
            </w:r>
          </w:p>
        </w:tc>
      </w:tr>
      <w:tr w:rsidR="00E50579" w14:paraId="2813B642" w14:textId="77777777" w:rsidTr="00DD5577">
        <w:trPr>
          <w:trHeight w:val="340"/>
        </w:trPr>
        <w:tc>
          <w:tcPr>
            <w:tcW w:w="3271" w:type="dxa"/>
          </w:tcPr>
          <w:p w14:paraId="3D3CAD53" w14:textId="1AE1E2DE" w:rsidR="00E50579" w:rsidRDefault="00E50579" w:rsidP="00823C5F">
            <w:r>
              <w:t>Medium</w:t>
            </w:r>
            <w:r w:rsidR="00802429">
              <w:t xml:space="preserve"> Sing-In Risk</w:t>
            </w:r>
          </w:p>
        </w:tc>
        <w:tc>
          <w:tcPr>
            <w:tcW w:w="6656" w:type="dxa"/>
          </w:tcPr>
          <w:p w14:paraId="5BD22649" w14:textId="1236D014" w:rsidR="00E50579" w:rsidRDefault="00E50579" w:rsidP="00823C5F">
            <w:r>
              <w:t>&lt;Recommendation: Require MFA&gt;</w:t>
            </w:r>
          </w:p>
        </w:tc>
      </w:tr>
      <w:tr w:rsidR="00E50579" w14:paraId="755C164C" w14:textId="77777777" w:rsidTr="00DD5577">
        <w:trPr>
          <w:trHeight w:val="111"/>
        </w:trPr>
        <w:tc>
          <w:tcPr>
            <w:tcW w:w="3271" w:type="dxa"/>
          </w:tcPr>
          <w:p w14:paraId="1743BF7F" w14:textId="4EAD85A1" w:rsidR="00E50579" w:rsidRDefault="00E50579" w:rsidP="00823C5F">
            <w:r>
              <w:t>High</w:t>
            </w:r>
            <w:r w:rsidR="00802429">
              <w:t xml:space="preserve"> Sign-In Risk</w:t>
            </w:r>
          </w:p>
        </w:tc>
        <w:tc>
          <w:tcPr>
            <w:tcW w:w="6656" w:type="dxa"/>
          </w:tcPr>
          <w:p w14:paraId="1D16237C" w14:textId="0941A606" w:rsidR="00E50579" w:rsidRDefault="00E50579" w:rsidP="00823C5F">
            <w:r>
              <w:t>&lt;Recommendation: Require MFA</w:t>
            </w:r>
            <w:r w:rsidR="00FB583C">
              <w:t xml:space="preserve"> or Block </w:t>
            </w:r>
            <w:r w:rsidR="00DE5E0E">
              <w:t>A</w:t>
            </w:r>
            <w:r w:rsidR="00FB583C">
              <w:t>ccess</w:t>
            </w:r>
            <w:r>
              <w:t>&gt;</w:t>
            </w:r>
          </w:p>
        </w:tc>
      </w:tr>
    </w:tbl>
    <w:p w14:paraId="68D06209" w14:textId="77777777" w:rsidR="00E50579" w:rsidRDefault="00E50579" w:rsidP="00E50579"/>
    <w:p w14:paraId="508FEA8C" w14:textId="77777777" w:rsidR="00E50579" w:rsidRPr="000218C6" w:rsidRDefault="00E50579" w:rsidP="00E50579">
      <w:r>
        <w:t xml:space="preserve">Learn More: </w:t>
      </w:r>
      <w:hyperlink r:id="rId38" w:history="1">
        <w:r>
          <w:rPr>
            <w:rStyle w:val="Hyperlink"/>
            <w:rFonts w:ascii="Segoe UI" w:hAnsi="Segoe UI" w:cs="Segoe UI"/>
            <w:color w:val="0078D7"/>
            <w:shd w:val="clear" w:color="auto" w:fill="FFFFFF"/>
          </w:rPr>
          <w:t>Azure Active Directory Identity Protection</w:t>
        </w:r>
      </w:hyperlink>
    </w:p>
    <w:p w14:paraId="37B6B59C" w14:textId="77777777" w:rsidR="005B0EE5" w:rsidRDefault="005B0EE5" w:rsidP="005B0EE5"/>
    <w:p w14:paraId="11447F64" w14:textId="218C06FE" w:rsidR="00E50579" w:rsidRPr="005B0EE5" w:rsidRDefault="005B0EE5" w:rsidP="00970B9E">
      <w:pPr>
        <w:pStyle w:val="ListParagraph"/>
        <w:numPr>
          <w:ilvl w:val="0"/>
          <w:numId w:val="28"/>
        </w:numPr>
        <w:spacing w:after="0" w:line="276" w:lineRule="auto"/>
        <w:rPr>
          <w:bCs/>
        </w:rPr>
      </w:pPr>
      <w:r w:rsidRPr="005B0EE5">
        <w:rPr>
          <w:b/>
          <w:bCs/>
          <w:color w:val="538135" w:themeColor="accent6" w:themeShade="BF"/>
        </w:rPr>
        <w:t xml:space="preserve">Microsoft recommends </w:t>
      </w:r>
      <w:r w:rsidRPr="00970B9E">
        <w:t>a</w:t>
      </w:r>
      <w:r w:rsidR="00FB583C" w:rsidRPr="00970B9E">
        <w:t xml:space="preserve">pplying this CA policy to </w:t>
      </w:r>
      <w:r w:rsidR="00FB583C" w:rsidRPr="002B34DE">
        <w:rPr>
          <w:b/>
          <w:bCs/>
        </w:rPr>
        <w:t xml:space="preserve">all your </w:t>
      </w:r>
      <w:r w:rsidR="0025547D" w:rsidRPr="002B34DE">
        <w:rPr>
          <w:b/>
          <w:bCs/>
        </w:rPr>
        <w:t xml:space="preserve">cloud </w:t>
      </w:r>
      <w:r w:rsidR="00FB583C" w:rsidRPr="002B34DE">
        <w:rPr>
          <w:b/>
          <w:bCs/>
        </w:rPr>
        <w:t>applications</w:t>
      </w:r>
    </w:p>
    <w:p w14:paraId="533640E0" w14:textId="77777777" w:rsidR="00FB583C" w:rsidRDefault="00FB583C" w:rsidP="000E04EF">
      <w:pPr>
        <w:spacing w:after="0" w:line="276" w:lineRule="auto"/>
        <w:rPr>
          <w:b/>
          <w:bCs/>
        </w:rPr>
      </w:pPr>
    </w:p>
    <w:p w14:paraId="3C44275D" w14:textId="77777777" w:rsidR="00BA01B3" w:rsidRDefault="00BA01B3" w:rsidP="000E04EF">
      <w:pPr>
        <w:spacing w:after="0" w:line="276" w:lineRule="auto"/>
        <w:rPr>
          <w:b/>
          <w:bCs/>
        </w:rPr>
      </w:pPr>
    </w:p>
    <w:p w14:paraId="14B3C44B" w14:textId="35985A5F" w:rsidR="00953DED" w:rsidRDefault="001B32EC">
      <w:pPr>
        <w:pStyle w:val="Heading3"/>
      </w:pPr>
      <w:bookmarkStart w:id="48" w:name="_Device_Compliance_when"/>
      <w:bookmarkStart w:id="49" w:name="_Device_compliance_for"/>
      <w:bookmarkStart w:id="50" w:name="_Toc513714550"/>
      <w:bookmarkEnd w:id="48"/>
      <w:bookmarkEnd w:id="49"/>
      <w:r>
        <w:t>Require a compliant devic</w:t>
      </w:r>
      <w:r w:rsidR="004A5142">
        <w:t>e or a protected app</w:t>
      </w:r>
      <w:bookmarkEnd w:id="50"/>
    </w:p>
    <w:p w14:paraId="27EAE183" w14:textId="5466B6AF" w:rsidR="000E361B" w:rsidRDefault="000E361B" w:rsidP="000E361B">
      <w:pPr>
        <w:rPr>
          <w:rFonts w:cs="Segoe UI"/>
          <w:lang w:eastAsia="ja-JP"/>
        </w:rPr>
      </w:pPr>
      <w:r w:rsidRPr="02BA7A29">
        <w:rPr>
          <w:rFonts w:cs="Segoe UI"/>
          <w:lang w:eastAsia="ja-JP"/>
        </w:rPr>
        <w:t>Enterprise Mobility + Security offers a comprehensive set of technologies that can help address the challenges and concerns of the BYOD scenario. The technologies we will cover in this document include:</w:t>
      </w:r>
    </w:p>
    <w:p w14:paraId="78DA1A61" w14:textId="0A21B04E" w:rsidR="000E361B" w:rsidRPr="00970B9E" w:rsidRDefault="000E361B" w:rsidP="000E361B">
      <w:pPr>
        <w:pStyle w:val="Bullet1"/>
        <w:rPr>
          <w:rFonts w:asciiTheme="minorHAnsi" w:hAnsiTheme="minorHAnsi" w:cstheme="minorBidi"/>
        </w:rPr>
      </w:pPr>
      <w:r w:rsidRPr="00970B9E">
        <w:rPr>
          <w:rFonts w:asciiTheme="minorHAnsi" w:hAnsiTheme="minorHAnsi" w:cstheme="minorBidi"/>
        </w:rPr>
        <w:t xml:space="preserve">Microsoft Intune for mobile device management (MDM) and </w:t>
      </w:r>
      <w:r w:rsidR="0095202A" w:rsidRPr="00970B9E">
        <w:rPr>
          <w:rFonts w:asciiTheme="minorHAnsi" w:hAnsiTheme="minorHAnsi" w:cstheme="minorBidi"/>
        </w:rPr>
        <w:t>Intune App Protection</w:t>
      </w:r>
    </w:p>
    <w:p w14:paraId="2EA98450" w14:textId="286DABAD" w:rsidR="000E361B" w:rsidRPr="00970B9E" w:rsidRDefault="000E361B" w:rsidP="000E361B">
      <w:pPr>
        <w:pStyle w:val="Bullet1"/>
        <w:rPr>
          <w:rFonts w:asciiTheme="minorHAnsi" w:hAnsiTheme="minorHAnsi" w:cstheme="minorBidi"/>
        </w:rPr>
      </w:pPr>
      <w:r w:rsidRPr="00970B9E">
        <w:rPr>
          <w:rFonts w:asciiTheme="minorHAnsi" w:hAnsiTheme="minorHAnsi" w:cstheme="minorBidi"/>
        </w:rPr>
        <w:t>Azure Active Directory (Azure AD) for identity management</w:t>
      </w:r>
    </w:p>
    <w:p w14:paraId="3845B16D" w14:textId="1EE3E893" w:rsidR="000E361B" w:rsidRDefault="000E361B" w:rsidP="000E361B">
      <w:r>
        <w:t xml:space="preserve">One of the first decisions you need to make for bring your own devices (BYOD) scenarios is whether you need to manage the entire device or just the data on it.  </w:t>
      </w:r>
    </w:p>
    <w:p w14:paraId="64B47D8F" w14:textId="422241CB" w:rsidR="000E361B" w:rsidRDefault="000E361B" w:rsidP="000E361B">
      <w:r>
        <w:t xml:space="preserve">Managing the entire device means that it </w:t>
      </w:r>
      <w:r w:rsidR="00F514F4">
        <w:t xml:space="preserve">is </w:t>
      </w:r>
      <w:r>
        <w:t xml:space="preserve">under the control of Intune or a third party mobile device management (MDM) solution. Intune </w:t>
      </w:r>
      <w:r w:rsidR="00577502">
        <w:t xml:space="preserve">allows for both Mobile Device Management (MDM) as well as </w:t>
      </w:r>
      <w:r w:rsidR="003E3904">
        <w:t xml:space="preserve">Intune </w:t>
      </w:r>
      <w:r w:rsidR="00DF75C8">
        <w:t>A</w:t>
      </w:r>
      <w:r w:rsidR="00577502">
        <w:t xml:space="preserve">pp </w:t>
      </w:r>
      <w:r w:rsidR="00DF75C8">
        <w:t>P</w:t>
      </w:r>
      <w:r w:rsidR="00577502">
        <w:t>rotection</w:t>
      </w:r>
      <w:r w:rsidR="0095202A">
        <w:t>. I</w:t>
      </w:r>
      <w:r>
        <w:t xml:space="preserve">t offers extensive protection to the device and the applications running on the </w:t>
      </w:r>
      <w:r>
        <w:lastRenderedPageBreak/>
        <w:t xml:space="preserve">device. Some enterprises require their employees to enroll their devices </w:t>
      </w:r>
      <w:r w:rsidR="007D4882">
        <w:t xml:space="preserve">with </w:t>
      </w:r>
      <w:r>
        <w:t>MDM, but with Intune, this device management is optional, depending on your organization's security and user experience requirements. Employees are often hesitant to enroll a personal device because they fear that IT groups can “control” or “see and delete” personal information when, with Intune, this statement is false.</w:t>
      </w:r>
    </w:p>
    <w:p w14:paraId="7B41C46B" w14:textId="053E2334" w:rsidR="000E361B" w:rsidRDefault="000E361B" w:rsidP="000E361B">
      <w:r>
        <w:t xml:space="preserve">Below is a table that represents some common considerations about BYOD and key features of Intune that address them to help you decide whether to manage BYOD devices with MDM, </w:t>
      </w:r>
      <w:r w:rsidR="0095202A">
        <w:t>Intune App Protection,</w:t>
      </w:r>
      <w:r>
        <w:t xml:space="preserve"> or both.</w:t>
      </w:r>
      <w:r w:rsidR="00127A2F">
        <w:t xml:space="preserve"> You can learn more in the device management </w:t>
      </w:r>
      <w:hyperlink r:id="rId39">
        <w:r w:rsidR="00127A2F" w:rsidRPr="02BA7A29">
          <w:rPr>
            <w:rStyle w:val="Hyperlink"/>
          </w:rPr>
          <w:t>Planning Guide</w:t>
        </w:r>
      </w:hyperlink>
      <w:r w:rsidR="00127A2F">
        <w:rPr>
          <w:rStyle w:val="Hyperlink"/>
        </w:rPr>
        <w:t>.</w:t>
      </w:r>
    </w:p>
    <w:tbl>
      <w:tblPr>
        <w:tblStyle w:val="SDMTemplateTable"/>
        <w:tblW w:w="9776" w:type="dxa"/>
        <w:tblLook w:val="04A0" w:firstRow="1" w:lastRow="0" w:firstColumn="1" w:lastColumn="0" w:noHBand="0" w:noVBand="1"/>
      </w:tblPr>
      <w:tblGrid>
        <w:gridCol w:w="3511"/>
        <w:gridCol w:w="3390"/>
        <w:gridCol w:w="2875"/>
      </w:tblGrid>
      <w:tr w:rsidR="000E361B" w14:paraId="65F35449" w14:textId="77777777" w:rsidTr="00CF16FE">
        <w:trPr>
          <w:cnfStyle w:val="100000000000" w:firstRow="1" w:lastRow="0" w:firstColumn="0" w:lastColumn="0" w:oddVBand="0" w:evenVBand="0" w:oddHBand="0" w:evenHBand="0" w:firstRowFirstColumn="0" w:firstRowLastColumn="0" w:lastRowFirstColumn="0" w:lastRowLastColumn="0"/>
          <w:trHeight w:val="257"/>
        </w:trPr>
        <w:tc>
          <w:tcPr>
            <w:tcW w:w="0" w:type="dxa"/>
          </w:tcPr>
          <w:p w14:paraId="2519252C" w14:textId="77777777" w:rsidR="000E361B" w:rsidRDefault="000E361B" w:rsidP="00823C5F">
            <w:r>
              <w:t>Consideration</w:t>
            </w:r>
          </w:p>
        </w:tc>
        <w:tc>
          <w:tcPr>
            <w:tcW w:w="0" w:type="dxa"/>
          </w:tcPr>
          <w:p w14:paraId="50B3DCD4" w14:textId="77777777" w:rsidR="000E361B" w:rsidRDefault="000E361B" w:rsidP="00823C5F">
            <w:r>
              <w:t>MDM</w:t>
            </w:r>
          </w:p>
        </w:tc>
        <w:tc>
          <w:tcPr>
            <w:tcW w:w="0" w:type="dxa"/>
          </w:tcPr>
          <w:p w14:paraId="1F2B94AC" w14:textId="1B37877C" w:rsidR="000E361B" w:rsidRDefault="00483DF3" w:rsidP="00823C5F">
            <w:r>
              <w:t>Intune App</w:t>
            </w:r>
            <w:r w:rsidR="000E361B">
              <w:t xml:space="preserve"> Protection</w:t>
            </w:r>
          </w:p>
        </w:tc>
      </w:tr>
      <w:tr w:rsidR="000E361B" w14:paraId="3AD2927F" w14:textId="77777777" w:rsidTr="00773BBB">
        <w:trPr>
          <w:cnfStyle w:val="000000100000" w:firstRow="0" w:lastRow="0" w:firstColumn="0" w:lastColumn="0" w:oddVBand="0" w:evenVBand="0" w:oddHBand="1" w:evenHBand="0" w:firstRowFirstColumn="0" w:firstRowLastColumn="0" w:lastRowFirstColumn="0" w:lastRowLastColumn="0"/>
          <w:trHeight w:val="708"/>
        </w:trPr>
        <w:tc>
          <w:tcPr>
            <w:tcW w:w="0" w:type="dxa"/>
          </w:tcPr>
          <w:p w14:paraId="42F57180" w14:textId="77777777" w:rsidR="000E361B" w:rsidRDefault="000E361B" w:rsidP="00823C5F">
            <w:pPr>
              <w:pStyle w:val="CellBody"/>
            </w:pPr>
            <w:r>
              <w:t>User onboarding experience</w:t>
            </w:r>
          </w:p>
        </w:tc>
        <w:tc>
          <w:tcPr>
            <w:tcW w:w="0" w:type="dxa"/>
            <w:shd w:val="clear" w:color="auto" w:fill="auto"/>
          </w:tcPr>
          <w:p w14:paraId="5D101470" w14:textId="6A2B1749" w:rsidR="000E361B" w:rsidRPr="009C57C4" w:rsidRDefault="00AF00D2" w:rsidP="00823C5F">
            <w:r>
              <w:t>U</w:t>
            </w:r>
            <w:r w:rsidR="000E361B">
              <w:t xml:space="preserve">ser generally needs to </w:t>
            </w:r>
            <w:r w:rsidR="000E361B" w:rsidRPr="02BA7A29">
              <w:rPr>
                <w:b/>
                <w:bCs/>
              </w:rPr>
              <w:t>accept that device will be remotely managed</w:t>
            </w:r>
            <w:r w:rsidR="000E361B">
              <w:t xml:space="preserve"> by IT</w:t>
            </w:r>
            <w:r>
              <w:t xml:space="preserve"> (varies by OS)</w:t>
            </w:r>
            <w:r w:rsidR="000E361B">
              <w:t>.</w:t>
            </w:r>
          </w:p>
        </w:tc>
        <w:tc>
          <w:tcPr>
            <w:tcW w:w="0" w:type="dxa"/>
          </w:tcPr>
          <w:p w14:paraId="4CECFDD4" w14:textId="1EA145BA" w:rsidR="000E361B" w:rsidRDefault="000E361B" w:rsidP="00823C5F">
            <w:r>
              <w:t xml:space="preserve">User gets </w:t>
            </w:r>
            <w:r w:rsidRPr="02BA7A29">
              <w:rPr>
                <w:b/>
                <w:bCs/>
              </w:rPr>
              <w:t>FYI about data protections</w:t>
            </w:r>
            <w:r>
              <w:t xml:space="preserve"> upon first launch of a protected app.</w:t>
            </w:r>
          </w:p>
        </w:tc>
      </w:tr>
      <w:tr w:rsidR="000E361B" w14:paraId="78F5CBE3" w14:textId="77777777" w:rsidTr="00773BBB">
        <w:trPr>
          <w:cnfStyle w:val="000000010000" w:firstRow="0" w:lastRow="0" w:firstColumn="0" w:lastColumn="0" w:oddVBand="0" w:evenVBand="0" w:oddHBand="0" w:evenHBand="1" w:firstRowFirstColumn="0" w:firstRowLastColumn="0" w:lastRowFirstColumn="0" w:lastRowLastColumn="0"/>
          <w:trHeight w:val="479"/>
        </w:trPr>
        <w:tc>
          <w:tcPr>
            <w:tcW w:w="0" w:type="dxa"/>
          </w:tcPr>
          <w:p w14:paraId="3B4ADBDE" w14:textId="77777777" w:rsidR="000E361B" w:rsidRDefault="000E361B" w:rsidP="00823C5F">
            <w:pPr>
              <w:pStyle w:val="CellBody"/>
            </w:pPr>
            <w:r>
              <w:t>Access pin</w:t>
            </w:r>
          </w:p>
        </w:tc>
        <w:tc>
          <w:tcPr>
            <w:tcW w:w="0" w:type="dxa"/>
            <w:shd w:val="clear" w:color="auto" w:fill="auto"/>
          </w:tcPr>
          <w:p w14:paraId="41E1A34C" w14:textId="78AF75AE" w:rsidR="000E361B" w:rsidRDefault="000E361B" w:rsidP="00823C5F">
            <w:r>
              <w:t xml:space="preserve">Admins can create and enforce PINs to </w:t>
            </w:r>
            <w:r w:rsidR="00AF00D2">
              <w:t>sign into</w:t>
            </w:r>
            <w:r>
              <w:t xml:space="preserve"> the </w:t>
            </w:r>
            <w:r w:rsidRPr="02BA7A29">
              <w:rPr>
                <w:b/>
                <w:bCs/>
              </w:rPr>
              <w:t>device</w:t>
            </w:r>
            <w:r>
              <w:t>.</w:t>
            </w:r>
          </w:p>
        </w:tc>
        <w:tc>
          <w:tcPr>
            <w:tcW w:w="0" w:type="dxa"/>
          </w:tcPr>
          <w:p w14:paraId="084277AD" w14:textId="77777777" w:rsidR="000E361B" w:rsidRDefault="000E361B" w:rsidP="00823C5F">
            <w:r>
              <w:t xml:space="preserve">Admins can create and enforce PINs to get corporate data in mobile </w:t>
            </w:r>
            <w:r w:rsidRPr="02BA7A29">
              <w:rPr>
                <w:b/>
                <w:bCs/>
              </w:rPr>
              <w:t>apps</w:t>
            </w:r>
            <w:r>
              <w:t>.</w:t>
            </w:r>
          </w:p>
        </w:tc>
      </w:tr>
      <w:tr w:rsidR="000E361B" w14:paraId="52BD7472" w14:textId="77777777" w:rsidTr="00773BBB">
        <w:trPr>
          <w:cnfStyle w:val="000000100000" w:firstRow="0" w:lastRow="0" w:firstColumn="0" w:lastColumn="0" w:oddVBand="0" w:evenVBand="0" w:oddHBand="1" w:evenHBand="0" w:firstRowFirstColumn="0" w:firstRowLastColumn="0" w:lastRowFirstColumn="0" w:lastRowLastColumn="0"/>
          <w:trHeight w:val="708"/>
        </w:trPr>
        <w:tc>
          <w:tcPr>
            <w:tcW w:w="0" w:type="dxa"/>
          </w:tcPr>
          <w:p w14:paraId="089BAB78" w14:textId="77777777" w:rsidR="000E361B" w:rsidRPr="002B34DE" w:rsidRDefault="000E361B" w:rsidP="00823C5F">
            <w:pPr>
              <w:pStyle w:val="CellBody"/>
              <w:rPr>
                <w:lang w:val="en-US"/>
              </w:rPr>
            </w:pPr>
            <w:r w:rsidRPr="002B34DE">
              <w:rPr>
                <w:lang w:val="en-US"/>
              </w:rPr>
              <w:t>Data encryption</w:t>
            </w:r>
          </w:p>
        </w:tc>
        <w:tc>
          <w:tcPr>
            <w:tcW w:w="0" w:type="dxa"/>
            <w:shd w:val="clear" w:color="auto" w:fill="auto"/>
          </w:tcPr>
          <w:p w14:paraId="570DD290" w14:textId="77777777" w:rsidR="000E361B" w:rsidRDefault="000E361B" w:rsidP="00823C5F">
            <w:r>
              <w:t xml:space="preserve">Admins can create and enforce policies for </w:t>
            </w:r>
            <w:r w:rsidRPr="02BA7A29">
              <w:rPr>
                <w:b/>
                <w:bCs/>
              </w:rPr>
              <w:t>full device encryption.</w:t>
            </w:r>
          </w:p>
        </w:tc>
        <w:tc>
          <w:tcPr>
            <w:tcW w:w="0" w:type="dxa"/>
          </w:tcPr>
          <w:p w14:paraId="4853D273" w14:textId="77777777" w:rsidR="000E361B" w:rsidRDefault="000E361B" w:rsidP="00823C5F">
            <w:r>
              <w:t xml:space="preserve">Admins can create and enforce policies for </w:t>
            </w:r>
            <w:r w:rsidRPr="02BA7A29">
              <w:rPr>
                <w:b/>
                <w:bCs/>
              </w:rPr>
              <w:t>application data encryption.</w:t>
            </w:r>
          </w:p>
        </w:tc>
      </w:tr>
      <w:tr w:rsidR="000E361B" w14:paraId="23D1D146" w14:textId="77777777" w:rsidTr="00773BBB">
        <w:trPr>
          <w:cnfStyle w:val="000000010000" w:firstRow="0" w:lastRow="0" w:firstColumn="0" w:lastColumn="0" w:oddVBand="0" w:evenVBand="0" w:oddHBand="0" w:evenHBand="1" w:firstRowFirstColumn="0" w:firstRowLastColumn="0" w:lastRowFirstColumn="0" w:lastRowLastColumn="0"/>
          <w:trHeight w:val="944"/>
        </w:trPr>
        <w:tc>
          <w:tcPr>
            <w:tcW w:w="0" w:type="dxa"/>
          </w:tcPr>
          <w:p w14:paraId="49291E1E" w14:textId="77777777" w:rsidR="000E361B" w:rsidRPr="002B34DE" w:rsidRDefault="000E361B" w:rsidP="00823C5F">
            <w:pPr>
              <w:pStyle w:val="CellBody"/>
              <w:rPr>
                <w:lang w:val="en-US"/>
              </w:rPr>
            </w:pPr>
            <w:r w:rsidRPr="002B34DE">
              <w:rPr>
                <w:lang w:val="en-US"/>
              </w:rPr>
              <w:t>Hardware setup</w:t>
            </w:r>
          </w:p>
        </w:tc>
        <w:tc>
          <w:tcPr>
            <w:tcW w:w="0" w:type="dxa"/>
            <w:shd w:val="clear" w:color="auto" w:fill="auto"/>
          </w:tcPr>
          <w:p w14:paraId="49754388" w14:textId="77777777" w:rsidR="000E361B" w:rsidRDefault="000E361B" w:rsidP="00823C5F">
            <w:r>
              <w:t>Admins can create and enforce policies around various hardware features such as camera, cellular radios, Wi-Fi, radios, and so on.</w:t>
            </w:r>
          </w:p>
        </w:tc>
        <w:tc>
          <w:tcPr>
            <w:tcW w:w="0" w:type="dxa"/>
          </w:tcPr>
          <w:p w14:paraId="32ACA20E" w14:textId="77777777" w:rsidR="000E361B" w:rsidRDefault="000E361B" w:rsidP="00823C5F">
            <w:r>
              <w:t>N/A</w:t>
            </w:r>
          </w:p>
        </w:tc>
      </w:tr>
      <w:tr w:rsidR="000E361B" w14:paraId="7655E0FC" w14:textId="77777777" w:rsidTr="00773BBB">
        <w:trPr>
          <w:cnfStyle w:val="000000100000" w:firstRow="0" w:lastRow="0" w:firstColumn="0" w:lastColumn="0" w:oddVBand="0" w:evenVBand="0" w:oddHBand="1" w:evenHBand="0" w:firstRowFirstColumn="0" w:firstRowLastColumn="0" w:lastRowFirstColumn="0" w:lastRowLastColumn="0"/>
          <w:trHeight w:val="1418"/>
        </w:trPr>
        <w:tc>
          <w:tcPr>
            <w:tcW w:w="0" w:type="dxa"/>
          </w:tcPr>
          <w:p w14:paraId="43562A45" w14:textId="77777777" w:rsidR="000E361B" w:rsidRPr="002B34DE" w:rsidRDefault="000E361B" w:rsidP="00823C5F">
            <w:pPr>
              <w:pStyle w:val="CellBody"/>
              <w:rPr>
                <w:lang w:val="en-US"/>
              </w:rPr>
            </w:pPr>
            <w:r w:rsidRPr="002B34DE">
              <w:rPr>
                <w:lang w:val="en-US"/>
              </w:rPr>
              <w:t>Wi-Fi, VPN, email, and certificate profiles</w:t>
            </w:r>
          </w:p>
        </w:tc>
        <w:tc>
          <w:tcPr>
            <w:tcW w:w="0" w:type="dxa"/>
            <w:shd w:val="clear" w:color="auto" w:fill="auto"/>
          </w:tcPr>
          <w:p w14:paraId="5BA0699D" w14:textId="77777777" w:rsidR="000E361B" w:rsidRDefault="000E361B" w:rsidP="00823C5F">
            <w:r>
              <w:t xml:space="preserve">Admins can deploy profiles to devices that configure Wi-Fi, VPN, email, and certificates to meet company requirements. </w:t>
            </w:r>
          </w:p>
          <w:p w14:paraId="34008FFE" w14:textId="77777777" w:rsidR="000E361B" w:rsidRDefault="000E361B" w:rsidP="00823C5F">
            <w:r>
              <w:t>Admins can also create and deploy custom profiles.</w:t>
            </w:r>
          </w:p>
        </w:tc>
        <w:tc>
          <w:tcPr>
            <w:tcW w:w="0" w:type="dxa"/>
          </w:tcPr>
          <w:p w14:paraId="14A0C297" w14:textId="77777777" w:rsidR="000E361B" w:rsidRDefault="000E361B" w:rsidP="00823C5F">
            <w:r>
              <w:t>N/A</w:t>
            </w:r>
          </w:p>
        </w:tc>
      </w:tr>
      <w:tr w:rsidR="000E361B" w14:paraId="2FE1896C" w14:textId="77777777" w:rsidTr="00773BBB">
        <w:trPr>
          <w:cnfStyle w:val="000000010000" w:firstRow="0" w:lastRow="0" w:firstColumn="0" w:lastColumn="0" w:oddVBand="0" w:evenVBand="0" w:oddHBand="0" w:evenHBand="1" w:firstRowFirstColumn="0" w:firstRowLastColumn="0" w:lastRowFirstColumn="0" w:lastRowLastColumn="0"/>
          <w:trHeight w:val="1655"/>
        </w:trPr>
        <w:tc>
          <w:tcPr>
            <w:tcW w:w="0" w:type="dxa"/>
          </w:tcPr>
          <w:p w14:paraId="57A52459" w14:textId="77777777" w:rsidR="000E361B" w:rsidRDefault="000E361B" w:rsidP="00823C5F">
            <w:pPr>
              <w:pStyle w:val="CellBody"/>
            </w:pPr>
            <w:r>
              <w:t>App provisioning</w:t>
            </w:r>
          </w:p>
        </w:tc>
        <w:tc>
          <w:tcPr>
            <w:tcW w:w="0" w:type="dxa"/>
            <w:shd w:val="clear" w:color="auto" w:fill="auto"/>
          </w:tcPr>
          <w:p w14:paraId="75704D76" w14:textId="77777777" w:rsidR="000E361B" w:rsidRDefault="000E361B" w:rsidP="00823C5F">
            <w:r>
              <w:t xml:space="preserve">Intune can distribute Store apps and line-of-business apps directly to the device.  </w:t>
            </w:r>
          </w:p>
          <w:p w14:paraId="70588D9E" w14:textId="77777777" w:rsidR="000E361B" w:rsidRDefault="000E361B" w:rsidP="00823C5F">
            <w:r>
              <w:t>You can tag the apps as “available” (the user must install the app) or as “required” (the app will be installed automatically).</w:t>
            </w:r>
          </w:p>
        </w:tc>
        <w:tc>
          <w:tcPr>
            <w:tcW w:w="0" w:type="dxa"/>
          </w:tcPr>
          <w:p w14:paraId="103DDA04" w14:textId="77777777" w:rsidR="000E361B" w:rsidRDefault="000E361B" w:rsidP="00823C5F">
            <w:r>
              <w:t>Apps are not distributed to devices by Intune. The admin creates an app policy to target a set of apps. After the end user downloads the app and logs on with their corporate credentials, the app policy is immediately applied to the app.</w:t>
            </w:r>
          </w:p>
        </w:tc>
      </w:tr>
      <w:tr w:rsidR="000E361B" w14:paraId="36375889" w14:textId="77777777" w:rsidTr="00773BBB">
        <w:trPr>
          <w:cnfStyle w:val="000000100000" w:firstRow="0" w:lastRow="0" w:firstColumn="0" w:lastColumn="0" w:oddVBand="0" w:evenVBand="0" w:oddHBand="1" w:evenHBand="0" w:firstRowFirstColumn="0" w:firstRowLastColumn="0" w:lastRowFirstColumn="0" w:lastRowLastColumn="0"/>
          <w:trHeight w:val="376"/>
        </w:trPr>
        <w:tc>
          <w:tcPr>
            <w:tcW w:w="0" w:type="dxa"/>
          </w:tcPr>
          <w:p w14:paraId="7A61B006" w14:textId="77777777" w:rsidR="000E361B" w:rsidRDefault="000E361B" w:rsidP="00823C5F">
            <w:pPr>
              <w:pStyle w:val="CellBody"/>
            </w:pPr>
            <w:r>
              <w:t>App inventory</w:t>
            </w:r>
          </w:p>
        </w:tc>
        <w:tc>
          <w:tcPr>
            <w:tcW w:w="0" w:type="dxa"/>
            <w:shd w:val="clear" w:color="auto" w:fill="auto"/>
          </w:tcPr>
          <w:p w14:paraId="10AAD470" w14:textId="77777777" w:rsidR="000E361B" w:rsidRDefault="000E361B" w:rsidP="00823C5F">
            <w:r>
              <w:t>Can inventory all apps on device.</w:t>
            </w:r>
          </w:p>
        </w:tc>
        <w:tc>
          <w:tcPr>
            <w:tcW w:w="0" w:type="dxa"/>
          </w:tcPr>
          <w:p w14:paraId="04A482B7" w14:textId="77777777" w:rsidR="000E361B" w:rsidRDefault="000E361B" w:rsidP="00823C5F">
            <w:r>
              <w:t>Cannot inventory apps on device.</w:t>
            </w:r>
          </w:p>
        </w:tc>
      </w:tr>
      <w:tr w:rsidR="000E361B" w14:paraId="34570821" w14:textId="77777777" w:rsidTr="00773BBB">
        <w:trPr>
          <w:cnfStyle w:val="000000010000" w:firstRow="0" w:lastRow="0" w:firstColumn="0" w:lastColumn="0" w:oddVBand="0" w:evenVBand="0" w:oddHBand="0" w:evenHBand="1" w:firstRowFirstColumn="0" w:firstRowLastColumn="0" w:lastRowFirstColumn="0" w:lastRowLastColumn="0"/>
          <w:trHeight w:val="1418"/>
        </w:trPr>
        <w:tc>
          <w:tcPr>
            <w:tcW w:w="0" w:type="dxa"/>
          </w:tcPr>
          <w:p w14:paraId="044C4023" w14:textId="77777777" w:rsidR="000E361B" w:rsidRDefault="000E361B" w:rsidP="00823C5F">
            <w:pPr>
              <w:pStyle w:val="CellBody"/>
            </w:pPr>
            <w:r>
              <w:lastRenderedPageBreak/>
              <w:t>Data removal</w:t>
            </w:r>
          </w:p>
        </w:tc>
        <w:tc>
          <w:tcPr>
            <w:tcW w:w="0" w:type="dxa"/>
            <w:shd w:val="clear" w:color="auto" w:fill="auto"/>
          </w:tcPr>
          <w:p w14:paraId="7C453350" w14:textId="77777777" w:rsidR="000E361B" w:rsidRDefault="000E361B" w:rsidP="00823C5F">
            <w:r>
              <w:t>Remove corporate data and settings with “selective wipe”.</w:t>
            </w:r>
          </w:p>
          <w:p w14:paraId="05CE7189" w14:textId="77777777" w:rsidR="000E361B" w:rsidRDefault="000E361B" w:rsidP="00823C5F">
            <w:r>
              <w:t xml:space="preserve">Run a complete factory reset if necessary.  </w:t>
            </w:r>
          </w:p>
          <w:p w14:paraId="5BE656C8" w14:textId="77777777" w:rsidR="000E361B" w:rsidRDefault="000E361B" w:rsidP="00823C5F">
            <w:r>
              <w:t xml:space="preserve">Learn more about </w:t>
            </w:r>
            <w:hyperlink r:id="rId40">
              <w:r w:rsidRPr="02BA7A29">
                <w:rPr>
                  <w:rStyle w:val="Hyperlink"/>
                </w:rPr>
                <w:t>selective wipe</w:t>
              </w:r>
            </w:hyperlink>
            <w:r>
              <w:t xml:space="preserve"> and </w:t>
            </w:r>
            <w:hyperlink r:id="rId41">
              <w:r w:rsidRPr="02BA7A29">
                <w:rPr>
                  <w:rStyle w:val="Hyperlink"/>
                </w:rPr>
                <w:t>factory reset</w:t>
              </w:r>
            </w:hyperlink>
            <w:r>
              <w:t xml:space="preserve"> for MDM.</w:t>
            </w:r>
          </w:p>
        </w:tc>
        <w:tc>
          <w:tcPr>
            <w:tcW w:w="0" w:type="dxa"/>
          </w:tcPr>
          <w:p w14:paraId="2E9C1179" w14:textId="77777777" w:rsidR="000E361B" w:rsidRDefault="000E361B" w:rsidP="00823C5F">
            <w:r>
              <w:t xml:space="preserve">Remove corporate data from Intune-managed app with “selective wipe”.  </w:t>
            </w:r>
            <w:hyperlink r:id="rId42">
              <w:r w:rsidRPr="02BA7A29">
                <w:rPr>
                  <w:rStyle w:val="Hyperlink"/>
                </w:rPr>
                <w:t>Learn more about selective wipe for app protection.</w:t>
              </w:r>
            </w:hyperlink>
          </w:p>
        </w:tc>
      </w:tr>
      <w:tr w:rsidR="000E361B" w14:paraId="4277E45D" w14:textId="77777777" w:rsidTr="00773BBB">
        <w:trPr>
          <w:cnfStyle w:val="000000100000" w:firstRow="0" w:lastRow="0" w:firstColumn="0" w:lastColumn="0" w:oddVBand="0" w:evenVBand="0" w:oddHBand="1" w:evenHBand="0" w:firstRowFirstColumn="0" w:firstRowLastColumn="0" w:lastRowFirstColumn="0" w:lastRowLastColumn="0"/>
          <w:trHeight w:val="479"/>
        </w:trPr>
        <w:tc>
          <w:tcPr>
            <w:tcW w:w="0" w:type="dxa"/>
          </w:tcPr>
          <w:p w14:paraId="09DFA42C" w14:textId="77777777" w:rsidR="000E361B" w:rsidRDefault="000E361B" w:rsidP="00823C5F">
            <w:pPr>
              <w:pStyle w:val="CellBody"/>
            </w:pPr>
            <w:r>
              <w:t>MDM conflict</w:t>
            </w:r>
          </w:p>
        </w:tc>
        <w:tc>
          <w:tcPr>
            <w:tcW w:w="0" w:type="dxa"/>
            <w:shd w:val="clear" w:color="auto" w:fill="auto"/>
          </w:tcPr>
          <w:p w14:paraId="63A9D8B7" w14:textId="77777777" w:rsidR="000E361B" w:rsidRDefault="000E361B" w:rsidP="00823C5F">
            <w:r>
              <w:t>N/A</w:t>
            </w:r>
          </w:p>
        </w:tc>
        <w:tc>
          <w:tcPr>
            <w:tcW w:w="0" w:type="dxa"/>
          </w:tcPr>
          <w:p w14:paraId="05EBCF2F" w14:textId="77777777" w:rsidR="000E361B" w:rsidRPr="00055A2E" w:rsidRDefault="000E361B" w:rsidP="00823C5F">
            <w:r>
              <w:t>Can co-exist with any Microsoft or non-Microsoft MDM solution.</w:t>
            </w:r>
          </w:p>
        </w:tc>
      </w:tr>
    </w:tbl>
    <w:p w14:paraId="0C8096A9" w14:textId="4FF78C5D" w:rsidR="000E361B" w:rsidRDefault="000E361B" w:rsidP="002B34DE">
      <w:pPr>
        <w:jc w:val="right"/>
      </w:pPr>
      <w:r>
        <w:rPr>
          <w:noProof/>
        </w:rPr>
        <w:drawing>
          <wp:inline distT="0" distB="0" distL="0" distR="0" wp14:anchorId="25AB15A4" wp14:editId="386584B3">
            <wp:extent cx="1465030" cy="3113188"/>
            <wp:effectExtent l="0" t="0" r="1905" b="0"/>
            <wp:docPr id="1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vicemanagement.svg"/>
                    <pic:cNvPicPr/>
                  </pic:nvPicPr>
                  <pic:blipFill>
                    <a:blip r:embed="rId43" cstate="print">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1478254" cy="3141290"/>
                    </a:xfrm>
                    <a:prstGeom prst="rect">
                      <a:avLst/>
                    </a:prstGeom>
                  </pic:spPr>
                </pic:pic>
              </a:graphicData>
            </a:graphic>
          </wp:inline>
        </w:drawing>
      </w:r>
      <w:r>
        <w:tab/>
      </w:r>
      <w:r w:rsidR="00201456">
        <w:rPr>
          <w:noProof/>
        </w:rPr>
        <w:drawing>
          <wp:inline distT="0" distB="0" distL="0" distR="0" wp14:anchorId="2B72E010" wp14:editId="15E9DAB1">
            <wp:extent cx="2441406" cy="3107903"/>
            <wp:effectExtent l="0" t="0" r="0" b="0"/>
            <wp:docPr id="695327144" name="Graphic 695327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ppdatamanagement.svg"/>
                    <pic:cNvPicPr/>
                  </pic:nvPicPr>
                  <pic:blipFill>
                    <a:blip r:embed="rId45" cstate="print">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2456257" cy="3126808"/>
                    </a:xfrm>
                    <a:prstGeom prst="rect">
                      <a:avLst/>
                    </a:prstGeom>
                  </pic:spPr>
                </pic:pic>
              </a:graphicData>
            </a:graphic>
          </wp:inline>
        </w:drawing>
      </w:r>
    </w:p>
    <w:p w14:paraId="3C2080D3" w14:textId="6DA27A77" w:rsidR="000E361B" w:rsidRDefault="000E361B" w:rsidP="002B34DE">
      <w:pPr>
        <w:jc w:val="right"/>
      </w:pPr>
      <w:r>
        <w:t xml:space="preserve">        </w:t>
      </w:r>
      <w:r w:rsidR="00201456">
        <w:t xml:space="preserve">                              </w:t>
      </w:r>
      <w:r w:rsidRPr="02BA7A29">
        <w:rPr>
          <w:i/>
          <w:iCs/>
        </w:rPr>
        <w:t>Device management</w:t>
      </w:r>
      <w:r>
        <w:tab/>
      </w:r>
      <w:r>
        <w:tab/>
      </w:r>
      <w:proofErr w:type="gramStart"/>
      <w:r>
        <w:tab/>
        <w:t xml:space="preserve">  </w:t>
      </w:r>
      <w:r w:rsidRPr="02BA7A29">
        <w:rPr>
          <w:i/>
          <w:iCs/>
        </w:rPr>
        <w:t>App</w:t>
      </w:r>
      <w:proofErr w:type="gramEnd"/>
      <w:r w:rsidRPr="02BA7A29">
        <w:rPr>
          <w:i/>
          <w:iCs/>
        </w:rPr>
        <w:t xml:space="preserve"> and data management</w:t>
      </w:r>
    </w:p>
    <w:p w14:paraId="45FAF7AB" w14:textId="77777777" w:rsidR="000E361B" w:rsidRDefault="000E361B" w:rsidP="000E361B"/>
    <w:p w14:paraId="47FC2CDE" w14:textId="1270EC16" w:rsidR="000E361B" w:rsidRDefault="000E361B" w:rsidP="000E361B">
      <w:r>
        <w:t xml:space="preserve">Learn more about </w:t>
      </w:r>
      <w:hyperlink r:id="rId47">
        <w:r w:rsidRPr="02BA7A29">
          <w:rPr>
            <w:rStyle w:val="Hyperlink"/>
          </w:rPr>
          <w:t>device management and app management lifecycles</w:t>
        </w:r>
      </w:hyperlink>
      <w:r>
        <w:t xml:space="preserve">. </w:t>
      </w:r>
    </w:p>
    <w:p w14:paraId="111DB6D3" w14:textId="4A2214F5" w:rsidR="003A3DB5" w:rsidRDefault="003A3DB5" w:rsidP="000E361B">
      <w:r>
        <w:t xml:space="preserve">Learn more about which apps are protected by </w:t>
      </w:r>
      <w:hyperlink r:id="rId48" w:history="1">
        <w:r w:rsidR="009D4827" w:rsidRPr="009D4827">
          <w:rPr>
            <w:rStyle w:val="Hyperlink"/>
          </w:rPr>
          <w:t>Intune App Management</w:t>
        </w:r>
      </w:hyperlink>
    </w:p>
    <w:p w14:paraId="15CCAFB7" w14:textId="740CBD88" w:rsidR="000E361B" w:rsidRPr="00970B9E" w:rsidRDefault="000E361B" w:rsidP="00050FBA">
      <w:pPr>
        <w:rPr>
          <w:b/>
        </w:rPr>
      </w:pPr>
      <w:bookmarkStart w:id="51" w:name="_Toc512426061"/>
      <w:r w:rsidRPr="00970B9E">
        <w:rPr>
          <w:b/>
        </w:rPr>
        <w:t>Ways to ensure corporate data is not leaked</w:t>
      </w:r>
      <w:bookmarkEnd w:id="51"/>
    </w:p>
    <w:p w14:paraId="687DBA26" w14:textId="0D412989" w:rsidR="000E361B" w:rsidRDefault="000E361B" w:rsidP="000E361B">
      <w:r>
        <w:t xml:space="preserve">As a complimentary solution to enforcing </w:t>
      </w:r>
      <w:r w:rsidR="002F2DEC">
        <w:t>Conditional Access</w:t>
      </w:r>
      <w:r>
        <w:t xml:space="preserve"> on devices and applications, you can add additional security controls by creating app protection policies to control which applications can be used to access corporate data.</w:t>
      </w:r>
    </w:p>
    <w:tbl>
      <w:tblPr>
        <w:tblStyle w:val="SDMTemplateTable"/>
        <w:tblW w:w="10095" w:type="dxa"/>
        <w:tblLook w:val="04A0" w:firstRow="1" w:lastRow="0" w:firstColumn="1" w:lastColumn="0" w:noHBand="0" w:noVBand="1"/>
      </w:tblPr>
      <w:tblGrid>
        <w:gridCol w:w="3281"/>
        <w:gridCol w:w="3340"/>
        <w:gridCol w:w="3474"/>
      </w:tblGrid>
      <w:tr w:rsidR="001E358C" w14:paraId="4F64BF24" w14:textId="77777777" w:rsidTr="00CF16FE">
        <w:trPr>
          <w:cnfStyle w:val="100000000000" w:firstRow="1" w:lastRow="0" w:firstColumn="0" w:lastColumn="0" w:oddVBand="0" w:evenVBand="0" w:oddHBand="0" w:evenHBand="0" w:firstRowFirstColumn="0" w:firstRowLastColumn="0" w:lastRowFirstColumn="0" w:lastRowLastColumn="0"/>
          <w:trHeight w:val="211"/>
        </w:trPr>
        <w:tc>
          <w:tcPr>
            <w:tcW w:w="0" w:type="dxa"/>
          </w:tcPr>
          <w:p w14:paraId="3A5B2643" w14:textId="77777777" w:rsidR="000E361B" w:rsidRDefault="000E361B" w:rsidP="00823C5F">
            <w:r>
              <w:lastRenderedPageBreak/>
              <w:t>Concern</w:t>
            </w:r>
          </w:p>
        </w:tc>
        <w:tc>
          <w:tcPr>
            <w:tcW w:w="0" w:type="dxa"/>
          </w:tcPr>
          <w:p w14:paraId="55D7A5BD" w14:textId="17E31B74" w:rsidR="000E361B" w:rsidRDefault="000E361B" w:rsidP="00823C5F">
            <w:r>
              <w:t>Device Management Mitigations</w:t>
            </w:r>
          </w:p>
        </w:tc>
        <w:tc>
          <w:tcPr>
            <w:tcW w:w="0" w:type="dxa"/>
          </w:tcPr>
          <w:p w14:paraId="4CFE35DA" w14:textId="669B8318" w:rsidR="000E361B" w:rsidRDefault="00483DF3" w:rsidP="00823C5F">
            <w:r>
              <w:t>Intune App Management</w:t>
            </w:r>
            <w:r w:rsidR="006D19FD">
              <w:t xml:space="preserve"> Mitigations</w:t>
            </w:r>
          </w:p>
        </w:tc>
      </w:tr>
      <w:tr w:rsidR="001E358C" w14:paraId="391A3519" w14:textId="77777777" w:rsidTr="00CF16FE">
        <w:trPr>
          <w:cnfStyle w:val="000000100000" w:firstRow="0" w:lastRow="0" w:firstColumn="0" w:lastColumn="0" w:oddVBand="0" w:evenVBand="0" w:oddHBand="1" w:evenHBand="0" w:firstRowFirstColumn="0" w:firstRowLastColumn="0" w:lastRowFirstColumn="0" w:lastRowLastColumn="0"/>
          <w:trHeight w:val="191"/>
        </w:trPr>
        <w:tc>
          <w:tcPr>
            <w:tcW w:w="0" w:type="dxa"/>
          </w:tcPr>
          <w:p w14:paraId="6705A4D6" w14:textId="77777777" w:rsidR="000E361B" w:rsidRDefault="000E361B" w:rsidP="00823C5F">
            <w:pPr>
              <w:pStyle w:val="CellBody"/>
            </w:pPr>
            <w:r>
              <w:t>Lost or stolen device</w:t>
            </w:r>
          </w:p>
        </w:tc>
        <w:tc>
          <w:tcPr>
            <w:tcW w:w="0" w:type="dxa"/>
            <w:shd w:val="clear" w:color="auto" w:fill="auto"/>
          </w:tcPr>
          <w:p w14:paraId="55D91230" w14:textId="77777777" w:rsidR="000E361B" w:rsidRDefault="000E361B" w:rsidP="00823C5F">
            <w:r>
              <w:t>Remove all device data</w:t>
            </w:r>
          </w:p>
          <w:p w14:paraId="5E91A0FF" w14:textId="1F7FA1CF" w:rsidR="00483DF3" w:rsidRPr="009C57C4" w:rsidRDefault="00483DF3" w:rsidP="00823C5F">
            <w:r>
              <w:t>Require Device PIN</w:t>
            </w:r>
          </w:p>
        </w:tc>
        <w:tc>
          <w:tcPr>
            <w:tcW w:w="0" w:type="dxa"/>
          </w:tcPr>
          <w:p w14:paraId="13DA4F20" w14:textId="77777777" w:rsidR="000E361B" w:rsidRDefault="000E361B" w:rsidP="00823C5F">
            <w:r>
              <w:t>Remove all app data</w:t>
            </w:r>
          </w:p>
        </w:tc>
      </w:tr>
      <w:tr w:rsidR="001E358C" w14:paraId="54AA2EA2" w14:textId="77777777" w:rsidTr="00CF16FE">
        <w:trPr>
          <w:cnfStyle w:val="000000010000" w:firstRow="0" w:lastRow="0" w:firstColumn="0" w:lastColumn="0" w:oddVBand="0" w:evenVBand="0" w:oddHBand="0" w:evenHBand="1" w:firstRowFirstColumn="0" w:firstRowLastColumn="0" w:lastRowFirstColumn="0" w:lastRowLastColumn="0"/>
          <w:trHeight w:val="263"/>
        </w:trPr>
        <w:tc>
          <w:tcPr>
            <w:tcW w:w="0" w:type="dxa"/>
          </w:tcPr>
          <w:p w14:paraId="6F0DE368" w14:textId="77777777" w:rsidR="000E361B" w:rsidRDefault="000E361B" w:rsidP="00823C5F">
            <w:pPr>
              <w:pStyle w:val="CellBody"/>
            </w:pPr>
            <w:r>
              <w:t>Compromised device or app</w:t>
            </w:r>
          </w:p>
        </w:tc>
        <w:tc>
          <w:tcPr>
            <w:tcW w:w="0" w:type="dxa"/>
            <w:shd w:val="clear" w:color="auto" w:fill="auto"/>
          </w:tcPr>
          <w:p w14:paraId="02D9F2D6" w14:textId="77777777" w:rsidR="000E361B" w:rsidRDefault="000E361B" w:rsidP="00823C5F">
            <w:r>
              <w:t>Device encryption</w:t>
            </w:r>
          </w:p>
        </w:tc>
        <w:tc>
          <w:tcPr>
            <w:tcW w:w="0" w:type="dxa"/>
          </w:tcPr>
          <w:p w14:paraId="7E45BE80" w14:textId="77777777" w:rsidR="000E361B" w:rsidRDefault="000E361B" w:rsidP="00823C5F">
            <w:r>
              <w:t>App data encryption</w:t>
            </w:r>
          </w:p>
        </w:tc>
      </w:tr>
      <w:tr w:rsidR="001E358C" w14:paraId="46BE3F11" w14:textId="77777777" w:rsidTr="00CF16FE">
        <w:trPr>
          <w:cnfStyle w:val="000000100000" w:firstRow="0" w:lastRow="0" w:firstColumn="0" w:lastColumn="0" w:oddVBand="0" w:evenVBand="0" w:oddHBand="1" w:evenHBand="0" w:firstRowFirstColumn="0" w:firstRowLastColumn="0" w:lastRowFirstColumn="0" w:lastRowLastColumn="0"/>
          <w:trHeight w:val="374"/>
        </w:trPr>
        <w:tc>
          <w:tcPr>
            <w:tcW w:w="0" w:type="dxa"/>
          </w:tcPr>
          <w:p w14:paraId="1FCBF09E" w14:textId="77777777" w:rsidR="000E361B" w:rsidRDefault="000E361B" w:rsidP="00823C5F">
            <w:pPr>
              <w:pStyle w:val="CellBody"/>
            </w:pPr>
            <w:r>
              <w:t>Accidental data sharing or saving to unsecured locations</w:t>
            </w:r>
          </w:p>
        </w:tc>
        <w:tc>
          <w:tcPr>
            <w:tcW w:w="0" w:type="dxa"/>
            <w:shd w:val="clear" w:color="auto" w:fill="auto"/>
          </w:tcPr>
          <w:p w14:paraId="6DDAA939" w14:textId="77777777" w:rsidR="000E361B" w:rsidRDefault="000E361B" w:rsidP="00823C5F">
            <w:r>
              <w:t>Restrict device data backups</w:t>
            </w:r>
          </w:p>
          <w:p w14:paraId="789AE903" w14:textId="77777777" w:rsidR="000E361B" w:rsidRDefault="000E361B" w:rsidP="00823C5F">
            <w:r>
              <w:t>Restrict save-as</w:t>
            </w:r>
          </w:p>
          <w:p w14:paraId="69EA1B49" w14:textId="77777777" w:rsidR="000E361B" w:rsidRDefault="000E361B" w:rsidP="00823C5F">
            <w:pPr>
              <w:rPr>
                <w:rStyle w:val="CommentReference"/>
              </w:rPr>
            </w:pPr>
            <w:r>
              <w:t>Disable printing</w:t>
            </w:r>
          </w:p>
        </w:tc>
        <w:tc>
          <w:tcPr>
            <w:tcW w:w="0" w:type="dxa"/>
          </w:tcPr>
          <w:p w14:paraId="5525C1D2" w14:textId="77777777" w:rsidR="000E361B" w:rsidRDefault="000E361B" w:rsidP="00823C5F">
            <w:r>
              <w:t>Restrict cut/copy/paste</w:t>
            </w:r>
          </w:p>
          <w:p w14:paraId="24896A42" w14:textId="77777777" w:rsidR="000E361B" w:rsidRDefault="000E361B" w:rsidP="00823C5F">
            <w:r>
              <w:t>Restrict save-as</w:t>
            </w:r>
          </w:p>
        </w:tc>
      </w:tr>
    </w:tbl>
    <w:p w14:paraId="3605F4F6" w14:textId="77777777" w:rsidR="00757C35" w:rsidRDefault="00757C35" w:rsidP="000E361B">
      <w:pPr>
        <w:pStyle w:val="Heading2"/>
      </w:pPr>
      <w:bookmarkStart w:id="52" w:name="_Toc512426062"/>
    </w:p>
    <w:p w14:paraId="7B467635" w14:textId="5E6EF940" w:rsidR="00134803" w:rsidRDefault="00134803" w:rsidP="00134803">
      <w:r>
        <w:t>For both, corporate and personal devices, you should define whether your users should be able to access your resources from within and outside your organization’s network. In addition to this, you should define whether a trusted device is required for an access attempt.</w:t>
      </w:r>
    </w:p>
    <w:p w14:paraId="4CFCAC5A" w14:textId="4041F1BB" w:rsidR="00134803" w:rsidRPr="0045312B" w:rsidRDefault="00134803" w:rsidP="004A5142">
      <w:pPr>
        <w:pStyle w:val="ListParagraph"/>
        <w:numPr>
          <w:ilvl w:val="0"/>
          <w:numId w:val="28"/>
        </w:numPr>
      </w:pPr>
      <w:r w:rsidRPr="004A5142">
        <w:rPr>
          <w:b/>
          <w:bCs/>
          <w:color w:val="538135" w:themeColor="accent6" w:themeShade="BF"/>
        </w:rPr>
        <w:t>Microsoft Recommends</w:t>
      </w:r>
      <w:r w:rsidR="004A5142">
        <w:rPr>
          <w:b/>
          <w:bCs/>
          <w:color w:val="538135" w:themeColor="accent6" w:themeShade="BF"/>
        </w:rPr>
        <w:t xml:space="preserve"> </w:t>
      </w:r>
      <w:r w:rsidR="0098461E">
        <w:t>grant</w:t>
      </w:r>
      <w:r w:rsidR="004A5142">
        <w:t>ing</w:t>
      </w:r>
      <w:r w:rsidR="0098461E">
        <w:t xml:space="preserve"> access</w:t>
      </w:r>
      <w:r w:rsidR="004A5142">
        <w:t xml:space="preserve"> when a device is marked compliant or an application is approved</w:t>
      </w:r>
      <w:r w:rsidR="00134701">
        <w:t xml:space="preserve"> </w:t>
      </w:r>
    </w:p>
    <w:bookmarkEnd w:id="52"/>
    <w:p w14:paraId="7B220B67" w14:textId="6A10BCFA" w:rsidR="00CC53DD" w:rsidRDefault="000E361B" w:rsidP="000E361B">
      <w:r>
        <w:t xml:space="preserve">Now that you have seen how you can use Intune </w:t>
      </w:r>
      <w:r w:rsidR="00E50579">
        <w:t xml:space="preserve">and Azure AD </w:t>
      </w:r>
      <w:r>
        <w:t xml:space="preserve">to protect corporate data on employee-owned devices, decide if you are going to use Intune as a device management solution with app management, or if you are going to focus solely on app management. With either option, you can use the identity and security features available with Azure AD. Use the Intune </w:t>
      </w:r>
      <w:hyperlink r:id="rId49">
        <w:r w:rsidRPr="02BA7A29">
          <w:rPr>
            <w:rStyle w:val="Hyperlink"/>
          </w:rPr>
          <w:t>Planning Guide</w:t>
        </w:r>
      </w:hyperlink>
      <w:r>
        <w:t xml:space="preserve"> to map out your next level of planning. </w:t>
      </w:r>
    </w:p>
    <w:p w14:paraId="1F2EB17E" w14:textId="7783FF4C" w:rsidR="006C79CC" w:rsidRPr="006C79CC" w:rsidRDefault="006C79CC" w:rsidP="000E361B">
      <w:pPr>
        <w:rPr>
          <w:b/>
        </w:rPr>
      </w:pPr>
      <w:r>
        <w:rPr>
          <w:b/>
        </w:rPr>
        <w:t xml:space="preserve">Use the table below to design your policy. It will be used when configuring your policy. </w:t>
      </w:r>
      <w:r w:rsidR="00A36AFC">
        <w:rPr>
          <w:b/>
        </w:rPr>
        <w:t xml:space="preserve">Default values have been provided. Change them as appropriate for you. </w:t>
      </w:r>
    </w:p>
    <w:tbl>
      <w:tblPr>
        <w:tblStyle w:val="TableGrid"/>
        <w:tblW w:w="0" w:type="auto"/>
        <w:tblLook w:val="04A0" w:firstRow="1" w:lastRow="0" w:firstColumn="1" w:lastColumn="0" w:noHBand="0" w:noVBand="1"/>
      </w:tblPr>
      <w:tblGrid>
        <w:gridCol w:w="3235"/>
        <w:gridCol w:w="6115"/>
      </w:tblGrid>
      <w:tr w:rsidR="00BC207B" w14:paraId="55DAFD58" w14:textId="77777777" w:rsidTr="00DF7B80">
        <w:tc>
          <w:tcPr>
            <w:tcW w:w="3235" w:type="dxa"/>
          </w:tcPr>
          <w:p w14:paraId="42CC06DC" w14:textId="77777777" w:rsidR="00BC207B" w:rsidRPr="0016061F" w:rsidRDefault="00BC207B" w:rsidP="00DF7B80">
            <w:pPr>
              <w:rPr>
                <w:b/>
              </w:rPr>
            </w:pPr>
            <w:r w:rsidRPr="0016061F">
              <w:rPr>
                <w:b/>
              </w:rPr>
              <w:t>Field</w:t>
            </w:r>
          </w:p>
        </w:tc>
        <w:tc>
          <w:tcPr>
            <w:tcW w:w="6115" w:type="dxa"/>
          </w:tcPr>
          <w:p w14:paraId="28300921" w14:textId="77777777" w:rsidR="00BC207B" w:rsidRPr="0016061F" w:rsidRDefault="00BC207B" w:rsidP="00DF7B80">
            <w:pPr>
              <w:rPr>
                <w:b/>
              </w:rPr>
            </w:pPr>
            <w:r w:rsidRPr="0016061F">
              <w:rPr>
                <w:b/>
              </w:rPr>
              <w:t>Value</w:t>
            </w:r>
          </w:p>
        </w:tc>
      </w:tr>
      <w:tr w:rsidR="00BC207B" w14:paraId="1DD4BB06" w14:textId="77777777" w:rsidTr="00DF7B80">
        <w:tc>
          <w:tcPr>
            <w:tcW w:w="3235" w:type="dxa"/>
          </w:tcPr>
          <w:p w14:paraId="4D360850" w14:textId="77777777" w:rsidR="00BC207B" w:rsidRDefault="00BC207B" w:rsidP="00DF7B80">
            <w:r>
              <w:t>Policy Name</w:t>
            </w:r>
          </w:p>
        </w:tc>
        <w:tc>
          <w:tcPr>
            <w:tcW w:w="6115" w:type="dxa"/>
          </w:tcPr>
          <w:p w14:paraId="2CE9BBC2" w14:textId="4368822C" w:rsidR="00BC207B" w:rsidRDefault="003C7443" w:rsidP="00DF7B80">
            <w:r>
              <w:t>Compliant Device or Application</w:t>
            </w:r>
          </w:p>
        </w:tc>
      </w:tr>
      <w:tr w:rsidR="00BC207B" w14:paraId="38F4C4CA" w14:textId="77777777" w:rsidTr="00DF7B80">
        <w:tc>
          <w:tcPr>
            <w:tcW w:w="3235" w:type="dxa"/>
          </w:tcPr>
          <w:p w14:paraId="05179BD7" w14:textId="77777777" w:rsidR="00BC207B" w:rsidRDefault="00BC207B" w:rsidP="00DF7B80">
            <w:r>
              <w:t>Users and Groups</w:t>
            </w:r>
          </w:p>
        </w:tc>
        <w:tc>
          <w:tcPr>
            <w:tcW w:w="6115" w:type="dxa"/>
          </w:tcPr>
          <w:p w14:paraId="75C24598" w14:textId="77777777" w:rsidR="00BC207B" w:rsidRDefault="00BC207B" w:rsidP="00DF7B80">
            <w:r>
              <w:t>&lt;Insert users and groups&gt;</w:t>
            </w:r>
          </w:p>
        </w:tc>
      </w:tr>
      <w:tr w:rsidR="00BC207B" w14:paraId="3B3A2A7A" w14:textId="77777777" w:rsidTr="00DF7B80">
        <w:tc>
          <w:tcPr>
            <w:tcW w:w="3235" w:type="dxa"/>
          </w:tcPr>
          <w:p w14:paraId="212E5ADE" w14:textId="77777777" w:rsidR="00BC207B" w:rsidRDefault="00BC207B" w:rsidP="00DF7B80">
            <w:r>
              <w:t>Cloud Apps</w:t>
            </w:r>
          </w:p>
        </w:tc>
        <w:tc>
          <w:tcPr>
            <w:tcW w:w="6115" w:type="dxa"/>
          </w:tcPr>
          <w:p w14:paraId="0A60B631" w14:textId="044D7A6E" w:rsidR="00BC207B" w:rsidRDefault="004A5142" w:rsidP="00DF7B80">
            <w:r>
              <w:t>&lt;Insert applications&gt;</w:t>
            </w:r>
          </w:p>
        </w:tc>
      </w:tr>
      <w:tr w:rsidR="006169CE" w14:paraId="5BDC4FA3" w14:textId="77777777" w:rsidTr="00DF7B80">
        <w:tc>
          <w:tcPr>
            <w:tcW w:w="3235" w:type="dxa"/>
          </w:tcPr>
          <w:p w14:paraId="2E12BCBD" w14:textId="48224781" w:rsidR="006169CE" w:rsidRDefault="00D35DB3" w:rsidP="00DF7B80">
            <w:r>
              <w:t>Grant</w:t>
            </w:r>
          </w:p>
        </w:tc>
        <w:tc>
          <w:tcPr>
            <w:tcW w:w="6115" w:type="dxa"/>
          </w:tcPr>
          <w:p w14:paraId="2AB0463C" w14:textId="33DB37B5" w:rsidR="006169CE" w:rsidRPr="00FA79C5" w:rsidRDefault="006169CE" w:rsidP="00DF7B80">
            <w:pPr>
              <w:rPr>
                <w:b/>
              </w:rPr>
            </w:pPr>
            <w:r>
              <w:t>Require device to be marked as compliant</w:t>
            </w:r>
            <w:r w:rsidR="00FA79C5">
              <w:t xml:space="preserve"> </w:t>
            </w:r>
          </w:p>
          <w:p w14:paraId="1FDF7D72" w14:textId="3A0A118A" w:rsidR="006169CE" w:rsidRDefault="00D35DB3" w:rsidP="00DF7B80">
            <w:r>
              <w:t>Require approved client application</w:t>
            </w:r>
          </w:p>
        </w:tc>
      </w:tr>
      <w:tr w:rsidR="0096781E" w14:paraId="447491E2" w14:textId="77777777" w:rsidTr="00DF7B80">
        <w:tc>
          <w:tcPr>
            <w:tcW w:w="3235" w:type="dxa"/>
          </w:tcPr>
          <w:p w14:paraId="09D77EFA" w14:textId="4F6BC833" w:rsidR="0096781E" w:rsidRDefault="0096781E" w:rsidP="00DF7B80">
            <w:r>
              <w:t>Multiple Controls</w:t>
            </w:r>
          </w:p>
        </w:tc>
        <w:tc>
          <w:tcPr>
            <w:tcW w:w="6115" w:type="dxa"/>
          </w:tcPr>
          <w:p w14:paraId="2B2EFB89" w14:textId="2A21D566" w:rsidR="0096781E" w:rsidRDefault="0096781E" w:rsidP="00DF7B80">
            <w:r>
              <w:t>Require all the selected controls or</w:t>
            </w:r>
          </w:p>
        </w:tc>
      </w:tr>
    </w:tbl>
    <w:p w14:paraId="36431BC3" w14:textId="73A47CD3" w:rsidR="005A54B2" w:rsidRPr="00CE3A5E" w:rsidRDefault="00FA79C5" w:rsidP="002B34DE">
      <w:r>
        <w:t xml:space="preserve"> </w:t>
      </w:r>
    </w:p>
    <w:p w14:paraId="23CCF678" w14:textId="2B05944C" w:rsidR="00F751E5" w:rsidRDefault="000218C6">
      <w:pPr>
        <w:pStyle w:val="Heading3"/>
      </w:pPr>
      <w:bookmarkStart w:id="53" w:name="_Password_change_for"/>
      <w:bookmarkStart w:id="54" w:name="_Toc513313930"/>
      <w:bookmarkStart w:id="55" w:name="_Toc513714551"/>
      <w:bookmarkEnd w:id="53"/>
      <w:r>
        <w:t>Password change for risky</w:t>
      </w:r>
      <w:r w:rsidR="004B4488">
        <w:t xml:space="preserve"> users</w:t>
      </w:r>
      <w:bookmarkEnd w:id="54"/>
      <w:bookmarkEnd w:id="55"/>
    </w:p>
    <w:p w14:paraId="324F815F" w14:textId="005134AF" w:rsidR="00483DF3" w:rsidRDefault="00F0177B" w:rsidP="00173912">
      <w:r>
        <w:t xml:space="preserve">While </w:t>
      </w:r>
      <w:r w:rsidR="00BD018B">
        <w:t xml:space="preserve">ensuring that users’ credentials are not stolen is a top priority, there needs to be a plan when credentials are compromised. </w:t>
      </w:r>
      <w:r w:rsidR="003027EF">
        <w:t>Microsoft i</w:t>
      </w:r>
      <w:r w:rsidR="00BD018B">
        <w:t xml:space="preserve">dentity protection </w:t>
      </w:r>
      <w:r w:rsidR="003027EF">
        <w:t>can automatically detect when users’ credentials are leaked</w:t>
      </w:r>
      <w:r w:rsidR="00B00E4C">
        <w:t xml:space="preserve">. Coupling Identity Protection with </w:t>
      </w:r>
      <w:r w:rsidR="002F2DEC">
        <w:t>Conditional Access</w:t>
      </w:r>
      <w:r w:rsidR="00B00E4C">
        <w:t xml:space="preserve"> enables you to require that all users with compromised credentials </w:t>
      </w:r>
      <w:proofErr w:type="gramStart"/>
      <w:r w:rsidR="00B00E4C">
        <w:t>have to</w:t>
      </w:r>
      <w:proofErr w:type="gramEnd"/>
      <w:r w:rsidR="00B00E4C">
        <w:t xml:space="preserve"> </w:t>
      </w:r>
      <w:r w:rsidR="002E4A4E">
        <w:t>change</w:t>
      </w:r>
      <w:r w:rsidR="00B00E4C">
        <w:t xml:space="preserve"> their password or </w:t>
      </w:r>
      <w:r w:rsidR="002E4A4E">
        <w:t xml:space="preserve">are </w:t>
      </w:r>
      <w:r w:rsidR="00FC488B">
        <w:t>not allowed to</w:t>
      </w:r>
      <w:r w:rsidR="00B00E4C">
        <w:t xml:space="preserve"> access</w:t>
      </w:r>
      <w:r w:rsidR="00FC488B">
        <w:t xml:space="preserve"> the application</w:t>
      </w:r>
      <w:r w:rsidR="00B00E4C">
        <w:t xml:space="preserve">. </w:t>
      </w:r>
      <w:r w:rsidR="00FC488B">
        <w:t xml:space="preserve">Changing the password </w:t>
      </w:r>
      <w:r w:rsidR="004A08A3">
        <w:t xml:space="preserve">ensures that the leaked password is no longer valid. </w:t>
      </w:r>
      <w:r w:rsidR="00483DF3">
        <w:t xml:space="preserve"> </w:t>
      </w:r>
    </w:p>
    <w:tbl>
      <w:tblPr>
        <w:tblStyle w:val="SDMTemplateTable"/>
        <w:tblW w:w="9592" w:type="dxa"/>
        <w:tblLook w:val="04A0" w:firstRow="1" w:lastRow="0" w:firstColumn="1" w:lastColumn="0" w:noHBand="0" w:noVBand="1"/>
      </w:tblPr>
      <w:tblGrid>
        <w:gridCol w:w="4796"/>
        <w:gridCol w:w="4796"/>
      </w:tblGrid>
      <w:tr w:rsidR="006A3C3C" w14:paraId="67A01705" w14:textId="77777777" w:rsidTr="00CF16FE">
        <w:trPr>
          <w:cnfStyle w:val="100000000000" w:firstRow="1" w:lastRow="0" w:firstColumn="0" w:lastColumn="0" w:oddVBand="0" w:evenVBand="0" w:oddHBand="0" w:evenHBand="0" w:firstRowFirstColumn="0" w:firstRowLastColumn="0" w:lastRowFirstColumn="0" w:lastRowLastColumn="0"/>
          <w:trHeight w:val="192"/>
        </w:trPr>
        <w:tc>
          <w:tcPr>
            <w:tcW w:w="0" w:type="dxa"/>
          </w:tcPr>
          <w:p w14:paraId="6BA4F8A5" w14:textId="465EDBC4" w:rsidR="006A3C3C" w:rsidRDefault="006A3C3C" w:rsidP="006A3C3C">
            <w:r w:rsidRPr="00970B9E">
              <w:rPr>
                <w:b/>
              </w:rPr>
              <w:lastRenderedPageBreak/>
              <w:t xml:space="preserve">Option 1 – Password </w:t>
            </w:r>
            <w:r w:rsidR="00FC488B" w:rsidRPr="00970B9E">
              <w:rPr>
                <w:b/>
              </w:rPr>
              <w:t>Change</w:t>
            </w:r>
          </w:p>
        </w:tc>
        <w:tc>
          <w:tcPr>
            <w:tcW w:w="0" w:type="dxa"/>
          </w:tcPr>
          <w:p w14:paraId="32E3C8EE" w14:textId="794A6927" w:rsidR="006A3C3C" w:rsidRDefault="006A3C3C" w:rsidP="006A3C3C">
            <w:r w:rsidRPr="00970B9E">
              <w:rPr>
                <w:b/>
              </w:rPr>
              <w:t>Option 2 – Block Access</w:t>
            </w:r>
          </w:p>
        </w:tc>
      </w:tr>
      <w:tr w:rsidR="006A3C3C" w14:paraId="75B84784" w14:textId="77777777" w:rsidTr="00CF16FE">
        <w:trPr>
          <w:cnfStyle w:val="000000100000" w:firstRow="0" w:lastRow="0" w:firstColumn="0" w:lastColumn="0" w:oddVBand="0" w:evenVBand="0" w:oddHBand="1" w:evenHBand="0" w:firstRowFirstColumn="0" w:firstRowLastColumn="0" w:lastRowFirstColumn="0" w:lastRowLastColumn="0"/>
          <w:trHeight w:val="1228"/>
        </w:trPr>
        <w:tc>
          <w:tcPr>
            <w:tcW w:w="0" w:type="dxa"/>
          </w:tcPr>
          <w:p w14:paraId="3878E3D7" w14:textId="77777777" w:rsidR="006A3C3C" w:rsidRDefault="006A3C3C" w:rsidP="006A3C3C">
            <w:r>
              <w:t>When a user attempts to sign into an application with compromised credentials, require that the user MFA into the app and update his / her password</w:t>
            </w:r>
          </w:p>
          <w:p w14:paraId="10C975B1" w14:textId="77777777" w:rsidR="006A3C3C" w:rsidRPr="008563B9" w:rsidRDefault="006A3C3C" w:rsidP="006A3C3C"/>
          <w:p w14:paraId="039FFC61" w14:textId="1BB4BED3" w:rsidR="006A3C3C" w:rsidRDefault="006A3C3C" w:rsidP="006A3C3C">
            <w:r w:rsidRPr="00970B9E">
              <w:rPr>
                <w:b/>
              </w:rPr>
              <w:t xml:space="preserve">Note: </w:t>
            </w:r>
            <w:r w:rsidRPr="0040583C">
              <w:t>Enabling this requires that you have setup password writeback</w:t>
            </w:r>
            <w:r w:rsidRPr="00970B9E">
              <w:rPr>
                <w:b/>
              </w:rPr>
              <w:t xml:space="preserve"> </w:t>
            </w:r>
          </w:p>
        </w:tc>
        <w:tc>
          <w:tcPr>
            <w:tcW w:w="0" w:type="dxa"/>
          </w:tcPr>
          <w:p w14:paraId="04F37438" w14:textId="38E9295C" w:rsidR="006A3C3C" w:rsidRDefault="006A3C3C" w:rsidP="006A3C3C">
            <w:r>
              <w:t>When a user attempts to sign into an application with compromised credentials, block the user from getting access</w:t>
            </w:r>
          </w:p>
          <w:p w14:paraId="2BA1B562" w14:textId="77777777" w:rsidR="006A3C3C" w:rsidRDefault="006A3C3C" w:rsidP="006A3C3C"/>
        </w:tc>
      </w:tr>
    </w:tbl>
    <w:p w14:paraId="74B3C690" w14:textId="77777777" w:rsidR="006A3C3C" w:rsidRDefault="006A3C3C" w:rsidP="002B34DE">
      <w:pPr>
        <w:pStyle w:val="ListParagraph"/>
        <w:ind w:left="360"/>
        <w:rPr>
          <w:b/>
          <w:bCs/>
          <w:color w:val="538135" w:themeColor="accent6" w:themeShade="BF"/>
        </w:rPr>
      </w:pPr>
    </w:p>
    <w:p w14:paraId="748F543F" w14:textId="02A0EE17" w:rsidR="00133292" w:rsidRPr="00DF22FF" w:rsidRDefault="00133292" w:rsidP="00133292">
      <w:pPr>
        <w:pStyle w:val="ListParagraph"/>
        <w:numPr>
          <w:ilvl w:val="0"/>
          <w:numId w:val="29"/>
        </w:numPr>
        <w:rPr>
          <w:b/>
          <w:bCs/>
          <w:color w:val="538135" w:themeColor="accent6" w:themeShade="BF"/>
        </w:rPr>
      </w:pPr>
      <w:r w:rsidRPr="02BA7A29">
        <w:rPr>
          <w:b/>
          <w:bCs/>
          <w:color w:val="538135" w:themeColor="accent6" w:themeShade="BF"/>
        </w:rPr>
        <w:t>Microsoft Recommends:</w:t>
      </w:r>
      <w:r w:rsidRPr="00133292">
        <w:t xml:space="preserve"> </w:t>
      </w:r>
      <w:r w:rsidR="0040583C">
        <w:t xml:space="preserve">Microsoft recommends </w:t>
      </w:r>
      <w:r w:rsidR="005F7732">
        <w:t>requirin</w:t>
      </w:r>
      <w:r w:rsidR="00916227">
        <w:t>g</w:t>
      </w:r>
      <w:r w:rsidR="005F7732">
        <w:t xml:space="preserve"> </w:t>
      </w:r>
      <w:r w:rsidR="00916227">
        <w:t>p</w:t>
      </w:r>
      <w:r w:rsidR="005F7732">
        <w:t xml:space="preserve">assword </w:t>
      </w:r>
      <w:r w:rsidR="00916227">
        <w:t xml:space="preserve">change </w:t>
      </w:r>
      <w:r w:rsidR="005F7732">
        <w:t>to ensure that the password is updated</w:t>
      </w:r>
      <w:r w:rsidR="00DC21CC">
        <w:t>. This policy should be applied across all applications / users and groups in a tenant</w:t>
      </w:r>
      <w:r w:rsidR="00916227">
        <w:t>.</w:t>
      </w:r>
    </w:p>
    <w:p w14:paraId="5F368323" w14:textId="1CE4FC17" w:rsidR="00173912" w:rsidRDefault="002E3D91" w:rsidP="00845534">
      <w:r>
        <w:t>Learn More</w:t>
      </w:r>
      <w:r w:rsidR="00ED62B5">
        <w:t xml:space="preserve"> in the user risk security policy section</w:t>
      </w:r>
      <w:r>
        <w:t xml:space="preserve">: </w:t>
      </w:r>
      <w:hyperlink r:id="rId50" w:anchor="users-flagged-for-risk" w:history="1">
        <w:r w:rsidRPr="00B10592">
          <w:rPr>
            <w:rStyle w:val="Hyperlink"/>
          </w:rPr>
          <w:t>https://docs.microsoft.com/en-us/azure/active-directory/active-directory-identityprotection#users-flagged-for-risk</w:t>
        </w:r>
      </w:hyperlink>
      <w:bookmarkEnd w:id="22"/>
      <w:bookmarkEnd w:id="23"/>
      <w:bookmarkEnd w:id="24"/>
      <w:bookmarkEnd w:id="25"/>
    </w:p>
    <w:p w14:paraId="1357841C" w14:textId="77777777" w:rsidR="00173912" w:rsidRDefault="00173912" w:rsidP="00173912">
      <w:pPr>
        <w:pStyle w:val="Heading1"/>
      </w:pPr>
      <w:bookmarkStart w:id="56" w:name="_Implementing_Your_Solution"/>
      <w:bookmarkStart w:id="57" w:name="_Toc502750748"/>
      <w:bookmarkStart w:id="58" w:name="_Toc502924279"/>
      <w:bookmarkStart w:id="59" w:name="_Toc512426079"/>
      <w:bookmarkStart w:id="60" w:name="_Toc513313931"/>
      <w:bookmarkStart w:id="61" w:name="_Toc513714552"/>
      <w:bookmarkEnd w:id="56"/>
      <w:r>
        <w:t>Implement</w:t>
      </w:r>
      <w:bookmarkEnd w:id="57"/>
      <w:bookmarkEnd w:id="58"/>
      <w:r>
        <w:t>ing Your Solution</w:t>
      </w:r>
      <w:bookmarkStart w:id="62" w:name="_Toc502750750"/>
      <w:bookmarkStart w:id="63" w:name="_Toc502924281"/>
      <w:bookmarkEnd w:id="59"/>
      <w:bookmarkEnd w:id="60"/>
      <w:bookmarkEnd w:id="61"/>
    </w:p>
    <w:p w14:paraId="4363C6B9" w14:textId="77777777" w:rsidR="00173912" w:rsidRDefault="02BA7A29" w:rsidP="00173912">
      <w:r>
        <w:t>The foundation of proper planning is the basis upon which you can deploy an application successfully with Azure Active Directory.  It provides intelligent security and integration that simplifies onboarding while reducing the time for successful deployments.  This combination ensure</w:t>
      </w:r>
      <w:r w:rsidR="00973DA9">
        <w:t>s</w:t>
      </w:r>
      <w:r>
        <w:t xml:space="preserve"> that your application is integrated with ease while mitigating down time for your end users.</w:t>
      </w:r>
    </w:p>
    <w:p w14:paraId="45FA798E" w14:textId="77777777" w:rsidR="00173912" w:rsidRDefault="02BA7A29" w:rsidP="00173912">
      <w:r>
        <w:t>Use the following phases to plan for and deploy your solution in your organization:</w:t>
      </w:r>
    </w:p>
    <w:p w14:paraId="35160D0F" w14:textId="05FCB501" w:rsidR="00173912" w:rsidRDefault="00672291" w:rsidP="00173912">
      <w:pPr>
        <w:ind w:left="360"/>
      </w:pPr>
      <w:hyperlink w:anchor="_Phase_1:_Implementation" w:history="1">
        <w:r w:rsidR="02BA7A29" w:rsidRPr="02BA7A29">
          <w:rPr>
            <w:rStyle w:val="Hyperlink"/>
          </w:rPr>
          <w:t xml:space="preserve">Phase 1: </w:t>
        </w:r>
        <w:r w:rsidR="00F43EBC">
          <w:rPr>
            <w:rStyle w:val="Hyperlink"/>
          </w:rPr>
          <w:t>Configuring your solution</w:t>
        </w:r>
      </w:hyperlink>
    </w:p>
    <w:p w14:paraId="29FFD570" w14:textId="1C6A916A" w:rsidR="00173912" w:rsidRDefault="00672291" w:rsidP="00173912">
      <w:pPr>
        <w:ind w:left="360"/>
      </w:pPr>
      <w:hyperlink w:anchor="_Phase_2:_Testing" w:history="1">
        <w:r w:rsidR="02BA7A29" w:rsidRPr="02BA7A29">
          <w:rPr>
            <w:rStyle w:val="Hyperlink"/>
          </w:rPr>
          <w:t xml:space="preserve">Phase 2: </w:t>
        </w:r>
        <w:r w:rsidR="00547DB7">
          <w:rPr>
            <w:rStyle w:val="Hyperlink"/>
          </w:rPr>
          <w:t>Testing</w:t>
        </w:r>
      </w:hyperlink>
    </w:p>
    <w:p w14:paraId="56ABED1F" w14:textId="2BF4FF9C" w:rsidR="00173912" w:rsidRDefault="00672291" w:rsidP="00173912">
      <w:pPr>
        <w:ind w:left="360"/>
      </w:pPr>
      <w:hyperlink w:anchor="_Phase_3:_Moving" w:history="1">
        <w:r w:rsidR="02BA7A29" w:rsidRPr="02BA7A29">
          <w:rPr>
            <w:rStyle w:val="Hyperlink"/>
          </w:rPr>
          <w:t xml:space="preserve">Phase 3: </w:t>
        </w:r>
        <w:r w:rsidR="00547DB7">
          <w:rPr>
            <w:rStyle w:val="Hyperlink"/>
          </w:rPr>
          <w:t>Rollback Steps</w:t>
        </w:r>
      </w:hyperlink>
    </w:p>
    <w:p w14:paraId="1CB4AA63" w14:textId="7F516311" w:rsidR="00173912" w:rsidRPr="000C7E54" w:rsidRDefault="00672291" w:rsidP="00173912">
      <w:pPr>
        <w:ind w:left="360"/>
      </w:pPr>
      <w:hyperlink w:anchor="_Phase_4:_Rollback" w:history="1">
        <w:r w:rsidR="02BA7A29" w:rsidRPr="02BA7A29">
          <w:rPr>
            <w:rStyle w:val="Hyperlink"/>
          </w:rPr>
          <w:t xml:space="preserve">Phase 4: </w:t>
        </w:r>
        <w:r w:rsidR="00547DB7">
          <w:rPr>
            <w:rStyle w:val="Hyperlink"/>
          </w:rPr>
          <w:t>Moving to Production</w:t>
        </w:r>
      </w:hyperlink>
    </w:p>
    <w:p w14:paraId="59F94F8F" w14:textId="77777777" w:rsidR="00173912" w:rsidRDefault="00173912" w:rsidP="00173912">
      <w:pPr>
        <w:pStyle w:val="Heading2"/>
      </w:pPr>
      <w:bookmarkStart w:id="64" w:name="_Phase_1:_Implementation"/>
      <w:bookmarkStart w:id="65" w:name="_Toc512426080"/>
      <w:bookmarkStart w:id="66" w:name="_Toc513313932"/>
      <w:bookmarkStart w:id="67" w:name="_Toc513714553"/>
      <w:bookmarkEnd w:id="64"/>
      <w:r>
        <w:t>Phase 1: Implementation Steps</w:t>
      </w:r>
      <w:bookmarkEnd w:id="62"/>
      <w:bookmarkEnd w:id="63"/>
      <w:bookmarkEnd w:id="65"/>
      <w:bookmarkEnd w:id="66"/>
      <w:bookmarkEnd w:id="67"/>
    </w:p>
    <w:p w14:paraId="4C6E189C" w14:textId="5E7ABC59" w:rsidR="00173912" w:rsidRDefault="007D58C8" w:rsidP="00173912">
      <w:r>
        <w:t>Use this section to help with your implementation.</w:t>
      </w:r>
      <w:r w:rsidR="00ED2F80">
        <w:t xml:space="preserve"> Based on the policies that you selected in the design section, identify the users, groups, conditions, and </w:t>
      </w:r>
      <w:r w:rsidR="00330C00">
        <w:t xml:space="preserve">controls that apply to each policy. </w:t>
      </w:r>
    </w:p>
    <w:p w14:paraId="4B0A2CC1" w14:textId="318011DD" w:rsidR="005A0E9E" w:rsidRDefault="005A0E9E" w:rsidP="005A0E9E">
      <w:pPr>
        <w:rPr>
          <w:rFonts w:asciiTheme="majorHAnsi" w:eastAsiaTheme="majorEastAsia" w:hAnsiTheme="majorHAnsi" w:cstheme="majorBidi"/>
          <w:i/>
          <w:color w:val="2E74B5" w:themeColor="accent1" w:themeShade="BF"/>
        </w:rPr>
      </w:pPr>
      <w:r w:rsidRPr="00CC6413">
        <w:rPr>
          <w:rFonts w:asciiTheme="majorHAnsi" w:eastAsiaTheme="majorEastAsia" w:hAnsiTheme="majorHAnsi" w:cstheme="majorBidi"/>
          <w:i/>
          <w:iCs/>
          <w:color w:val="2E74B5" w:themeColor="accent1" w:themeShade="BF"/>
        </w:rPr>
        <w:t>Identify a set of users and groups to validate the implementation</w:t>
      </w:r>
    </w:p>
    <w:p w14:paraId="6063C001" w14:textId="5C7AA568" w:rsidR="005A0E9E" w:rsidRDefault="005A0E9E" w:rsidP="005A0E9E">
      <w:r w:rsidRPr="00CC6413">
        <w:t xml:space="preserve">Microsoft recommends starting with a set of pilot users and groups before rolling out a </w:t>
      </w:r>
      <w:r w:rsidR="002F2DEC">
        <w:t>Conditional Access</w:t>
      </w:r>
      <w:r w:rsidRPr="00CC6413">
        <w:t xml:space="preserve"> policy to the entire set of users and groups</w:t>
      </w:r>
      <w:r w:rsidR="00330C00">
        <w:t xml:space="preserve"> that the policy covers</w:t>
      </w:r>
      <w:r w:rsidRPr="00CC6413">
        <w:t>.</w:t>
      </w:r>
      <w:r w:rsidR="00330C00">
        <w:t xml:space="preserve"> In this table, identify the test users that will verify that the policy is working. </w:t>
      </w:r>
    </w:p>
    <w:p w14:paraId="6F365315" w14:textId="77777777" w:rsidR="00D63603" w:rsidRDefault="00D63603" w:rsidP="005A0E9E"/>
    <w:tbl>
      <w:tblPr>
        <w:tblStyle w:val="TableGrid"/>
        <w:tblW w:w="0" w:type="auto"/>
        <w:tblLook w:val="04A0" w:firstRow="1" w:lastRow="0" w:firstColumn="1" w:lastColumn="0" w:noHBand="0" w:noVBand="1"/>
      </w:tblPr>
      <w:tblGrid>
        <w:gridCol w:w="2605"/>
        <w:gridCol w:w="6745"/>
      </w:tblGrid>
      <w:tr w:rsidR="00D63603" w14:paraId="1E02802C" w14:textId="77777777" w:rsidTr="009A1F57">
        <w:tc>
          <w:tcPr>
            <w:tcW w:w="2605" w:type="dxa"/>
          </w:tcPr>
          <w:p w14:paraId="6DC9C2AC" w14:textId="77777777" w:rsidR="00D63603" w:rsidRPr="00D63603" w:rsidRDefault="00D63603" w:rsidP="003906ED">
            <w:pPr>
              <w:rPr>
                <w:b/>
              </w:rPr>
            </w:pPr>
            <w:r w:rsidRPr="00D63603">
              <w:rPr>
                <w:b/>
              </w:rPr>
              <w:t>Policy Name</w:t>
            </w:r>
          </w:p>
        </w:tc>
        <w:tc>
          <w:tcPr>
            <w:tcW w:w="6745" w:type="dxa"/>
          </w:tcPr>
          <w:p w14:paraId="703E384B" w14:textId="77777777" w:rsidR="00D63603" w:rsidRPr="00D63603" w:rsidRDefault="00D63603" w:rsidP="003906ED">
            <w:pPr>
              <w:rPr>
                <w:b/>
              </w:rPr>
            </w:pPr>
            <w:r w:rsidRPr="00D63603">
              <w:rPr>
                <w:b/>
              </w:rPr>
              <w:t>Test Users and Groups</w:t>
            </w:r>
          </w:p>
        </w:tc>
      </w:tr>
      <w:tr w:rsidR="00D63603" w14:paraId="48626F27" w14:textId="77777777" w:rsidTr="009A1F57">
        <w:tc>
          <w:tcPr>
            <w:tcW w:w="2605" w:type="dxa"/>
          </w:tcPr>
          <w:p w14:paraId="60FBD340" w14:textId="32602B66" w:rsidR="00D63603" w:rsidRDefault="00D63603" w:rsidP="003906ED">
            <w:r>
              <w:t>&lt;Insert Policy Name&gt;</w:t>
            </w:r>
          </w:p>
        </w:tc>
        <w:tc>
          <w:tcPr>
            <w:tcW w:w="6745" w:type="dxa"/>
          </w:tcPr>
          <w:p w14:paraId="37E43217" w14:textId="2E6DBC33" w:rsidR="00D63603" w:rsidRDefault="00D63603" w:rsidP="003906ED">
            <w:r>
              <w:t>&lt;Insert users and groups to test the policy&gt;</w:t>
            </w:r>
          </w:p>
        </w:tc>
      </w:tr>
      <w:tr w:rsidR="00D63603" w14:paraId="39A12785" w14:textId="77777777" w:rsidTr="009A1F57">
        <w:tc>
          <w:tcPr>
            <w:tcW w:w="2605" w:type="dxa"/>
          </w:tcPr>
          <w:p w14:paraId="034EF9FF" w14:textId="77777777" w:rsidR="00D63603" w:rsidRDefault="00D63603" w:rsidP="003906ED">
            <w:r>
              <w:t>&lt;Insert Policy Name&gt;</w:t>
            </w:r>
          </w:p>
        </w:tc>
        <w:tc>
          <w:tcPr>
            <w:tcW w:w="6745" w:type="dxa"/>
          </w:tcPr>
          <w:p w14:paraId="07D9626A" w14:textId="77777777" w:rsidR="00D63603" w:rsidRDefault="00D63603" w:rsidP="003906ED">
            <w:r>
              <w:t>&lt;Insert users and groups to test the policy&gt;</w:t>
            </w:r>
          </w:p>
        </w:tc>
      </w:tr>
    </w:tbl>
    <w:p w14:paraId="7675EDD3" w14:textId="32F14008" w:rsidR="00D63603" w:rsidRDefault="00D63603" w:rsidP="005A0E9E"/>
    <w:p w14:paraId="601BD40A" w14:textId="4B2CF186" w:rsidR="0005095B" w:rsidRDefault="0005095B" w:rsidP="0005095B">
      <w:pPr>
        <w:rPr>
          <w:rFonts w:asciiTheme="majorHAnsi" w:eastAsiaTheme="majorEastAsia" w:hAnsiTheme="majorHAnsi" w:cstheme="majorBidi"/>
          <w:i/>
          <w:color w:val="2E74B5" w:themeColor="accent1" w:themeShade="BF"/>
        </w:rPr>
      </w:pPr>
      <w:r>
        <w:rPr>
          <w:rFonts w:asciiTheme="majorHAnsi" w:eastAsiaTheme="majorEastAsia" w:hAnsiTheme="majorHAnsi" w:cstheme="majorBidi"/>
          <w:i/>
          <w:iCs/>
          <w:color w:val="2E74B5" w:themeColor="accent1" w:themeShade="BF"/>
        </w:rPr>
        <w:lastRenderedPageBreak/>
        <w:t>Configuring your policy</w:t>
      </w:r>
    </w:p>
    <w:p w14:paraId="10E327CF" w14:textId="6FAB0392" w:rsidR="005D55B3" w:rsidRDefault="009F3E0C" w:rsidP="00014E2D">
      <w:r>
        <w:t>Once you’re ready to create your policy:</w:t>
      </w:r>
    </w:p>
    <w:p w14:paraId="0EB4FDB7" w14:textId="6E246B00" w:rsidR="009F3E0C" w:rsidRDefault="009F3E0C" w:rsidP="009F3E0C">
      <w:pPr>
        <w:pStyle w:val="ListParagraph"/>
        <w:numPr>
          <w:ilvl w:val="0"/>
          <w:numId w:val="56"/>
        </w:numPr>
      </w:pPr>
      <w:r>
        <w:t xml:space="preserve">Go to </w:t>
      </w:r>
      <w:r w:rsidRPr="00970B9E">
        <w:rPr>
          <w:b/>
        </w:rPr>
        <w:t>portal.azure.com</w:t>
      </w:r>
    </w:p>
    <w:p w14:paraId="0629DADC" w14:textId="5B08D61B" w:rsidR="009F3E0C" w:rsidRDefault="009F3E0C" w:rsidP="009F3E0C">
      <w:pPr>
        <w:pStyle w:val="ListParagraph"/>
        <w:numPr>
          <w:ilvl w:val="0"/>
          <w:numId w:val="56"/>
        </w:numPr>
      </w:pPr>
      <w:r>
        <w:t xml:space="preserve">Navigate to </w:t>
      </w:r>
      <w:r w:rsidRPr="00970B9E">
        <w:rPr>
          <w:b/>
        </w:rPr>
        <w:t>Azure Active Directory</w:t>
      </w:r>
    </w:p>
    <w:p w14:paraId="7D0AA19F" w14:textId="613A05B3" w:rsidR="009F3E0C" w:rsidRDefault="009F3E0C" w:rsidP="009F3E0C">
      <w:pPr>
        <w:pStyle w:val="ListParagraph"/>
        <w:numPr>
          <w:ilvl w:val="0"/>
          <w:numId w:val="56"/>
        </w:numPr>
      </w:pPr>
      <w:r>
        <w:t xml:space="preserve">Click on </w:t>
      </w:r>
      <w:r w:rsidR="006E2336" w:rsidRPr="00970B9E">
        <w:rPr>
          <w:b/>
        </w:rPr>
        <w:t>C</w:t>
      </w:r>
      <w:r w:rsidRPr="00970B9E">
        <w:rPr>
          <w:b/>
        </w:rPr>
        <w:t xml:space="preserve">onditional </w:t>
      </w:r>
      <w:r w:rsidR="006E2336" w:rsidRPr="00970B9E">
        <w:rPr>
          <w:b/>
        </w:rPr>
        <w:t>A</w:t>
      </w:r>
      <w:r w:rsidRPr="00970B9E">
        <w:rPr>
          <w:b/>
        </w:rPr>
        <w:t>ccess</w:t>
      </w:r>
      <w:r>
        <w:t xml:space="preserve"> on the left navigation</w:t>
      </w:r>
    </w:p>
    <w:p w14:paraId="1B200941" w14:textId="484F466B" w:rsidR="009F3E0C" w:rsidRDefault="00DB1CDA" w:rsidP="009F3E0C">
      <w:pPr>
        <w:pStyle w:val="ListParagraph"/>
        <w:numPr>
          <w:ilvl w:val="0"/>
          <w:numId w:val="56"/>
        </w:numPr>
      </w:pPr>
      <w:r>
        <w:t xml:space="preserve">Click on </w:t>
      </w:r>
      <w:r w:rsidR="006E2336" w:rsidRPr="00970B9E">
        <w:rPr>
          <w:b/>
        </w:rPr>
        <w:t>N</w:t>
      </w:r>
      <w:r w:rsidRPr="00970B9E">
        <w:rPr>
          <w:b/>
        </w:rPr>
        <w:t>ew</w:t>
      </w:r>
      <w:r w:rsidR="006E2336" w:rsidRPr="00970B9E">
        <w:rPr>
          <w:b/>
        </w:rPr>
        <w:t xml:space="preserve"> P</w:t>
      </w:r>
      <w:r w:rsidRPr="00970B9E">
        <w:rPr>
          <w:b/>
        </w:rPr>
        <w:t>olicy</w:t>
      </w:r>
    </w:p>
    <w:p w14:paraId="2168D10C" w14:textId="2C6B825D" w:rsidR="00DB1CDA" w:rsidRDefault="00DB1CDA" w:rsidP="009F3E0C">
      <w:pPr>
        <w:pStyle w:val="ListParagraph"/>
        <w:numPr>
          <w:ilvl w:val="0"/>
          <w:numId w:val="56"/>
        </w:numPr>
      </w:pPr>
      <w:r>
        <w:t xml:space="preserve">Configure the </w:t>
      </w:r>
      <w:r w:rsidR="006E2336" w:rsidRPr="00970B9E">
        <w:rPr>
          <w:b/>
        </w:rPr>
        <w:t>Us</w:t>
      </w:r>
      <w:r w:rsidRPr="00970B9E">
        <w:rPr>
          <w:b/>
        </w:rPr>
        <w:t xml:space="preserve">ers, </w:t>
      </w:r>
      <w:r w:rsidR="006E2336" w:rsidRPr="00970B9E">
        <w:rPr>
          <w:b/>
        </w:rPr>
        <w:t>A</w:t>
      </w:r>
      <w:r w:rsidRPr="00970B9E">
        <w:rPr>
          <w:b/>
        </w:rPr>
        <w:t xml:space="preserve">pps, </w:t>
      </w:r>
      <w:r w:rsidR="006E2336" w:rsidRPr="00970B9E">
        <w:rPr>
          <w:b/>
        </w:rPr>
        <w:t>C</w:t>
      </w:r>
      <w:r w:rsidR="00773B55" w:rsidRPr="00970B9E">
        <w:rPr>
          <w:b/>
        </w:rPr>
        <w:t xml:space="preserve">onditions, and </w:t>
      </w:r>
      <w:r w:rsidR="006E2336" w:rsidRPr="00970B9E">
        <w:rPr>
          <w:b/>
        </w:rPr>
        <w:t>C</w:t>
      </w:r>
      <w:r w:rsidRPr="00970B9E">
        <w:rPr>
          <w:b/>
        </w:rPr>
        <w:t>ontrols</w:t>
      </w:r>
    </w:p>
    <w:p w14:paraId="6886ED61" w14:textId="293038C9" w:rsidR="00B7165E" w:rsidRDefault="00B76CB2" w:rsidP="009F3E0C">
      <w:pPr>
        <w:pStyle w:val="ListParagraph"/>
        <w:numPr>
          <w:ilvl w:val="0"/>
          <w:numId w:val="56"/>
        </w:numPr>
      </w:pPr>
      <w:r>
        <w:t xml:space="preserve">Set </w:t>
      </w:r>
      <w:r w:rsidR="006E2336" w:rsidRPr="00970B9E">
        <w:rPr>
          <w:b/>
        </w:rPr>
        <w:t>E</w:t>
      </w:r>
      <w:r w:rsidR="00B7165E" w:rsidRPr="00970B9E">
        <w:rPr>
          <w:b/>
        </w:rPr>
        <w:t xml:space="preserve">nable </w:t>
      </w:r>
      <w:r w:rsidR="006E2336" w:rsidRPr="00970B9E">
        <w:rPr>
          <w:b/>
        </w:rPr>
        <w:t>P</w:t>
      </w:r>
      <w:r w:rsidR="00B7165E" w:rsidRPr="00970B9E">
        <w:rPr>
          <w:b/>
        </w:rPr>
        <w:t>olicy</w:t>
      </w:r>
      <w:r>
        <w:t xml:space="preserve"> to on</w:t>
      </w:r>
    </w:p>
    <w:p w14:paraId="565C76C5" w14:textId="3B08518E" w:rsidR="00C259DC" w:rsidRPr="00CC6413" w:rsidRDefault="006D7FD1" w:rsidP="00014E2D">
      <w:r>
        <w:lastRenderedPageBreak/>
        <w:t xml:space="preserve">    </w:t>
      </w:r>
      <w:r w:rsidR="00C259DC">
        <w:rPr>
          <w:noProof/>
        </w:rPr>
        <w:drawing>
          <wp:inline distT="0" distB="0" distL="0" distR="0" wp14:anchorId="69E8BAC2" wp14:editId="5D5C5FD7">
            <wp:extent cx="6516547" cy="785744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538100" cy="7883437"/>
                    </a:xfrm>
                    <a:prstGeom prst="rect">
                      <a:avLst/>
                    </a:prstGeom>
                  </pic:spPr>
                </pic:pic>
              </a:graphicData>
            </a:graphic>
          </wp:inline>
        </w:drawing>
      </w:r>
    </w:p>
    <w:p w14:paraId="5A769102" w14:textId="1200CEB1" w:rsidR="00CF06C8" w:rsidRPr="00B412C5" w:rsidRDefault="00CF06C8" w:rsidP="00CF06C8">
      <w:pPr>
        <w:pStyle w:val="Heading2"/>
      </w:pPr>
      <w:bookmarkStart w:id="68" w:name="_Toc513313933"/>
      <w:bookmarkStart w:id="69" w:name="_Toc502750749"/>
      <w:bookmarkStart w:id="70" w:name="_Toc502924280"/>
      <w:bookmarkStart w:id="71" w:name="_Toc512426081"/>
      <w:bookmarkStart w:id="72" w:name="_Toc502750751"/>
      <w:bookmarkStart w:id="73" w:name="_Toc502924282"/>
      <w:bookmarkStart w:id="74" w:name="_Toc513714554"/>
      <w:r>
        <w:lastRenderedPageBreak/>
        <w:t>Phase 2: Testing</w:t>
      </w:r>
      <w:bookmarkEnd w:id="68"/>
      <w:bookmarkEnd w:id="74"/>
    </w:p>
    <w:p w14:paraId="74A33B26" w14:textId="16403C78" w:rsidR="00B60377" w:rsidRDefault="00CF06C8" w:rsidP="00845534">
      <w:r>
        <w:t>Use the following table to identify test cases that you would like to verify before rolling out your application</w:t>
      </w:r>
      <w:r w:rsidR="005C3FD7">
        <w:t xml:space="preserve"> to the rest of the organization</w:t>
      </w:r>
      <w:r>
        <w:t xml:space="preserve">. We’ve created a set of default use cases for you to get started with. Add and remove test cases based on the </w:t>
      </w:r>
      <w:r w:rsidR="00583064">
        <w:t>policies that you would like to implement</w:t>
      </w:r>
      <w:r>
        <w:t>.</w:t>
      </w:r>
      <w:r w:rsidR="005106F2">
        <w:t xml:space="preserve"> L</w:t>
      </w:r>
      <w:r w:rsidR="00A11699">
        <w:t xml:space="preserve">everage the </w:t>
      </w:r>
      <w:hyperlink r:id="rId52" w:history="1">
        <w:proofErr w:type="spellStart"/>
        <w:r w:rsidR="00A11699" w:rsidRPr="002721ED">
          <w:rPr>
            <w:rStyle w:val="Hyperlink"/>
          </w:rPr>
          <w:t>Whatif</w:t>
        </w:r>
        <w:proofErr w:type="spellEnd"/>
      </w:hyperlink>
      <w:r w:rsidR="00A11699">
        <w:t xml:space="preserve"> tool to verify the scenarios below</w:t>
      </w:r>
      <w:r w:rsidR="005106F2">
        <w:t>.</w:t>
      </w:r>
    </w:p>
    <w:p w14:paraId="3B9918E8" w14:textId="77777777" w:rsidR="00567D7C" w:rsidRPr="00B60377" w:rsidRDefault="00567D7C" w:rsidP="00845534">
      <w:pPr>
        <w:ind w:left="360"/>
        <w:rPr>
          <w:bCs/>
        </w:rPr>
      </w:pPr>
      <w:r w:rsidRPr="00B60377">
        <w:rPr>
          <w:b/>
          <w:bCs/>
        </w:rPr>
        <w:t>Note:</w:t>
      </w:r>
      <w:r w:rsidRPr="00B60377">
        <w:rPr>
          <w:bCs/>
        </w:rPr>
        <w:t xml:space="preserve"> Make sure to open a new browser session for all tests</w:t>
      </w:r>
    </w:p>
    <w:p w14:paraId="629B546F" w14:textId="77777777" w:rsidR="009E50FF" w:rsidRDefault="009E50FF" w:rsidP="009E50FF">
      <w:pPr>
        <w:pStyle w:val="ListParagraph"/>
      </w:pPr>
    </w:p>
    <w:p w14:paraId="6ABC9D51" w14:textId="50F8E43F" w:rsidR="00B60377" w:rsidRPr="00B60377" w:rsidRDefault="00B60377" w:rsidP="00B60377">
      <w:pPr>
        <w:pStyle w:val="ListParagraph"/>
        <w:numPr>
          <w:ilvl w:val="0"/>
          <w:numId w:val="28"/>
        </w:numPr>
        <w:rPr>
          <w:bCs/>
        </w:rPr>
      </w:pPr>
      <w:r w:rsidRPr="02BA7A29">
        <w:rPr>
          <w:b/>
          <w:bCs/>
          <w:color w:val="538135" w:themeColor="accent6" w:themeShade="BF"/>
        </w:rPr>
        <w:t xml:space="preserve">Microsoft recommends </w:t>
      </w:r>
      <w:r>
        <w:t xml:space="preserve">using the </w:t>
      </w:r>
      <w:proofErr w:type="spellStart"/>
      <w:r w:rsidR="0068775C">
        <w:t>W</w:t>
      </w:r>
      <w:r>
        <w:t>hatif</w:t>
      </w:r>
      <w:proofErr w:type="spellEnd"/>
      <w:r>
        <w:t xml:space="preserve"> tool to verify that policies are working as expected</w:t>
      </w:r>
    </w:p>
    <w:p w14:paraId="2C657C85" w14:textId="58D67A3B" w:rsidR="00CF06C8" w:rsidRPr="005353F0" w:rsidRDefault="00B23D93" w:rsidP="00CF06C8">
      <w:r w:rsidRPr="00970B9E">
        <w:t xml:space="preserve">The following table outlines example test cases. Adjust the scenarios and expected results based on how your </w:t>
      </w:r>
      <w:r w:rsidR="002F2DEC" w:rsidRPr="00970B9E">
        <w:t>CA</w:t>
      </w:r>
      <w:r w:rsidRPr="00970B9E">
        <w:t xml:space="preserve"> policies are configured. </w:t>
      </w:r>
    </w:p>
    <w:tbl>
      <w:tblPr>
        <w:tblStyle w:val="GridTable5Dark-Accent51"/>
        <w:tblW w:w="9486" w:type="dxa"/>
        <w:tblLook w:val="04A0" w:firstRow="1" w:lastRow="0" w:firstColumn="1" w:lastColumn="0" w:noHBand="0" w:noVBand="1"/>
      </w:tblPr>
      <w:tblGrid>
        <w:gridCol w:w="2012"/>
        <w:gridCol w:w="3293"/>
        <w:gridCol w:w="2536"/>
        <w:gridCol w:w="1645"/>
      </w:tblGrid>
      <w:tr w:rsidR="00CF06C8" w14:paraId="6A47F02F" w14:textId="77777777" w:rsidTr="00CF16FE">
        <w:trPr>
          <w:cnfStyle w:val="100000000000" w:firstRow="1" w:lastRow="0" w:firstColumn="0" w:lastColumn="0" w:oddVBand="0" w:evenVBand="0" w:oddHBand="0"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2012" w:type="dxa"/>
          </w:tcPr>
          <w:p w14:paraId="4C66C924" w14:textId="77777777" w:rsidR="00CF06C8" w:rsidRDefault="00CF06C8" w:rsidP="00E51E83">
            <w:r>
              <w:t>Policy</w:t>
            </w:r>
          </w:p>
        </w:tc>
        <w:tc>
          <w:tcPr>
            <w:tcW w:w="3293" w:type="dxa"/>
          </w:tcPr>
          <w:p w14:paraId="1E3F4737" w14:textId="77777777" w:rsidR="00CF06C8" w:rsidRDefault="00CF06C8" w:rsidP="00E51E83">
            <w:pPr>
              <w:cnfStyle w:val="100000000000" w:firstRow="1" w:lastRow="0" w:firstColumn="0" w:lastColumn="0" w:oddVBand="0" w:evenVBand="0" w:oddHBand="0" w:evenHBand="0" w:firstRowFirstColumn="0" w:firstRowLastColumn="0" w:lastRowFirstColumn="0" w:lastRowLastColumn="0"/>
            </w:pPr>
            <w:r>
              <w:t>Scenario</w:t>
            </w:r>
          </w:p>
        </w:tc>
        <w:tc>
          <w:tcPr>
            <w:tcW w:w="2536" w:type="dxa"/>
          </w:tcPr>
          <w:p w14:paraId="7C9BDA59" w14:textId="77777777" w:rsidR="00CF06C8" w:rsidRDefault="00CF06C8" w:rsidP="00E51E83">
            <w:pPr>
              <w:cnfStyle w:val="100000000000" w:firstRow="1" w:lastRow="0" w:firstColumn="0" w:lastColumn="0" w:oddVBand="0" w:evenVBand="0" w:oddHBand="0" w:evenHBand="0" w:firstRowFirstColumn="0" w:firstRowLastColumn="0" w:lastRowFirstColumn="0" w:lastRowLastColumn="0"/>
            </w:pPr>
            <w:r>
              <w:t>Expected Results</w:t>
            </w:r>
          </w:p>
        </w:tc>
        <w:tc>
          <w:tcPr>
            <w:tcW w:w="1645" w:type="dxa"/>
          </w:tcPr>
          <w:p w14:paraId="02149294" w14:textId="77777777" w:rsidR="00CF06C8" w:rsidRDefault="00CF06C8" w:rsidP="00E51E83">
            <w:pPr>
              <w:cnfStyle w:val="100000000000" w:firstRow="1" w:lastRow="0" w:firstColumn="0" w:lastColumn="0" w:oddVBand="0" w:evenVBand="0" w:oddHBand="0" w:evenHBand="0" w:firstRowFirstColumn="0" w:firstRowLastColumn="0" w:lastRowFirstColumn="0" w:lastRowLastColumn="0"/>
            </w:pPr>
            <w:r>
              <w:t>Actual Results</w:t>
            </w:r>
          </w:p>
        </w:tc>
      </w:tr>
      <w:tr w:rsidR="008D5CDA" w14:paraId="2025B47E" w14:textId="77777777" w:rsidTr="00CF16F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2012" w:type="dxa"/>
          </w:tcPr>
          <w:p w14:paraId="1F59D11B" w14:textId="7CF64E2C" w:rsidR="008D5CDA" w:rsidRDefault="008D5CDA" w:rsidP="008D5CDA">
            <w:r>
              <w:t>MFA when not at work</w:t>
            </w:r>
          </w:p>
        </w:tc>
        <w:tc>
          <w:tcPr>
            <w:tcW w:w="3293" w:type="dxa"/>
          </w:tcPr>
          <w:p w14:paraId="53B7B37A" w14:textId="4B4008E0" w:rsidR="008D5CDA" w:rsidRDefault="008D5CDA" w:rsidP="008D5CDA">
            <w:pPr>
              <w:cnfStyle w:val="000000100000" w:firstRow="0" w:lastRow="0" w:firstColumn="0" w:lastColumn="0" w:oddVBand="0" w:evenVBand="0" w:oddHBand="1" w:evenHBand="0" w:firstRowFirstColumn="0" w:firstRowLastColumn="0" w:lastRowFirstColumn="0" w:lastRowLastColumn="0"/>
            </w:pPr>
            <w:r>
              <w:t xml:space="preserve">Authorized </w:t>
            </w:r>
            <w:r w:rsidR="00265F5F">
              <w:t xml:space="preserve">user signs </w:t>
            </w:r>
            <w:r>
              <w:t xml:space="preserve">into </w:t>
            </w:r>
            <w:r w:rsidR="00265F5F">
              <w:t xml:space="preserve">the app </w:t>
            </w:r>
            <w:r>
              <w:t xml:space="preserve">while </w:t>
            </w:r>
            <w:r w:rsidRPr="00970B9E">
              <w:rPr>
                <w:b/>
              </w:rPr>
              <w:t>on</w:t>
            </w:r>
            <w:r>
              <w:t xml:space="preserve"> a trusted location / work</w:t>
            </w:r>
          </w:p>
        </w:tc>
        <w:tc>
          <w:tcPr>
            <w:tcW w:w="2536" w:type="dxa"/>
          </w:tcPr>
          <w:p w14:paraId="496D31C7" w14:textId="72A1481F" w:rsidR="008D5CDA" w:rsidRDefault="008D5CDA" w:rsidP="008D5CDA">
            <w:pPr>
              <w:cnfStyle w:val="000000100000" w:firstRow="0" w:lastRow="0" w:firstColumn="0" w:lastColumn="0" w:oddVBand="0" w:evenVBand="0" w:oddHBand="1" w:evenHBand="0" w:firstRowFirstColumn="0" w:firstRowLastColumn="0" w:lastRowFirstColumn="0" w:lastRowLastColumn="0"/>
            </w:pPr>
            <w:r>
              <w:t xml:space="preserve">User is </w:t>
            </w:r>
            <w:r w:rsidRPr="00970B9E">
              <w:rPr>
                <w:b/>
              </w:rPr>
              <w:t xml:space="preserve">not </w:t>
            </w:r>
            <w:r>
              <w:t xml:space="preserve">prompted to MFA </w:t>
            </w:r>
          </w:p>
        </w:tc>
        <w:tc>
          <w:tcPr>
            <w:tcW w:w="1645" w:type="dxa"/>
          </w:tcPr>
          <w:p w14:paraId="7D1B6CB1" w14:textId="5CC395B2" w:rsidR="008D5CDA" w:rsidRDefault="008D5CDA" w:rsidP="008D5CDA">
            <w:pPr>
              <w:cnfStyle w:val="000000100000" w:firstRow="0" w:lastRow="0" w:firstColumn="0" w:lastColumn="0" w:oddVBand="0" w:evenVBand="0" w:oddHBand="1" w:evenHBand="0" w:firstRowFirstColumn="0" w:firstRowLastColumn="0" w:lastRowFirstColumn="0" w:lastRowLastColumn="0"/>
            </w:pPr>
            <w:r w:rsidRPr="00F076B1">
              <w:t>&lt;Input actual result&gt;</w:t>
            </w:r>
          </w:p>
        </w:tc>
      </w:tr>
      <w:tr w:rsidR="008D5CDA" w14:paraId="6D22E2EC" w14:textId="77777777" w:rsidTr="00CF16FE">
        <w:trPr>
          <w:trHeight w:val="199"/>
        </w:trPr>
        <w:tc>
          <w:tcPr>
            <w:cnfStyle w:val="001000000000" w:firstRow="0" w:lastRow="0" w:firstColumn="1" w:lastColumn="0" w:oddVBand="0" w:evenVBand="0" w:oddHBand="0" w:evenHBand="0" w:firstRowFirstColumn="0" w:firstRowLastColumn="0" w:lastRowFirstColumn="0" w:lastRowLastColumn="0"/>
            <w:tcW w:w="2012" w:type="dxa"/>
          </w:tcPr>
          <w:p w14:paraId="618A18B8" w14:textId="7E42E278" w:rsidR="008D5CDA" w:rsidRDefault="008D5CDA" w:rsidP="008D5CDA">
            <w:r>
              <w:t>MFA when not at work</w:t>
            </w:r>
          </w:p>
        </w:tc>
        <w:tc>
          <w:tcPr>
            <w:tcW w:w="3293" w:type="dxa"/>
          </w:tcPr>
          <w:p w14:paraId="09E3279C" w14:textId="59424663" w:rsidR="008D5CDA" w:rsidRDefault="008D5CDA" w:rsidP="008D5CDA">
            <w:pPr>
              <w:cnfStyle w:val="000000000000" w:firstRow="0" w:lastRow="0" w:firstColumn="0" w:lastColumn="0" w:oddVBand="0" w:evenVBand="0" w:oddHBand="0" w:evenHBand="0" w:firstRowFirstColumn="0" w:firstRowLastColumn="0" w:lastRowFirstColumn="0" w:lastRowLastColumn="0"/>
            </w:pPr>
            <w:r>
              <w:t xml:space="preserve">Authorized </w:t>
            </w:r>
            <w:r w:rsidR="00265F5F">
              <w:t>u</w:t>
            </w:r>
            <w:r>
              <w:t xml:space="preserve">ser </w:t>
            </w:r>
            <w:r w:rsidR="00706795">
              <w:t xml:space="preserve">signs into </w:t>
            </w:r>
            <w:r w:rsidR="00265F5F">
              <w:t xml:space="preserve">the </w:t>
            </w:r>
            <w:r w:rsidR="00706795">
              <w:t>app</w:t>
            </w:r>
            <w:r>
              <w:t xml:space="preserve"> while </w:t>
            </w:r>
            <w:r w:rsidRPr="00970B9E">
              <w:rPr>
                <w:b/>
              </w:rPr>
              <w:t>not on</w:t>
            </w:r>
            <w:r>
              <w:t xml:space="preserve"> a trusted location / work</w:t>
            </w:r>
          </w:p>
        </w:tc>
        <w:tc>
          <w:tcPr>
            <w:tcW w:w="2536" w:type="dxa"/>
          </w:tcPr>
          <w:p w14:paraId="6A733A33" w14:textId="5E933568" w:rsidR="008D5CDA" w:rsidRDefault="008D5CDA" w:rsidP="008D5CDA">
            <w:pPr>
              <w:cnfStyle w:val="000000000000" w:firstRow="0" w:lastRow="0" w:firstColumn="0" w:lastColumn="0" w:oddVBand="0" w:evenVBand="0" w:oddHBand="0" w:evenHBand="0" w:firstRowFirstColumn="0" w:firstRowLastColumn="0" w:lastRowFirstColumn="0" w:lastRowLastColumn="0"/>
            </w:pPr>
            <w:r>
              <w:t xml:space="preserve">User </w:t>
            </w:r>
            <w:r w:rsidRPr="00970B9E">
              <w:rPr>
                <w:b/>
              </w:rPr>
              <w:t>is</w:t>
            </w:r>
            <w:r>
              <w:t xml:space="preserve"> prompted to MFA and can </w:t>
            </w:r>
            <w:r w:rsidR="00B23D93">
              <w:t xml:space="preserve">sign </w:t>
            </w:r>
            <w:r>
              <w:t>in successfully</w:t>
            </w:r>
          </w:p>
        </w:tc>
        <w:tc>
          <w:tcPr>
            <w:tcW w:w="1645" w:type="dxa"/>
          </w:tcPr>
          <w:p w14:paraId="618CAF03" w14:textId="3BD412D4" w:rsidR="008D5CDA" w:rsidRDefault="008D5CDA" w:rsidP="008D5CDA">
            <w:pPr>
              <w:cnfStyle w:val="000000000000" w:firstRow="0" w:lastRow="0" w:firstColumn="0" w:lastColumn="0" w:oddVBand="0" w:evenVBand="0" w:oddHBand="0" w:evenHBand="0" w:firstRowFirstColumn="0" w:firstRowLastColumn="0" w:lastRowFirstColumn="0" w:lastRowLastColumn="0"/>
            </w:pPr>
            <w:r w:rsidRPr="00F076B1">
              <w:t>&lt;Input actual result&gt;</w:t>
            </w:r>
          </w:p>
        </w:tc>
      </w:tr>
      <w:tr w:rsidR="008D5CDA" w14:paraId="69B58B0B" w14:textId="77777777" w:rsidTr="00CF16FE">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2012" w:type="dxa"/>
          </w:tcPr>
          <w:p w14:paraId="6E6879F5" w14:textId="77777777" w:rsidR="008D5CDA" w:rsidRDefault="008D5CDA" w:rsidP="008D5CDA">
            <w:r>
              <w:t>MFA for Admins</w:t>
            </w:r>
          </w:p>
        </w:tc>
        <w:tc>
          <w:tcPr>
            <w:tcW w:w="3293" w:type="dxa"/>
          </w:tcPr>
          <w:p w14:paraId="391BA085" w14:textId="53F005DB" w:rsidR="008D5CDA" w:rsidRDefault="008D5CDA" w:rsidP="008D5CDA">
            <w:pPr>
              <w:cnfStyle w:val="000000100000" w:firstRow="0" w:lastRow="0" w:firstColumn="0" w:lastColumn="0" w:oddVBand="0" w:evenVBand="0" w:oddHBand="1" w:evenHBand="0" w:firstRowFirstColumn="0" w:firstRowLastColumn="0" w:lastRowFirstColumn="0" w:lastRowLastColumn="0"/>
            </w:pPr>
            <w:r>
              <w:t xml:space="preserve">Global Administrator signs into &lt;Insert App Name&gt; </w:t>
            </w:r>
          </w:p>
        </w:tc>
        <w:tc>
          <w:tcPr>
            <w:tcW w:w="2536" w:type="dxa"/>
          </w:tcPr>
          <w:p w14:paraId="73E9D32C" w14:textId="67118E4D" w:rsidR="008D5CDA" w:rsidRDefault="008D5CDA" w:rsidP="008D5CDA">
            <w:pPr>
              <w:cnfStyle w:val="000000100000" w:firstRow="0" w:lastRow="0" w:firstColumn="0" w:lastColumn="0" w:oddVBand="0" w:evenVBand="0" w:oddHBand="1" w:evenHBand="0" w:firstRowFirstColumn="0" w:firstRowLastColumn="0" w:lastRowFirstColumn="0" w:lastRowLastColumn="0"/>
            </w:pPr>
            <w:r>
              <w:t xml:space="preserve">Admin </w:t>
            </w:r>
            <w:r w:rsidRPr="00970B9E">
              <w:rPr>
                <w:b/>
              </w:rPr>
              <w:t>is</w:t>
            </w:r>
            <w:r>
              <w:t xml:space="preserve"> prompted to MFA</w:t>
            </w:r>
          </w:p>
        </w:tc>
        <w:tc>
          <w:tcPr>
            <w:tcW w:w="1645" w:type="dxa"/>
          </w:tcPr>
          <w:p w14:paraId="6C573C69" w14:textId="12FF2718" w:rsidR="008D5CDA" w:rsidRDefault="008D5CDA" w:rsidP="008D5CDA">
            <w:pPr>
              <w:cnfStyle w:val="000000100000" w:firstRow="0" w:lastRow="0" w:firstColumn="0" w:lastColumn="0" w:oddVBand="0" w:evenVBand="0" w:oddHBand="1" w:evenHBand="0" w:firstRowFirstColumn="0" w:firstRowLastColumn="0" w:lastRowFirstColumn="0" w:lastRowLastColumn="0"/>
            </w:pPr>
            <w:r w:rsidRPr="00F076B1">
              <w:t>&lt;Input actual result&gt;</w:t>
            </w:r>
          </w:p>
        </w:tc>
      </w:tr>
      <w:tr w:rsidR="008D5CDA" w14:paraId="60313466" w14:textId="77777777" w:rsidTr="00CF16FE">
        <w:trPr>
          <w:trHeight w:val="199"/>
        </w:trPr>
        <w:tc>
          <w:tcPr>
            <w:cnfStyle w:val="001000000000" w:firstRow="0" w:lastRow="0" w:firstColumn="1" w:lastColumn="0" w:oddVBand="0" w:evenVBand="0" w:oddHBand="0" w:evenHBand="0" w:firstRowFirstColumn="0" w:firstRowLastColumn="0" w:lastRowFirstColumn="0" w:lastRowLastColumn="0"/>
            <w:tcW w:w="2012" w:type="dxa"/>
          </w:tcPr>
          <w:p w14:paraId="5D7C91E2" w14:textId="77777777" w:rsidR="008D5CDA" w:rsidRDefault="008D5CDA" w:rsidP="008D5CDA">
            <w:r>
              <w:t>Risky Sign-Ins</w:t>
            </w:r>
          </w:p>
        </w:tc>
        <w:tc>
          <w:tcPr>
            <w:tcW w:w="3293" w:type="dxa"/>
          </w:tcPr>
          <w:p w14:paraId="0EF573B4" w14:textId="024597EA" w:rsidR="008D5CDA" w:rsidRDefault="000F06B0" w:rsidP="008D5CDA">
            <w:pPr>
              <w:cnfStyle w:val="000000000000" w:firstRow="0" w:lastRow="0" w:firstColumn="0" w:lastColumn="0" w:oddVBand="0" w:evenVBand="0" w:oddHBand="0" w:evenHBand="0" w:firstRowFirstColumn="0" w:firstRowLastColumn="0" w:lastRowFirstColumn="0" w:lastRowLastColumn="0"/>
            </w:pPr>
            <w:r>
              <w:t xml:space="preserve">User signs into &lt;Insert app name&gt; using a </w:t>
            </w:r>
            <w:hyperlink r:id="rId53" w:history="1">
              <w:r w:rsidRPr="008443D7">
                <w:rPr>
                  <w:rStyle w:val="Hyperlink"/>
                </w:rPr>
                <w:t>Tor browser</w:t>
              </w:r>
            </w:hyperlink>
            <w:r>
              <w:t xml:space="preserve"> </w:t>
            </w:r>
          </w:p>
        </w:tc>
        <w:tc>
          <w:tcPr>
            <w:tcW w:w="2536" w:type="dxa"/>
          </w:tcPr>
          <w:p w14:paraId="796489BE" w14:textId="179B69BC" w:rsidR="008D5CDA" w:rsidRDefault="000F06B0" w:rsidP="008D5CDA">
            <w:pPr>
              <w:cnfStyle w:val="000000000000" w:firstRow="0" w:lastRow="0" w:firstColumn="0" w:lastColumn="0" w:oddVBand="0" w:evenVBand="0" w:oddHBand="0" w:evenHBand="0" w:firstRowFirstColumn="0" w:firstRowLastColumn="0" w:lastRowFirstColumn="0" w:lastRowLastColumn="0"/>
            </w:pPr>
            <w:r>
              <w:t xml:space="preserve">Admin </w:t>
            </w:r>
            <w:r w:rsidRPr="00845534">
              <w:rPr>
                <w:b/>
              </w:rPr>
              <w:t>is</w:t>
            </w:r>
            <w:r>
              <w:t xml:space="preserve"> prompted to MFA</w:t>
            </w:r>
          </w:p>
        </w:tc>
        <w:tc>
          <w:tcPr>
            <w:tcW w:w="1645" w:type="dxa"/>
          </w:tcPr>
          <w:p w14:paraId="2105378F" w14:textId="4193265E" w:rsidR="008D5CDA" w:rsidRDefault="008D5CDA" w:rsidP="008D5CDA">
            <w:pPr>
              <w:cnfStyle w:val="000000000000" w:firstRow="0" w:lastRow="0" w:firstColumn="0" w:lastColumn="0" w:oddVBand="0" w:evenVBand="0" w:oddHBand="0" w:evenHBand="0" w:firstRowFirstColumn="0" w:firstRowLastColumn="0" w:lastRowFirstColumn="0" w:lastRowLastColumn="0"/>
            </w:pPr>
            <w:r w:rsidRPr="00F076B1">
              <w:t>&lt;Input actual result&gt;</w:t>
            </w:r>
          </w:p>
        </w:tc>
      </w:tr>
      <w:tr w:rsidR="008D5CDA" w14:paraId="7A9CF3F9" w14:textId="77777777" w:rsidTr="00CF16FE">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2012" w:type="dxa"/>
          </w:tcPr>
          <w:p w14:paraId="5AB429E2" w14:textId="10D465A0" w:rsidR="008D5CDA" w:rsidRDefault="008D5CDA" w:rsidP="008D5CDA">
            <w:r>
              <w:t>Device Management</w:t>
            </w:r>
          </w:p>
        </w:tc>
        <w:tc>
          <w:tcPr>
            <w:tcW w:w="3293" w:type="dxa"/>
          </w:tcPr>
          <w:p w14:paraId="4CB7B478" w14:textId="5074B0C5" w:rsidR="008D5CDA" w:rsidRDefault="008D5CDA" w:rsidP="008D5CDA">
            <w:pPr>
              <w:cnfStyle w:val="000000100000" w:firstRow="0" w:lastRow="0" w:firstColumn="0" w:lastColumn="0" w:oddVBand="0" w:evenVBand="0" w:oddHBand="1" w:evenHBand="0" w:firstRowFirstColumn="0" w:firstRowLastColumn="0" w:lastRowFirstColumn="0" w:lastRowLastColumn="0"/>
            </w:pPr>
            <w:r>
              <w:t xml:space="preserve">Authorized user attempts to </w:t>
            </w:r>
            <w:r w:rsidR="00265F5F">
              <w:t>sign in</w:t>
            </w:r>
            <w:r>
              <w:t xml:space="preserve"> from an authorized device</w:t>
            </w:r>
          </w:p>
        </w:tc>
        <w:tc>
          <w:tcPr>
            <w:tcW w:w="2536" w:type="dxa"/>
          </w:tcPr>
          <w:p w14:paraId="3E93329D" w14:textId="4CE3D43B" w:rsidR="008D5CDA" w:rsidRDefault="001761F9" w:rsidP="008D5CDA">
            <w:pPr>
              <w:cnfStyle w:val="000000100000" w:firstRow="0" w:lastRow="0" w:firstColumn="0" w:lastColumn="0" w:oddVBand="0" w:evenVBand="0" w:oddHBand="1" w:evenHBand="0" w:firstRowFirstColumn="0" w:firstRowLastColumn="0" w:lastRowFirstColumn="0" w:lastRowLastColumn="0"/>
            </w:pPr>
            <w:r>
              <w:t>Access Granted</w:t>
            </w:r>
          </w:p>
        </w:tc>
        <w:tc>
          <w:tcPr>
            <w:tcW w:w="1645" w:type="dxa"/>
          </w:tcPr>
          <w:p w14:paraId="300994C4" w14:textId="6B4BF8C1" w:rsidR="008D5CDA" w:rsidRDefault="008D5CDA" w:rsidP="008D5CDA">
            <w:pPr>
              <w:cnfStyle w:val="000000100000" w:firstRow="0" w:lastRow="0" w:firstColumn="0" w:lastColumn="0" w:oddVBand="0" w:evenVBand="0" w:oddHBand="1" w:evenHBand="0" w:firstRowFirstColumn="0" w:firstRowLastColumn="0" w:lastRowFirstColumn="0" w:lastRowLastColumn="0"/>
            </w:pPr>
            <w:r w:rsidRPr="00F076B1">
              <w:t>&lt;Input actual result&gt;</w:t>
            </w:r>
          </w:p>
        </w:tc>
      </w:tr>
      <w:tr w:rsidR="008D5CDA" w14:paraId="2C3D669B" w14:textId="77777777" w:rsidTr="00CF16FE">
        <w:trPr>
          <w:trHeight w:val="210"/>
        </w:trPr>
        <w:tc>
          <w:tcPr>
            <w:cnfStyle w:val="001000000000" w:firstRow="0" w:lastRow="0" w:firstColumn="1" w:lastColumn="0" w:oddVBand="0" w:evenVBand="0" w:oddHBand="0" w:evenHBand="0" w:firstRowFirstColumn="0" w:firstRowLastColumn="0" w:lastRowFirstColumn="0" w:lastRowLastColumn="0"/>
            <w:tcW w:w="2012" w:type="dxa"/>
          </w:tcPr>
          <w:p w14:paraId="72489050" w14:textId="573ABC78" w:rsidR="008D5CDA" w:rsidRDefault="008D5CDA" w:rsidP="008D5CDA">
            <w:r>
              <w:t>Device Management</w:t>
            </w:r>
          </w:p>
        </w:tc>
        <w:tc>
          <w:tcPr>
            <w:tcW w:w="3293" w:type="dxa"/>
          </w:tcPr>
          <w:p w14:paraId="64D54CD0" w14:textId="27AE552D" w:rsidR="008D5CDA" w:rsidRDefault="008D5CDA" w:rsidP="008D5CDA">
            <w:pPr>
              <w:cnfStyle w:val="000000000000" w:firstRow="0" w:lastRow="0" w:firstColumn="0" w:lastColumn="0" w:oddVBand="0" w:evenVBand="0" w:oddHBand="0" w:evenHBand="0" w:firstRowFirstColumn="0" w:firstRowLastColumn="0" w:lastRowFirstColumn="0" w:lastRowLastColumn="0"/>
            </w:pPr>
            <w:r>
              <w:t xml:space="preserve">Authorized user attempts to </w:t>
            </w:r>
            <w:r w:rsidR="0091256C">
              <w:t xml:space="preserve">sign </w:t>
            </w:r>
            <w:r>
              <w:t>in from an unauthorized device</w:t>
            </w:r>
          </w:p>
        </w:tc>
        <w:tc>
          <w:tcPr>
            <w:tcW w:w="2536" w:type="dxa"/>
          </w:tcPr>
          <w:p w14:paraId="65F0BC39" w14:textId="25048D20" w:rsidR="008D5CDA" w:rsidRDefault="001761F9" w:rsidP="008D5CDA">
            <w:pPr>
              <w:cnfStyle w:val="000000000000" w:firstRow="0" w:lastRow="0" w:firstColumn="0" w:lastColumn="0" w:oddVBand="0" w:evenVBand="0" w:oddHBand="0" w:evenHBand="0" w:firstRowFirstColumn="0" w:firstRowLastColumn="0" w:lastRowFirstColumn="0" w:lastRowLastColumn="0"/>
            </w:pPr>
            <w:r>
              <w:t>Access blocked</w:t>
            </w:r>
          </w:p>
        </w:tc>
        <w:tc>
          <w:tcPr>
            <w:tcW w:w="1645" w:type="dxa"/>
          </w:tcPr>
          <w:p w14:paraId="5F71CFCA" w14:textId="0DA3B9FD" w:rsidR="008D5CDA" w:rsidRDefault="008D5CDA" w:rsidP="008D5CDA">
            <w:pPr>
              <w:cnfStyle w:val="000000000000" w:firstRow="0" w:lastRow="0" w:firstColumn="0" w:lastColumn="0" w:oddVBand="0" w:evenVBand="0" w:oddHBand="0" w:evenHBand="0" w:firstRowFirstColumn="0" w:firstRowLastColumn="0" w:lastRowFirstColumn="0" w:lastRowLastColumn="0"/>
            </w:pPr>
            <w:r w:rsidRPr="00F076B1">
              <w:t>&lt;Input actual result&gt;</w:t>
            </w:r>
          </w:p>
        </w:tc>
      </w:tr>
      <w:tr w:rsidR="00CF06C8" w14:paraId="22E80654" w14:textId="77777777" w:rsidTr="00CF16FE">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2012" w:type="dxa"/>
          </w:tcPr>
          <w:p w14:paraId="4A960334" w14:textId="2F0084C4" w:rsidR="00CF06C8" w:rsidRDefault="00D75640" w:rsidP="00E51E83">
            <w:r>
              <w:t>Password Change</w:t>
            </w:r>
            <w:r w:rsidR="008D5CDA">
              <w:t xml:space="preserve"> for risky users</w:t>
            </w:r>
          </w:p>
        </w:tc>
        <w:tc>
          <w:tcPr>
            <w:tcW w:w="3293" w:type="dxa"/>
          </w:tcPr>
          <w:p w14:paraId="7805B2E3" w14:textId="43475A12" w:rsidR="00CF06C8" w:rsidRDefault="00AE6178" w:rsidP="00E51E83">
            <w:pPr>
              <w:cnfStyle w:val="000000100000" w:firstRow="0" w:lastRow="0" w:firstColumn="0" w:lastColumn="0" w:oddVBand="0" w:evenVBand="0" w:oddHBand="1" w:evenHBand="0" w:firstRowFirstColumn="0" w:firstRowLastColumn="0" w:lastRowFirstColumn="0" w:lastRowLastColumn="0"/>
            </w:pPr>
            <w:r>
              <w:t>Authorized user attempts to sign in with</w:t>
            </w:r>
            <w:r w:rsidR="00162E9E">
              <w:t xml:space="preserve"> compromised credentials (high risk sign in)</w:t>
            </w:r>
          </w:p>
        </w:tc>
        <w:tc>
          <w:tcPr>
            <w:tcW w:w="2536" w:type="dxa"/>
          </w:tcPr>
          <w:p w14:paraId="0DAC95DF" w14:textId="2447FB00" w:rsidR="00CF06C8" w:rsidRDefault="00B248BA" w:rsidP="00E51E83">
            <w:pPr>
              <w:cnfStyle w:val="000000100000" w:firstRow="0" w:lastRow="0" w:firstColumn="0" w:lastColumn="0" w:oddVBand="0" w:evenVBand="0" w:oddHBand="1" w:evenHBand="0" w:firstRowFirstColumn="0" w:firstRowLastColumn="0" w:lastRowFirstColumn="0" w:lastRowLastColumn="0"/>
            </w:pPr>
            <w:r>
              <w:t xml:space="preserve">User is prompted </w:t>
            </w:r>
            <w:r w:rsidR="00ED3506">
              <w:t xml:space="preserve">to </w:t>
            </w:r>
            <w:r w:rsidR="003A5136">
              <w:t xml:space="preserve">MFA and </w:t>
            </w:r>
            <w:r w:rsidR="008D5CDA">
              <w:t>change password</w:t>
            </w:r>
            <w:r w:rsidR="00ED3506">
              <w:t xml:space="preserve"> or </w:t>
            </w:r>
            <w:r w:rsidR="0005095B">
              <w:t>access is blocked b</w:t>
            </w:r>
            <w:r w:rsidR="00ED3506">
              <w:t>ased on your policy</w:t>
            </w:r>
          </w:p>
        </w:tc>
        <w:tc>
          <w:tcPr>
            <w:tcW w:w="1645" w:type="dxa"/>
          </w:tcPr>
          <w:p w14:paraId="30FE329A" w14:textId="3E286BEC" w:rsidR="00CF06C8" w:rsidRDefault="008D5CDA" w:rsidP="00E51E83">
            <w:pPr>
              <w:cnfStyle w:val="000000100000" w:firstRow="0" w:lastRow="0" w:firstColumn="0" w:lastColumn="0" w:oddVBand="0" w:evenVBand="0" w:oddHBand="1" w:evenHBand="0" w:firstRowFirstColumn="0" w:firstRowLastColumn="0" w:lastRowFirstColumn="0" w:lastRowLastColumn="0"/>
            </w:pPr>
            <w:r>
              <w:t>&lt;Input actual result&gt;</w:t>
            </w:r>
          </w:p>
        </w:tc>
      </w:tr>
    </w:tbl>
    <w:p w14:paraId="300431E2" w14:textId="77777777" w:rsidR="00CF06C8" w:rsidRDefault="00CF06C8" w:rsidP="00CF06C8"/>
    <w:p w14:paraId="13F42909" w14:textId="3FD4C925" w:rsidR="00173912" w:rsidRPr="00B412C5" w:rsidRDefault="00173912" w:rsidP="00173912">
      <w:pPr>
        <w:pStyle w:val="Heading2"/>
      </w:pPr>
      <w:bookmarkStart w:id="75" w:name="_Toc513313934"/>
      <w:bookmarkStart w:id="76" w:name="_Toc513714555"/>
      <w:r>
        <w:t xml:space="preserve">Phase </w:t>
      </w:r>
      <w:r w:rsidR="00CF06C8">
        <w:t>3</w:t>
      </w:r>
      <w:r>
        <w:t xml:space="preserve">: </w:t>
      </w:r>
      <w:bookmarkEnd w:id="69"/>
      <w:bookmarkEnd w:id="70"/>
      <w:bookmarkEnd w:id="71"/>
      <w:r w:rsidR="00015EDA">
        <w:t>Moving to production</w:t>
      </w:r>
      <w:bookmarkEnd w:id="75"/>
      <w:bookmarkEnd w:id="76"/>
    </w:p>
    <w:p w14:paraId="383EE524" w14:textId="4EECAC96" w:rsidR="007B59F1" w:rsidRDefault="02BA7A29" w:rsidP="00845534">
      <w:pPr>
        <w:pStyle w:val="ListParagraph"/>
        <w:numPr>
          <w:ilvl w:val="0"/>
          <w:numId w:val="64"/>
        </w:numPr>
      </w:pPr>
      <w:bookmarkStart w:id="77" w:name="_Toc512426082"/>
      <w:r>
        <w:t>Provide Internal Change Communication to end users</w:t>
      </w:r>
      <w:bookmarkEnd w:id="77"/>
      <w:r w:rsidR="000E62E1">
        <w:t>.</w:t>
      </w:r>
    </w:p>
    <w:p w14:paraId="01CA9BA0" w14:textId="77777777" w:rsidR="005C0DD8" w:rsidRPr="00CB1239" w:rsidRDefault="00A034A5" w:rsidP="00CB1239">
      <w:pPr>
        <w:pStyle w:val="ListParagraph"/>
        <w:numPr>
          <w:ilvl w:val="0"/>
          <w:numId w:val="64"/>
        </w:numPr>
      </w:pPr>
      <w:r w:rsidRPr="00CB1239">
        <w:t xml:space="preserve">Apply a policy to a small set of users and verify it behaves as expected. </w:t>
      </w:r>
    </w:p>
    <w:p w14:paraId="529B02E3" w14:textId="3A7ED450" w:rsidR="00173912" w:rsidRDefault="00A034A5" w:rsidP="00845534">
      <w:pPr>
        <w:pStyle w:val="ListParagraph"/>
        <w:numPr>
          <w:ilvl w:val="0"/>
          <w:numId w:val="64"/>
        </w:numPr>
      </w:pPr>
      <w:r w:rsidRPr="00A034A5">
        <w:t xml:space="preserve">When you expand a policy to include more users, continue to exclude </w:t>
      </w:r>
      <w:r w:rsidR="000E62E1">
        <w:t>one</w:t>
      </w:r>
      <w:r w:rsidR="000E62E1" w:rsidRPr="00A034A5">
        <w:t xml:space="preserve"> </w:t>
      </w:r>
      <w:r w:rsidRPr="00A034A5">
        <w:t>administrator from the policy. This ensures that administrators still have access and can update a policy if a change is required.</w:t>
      </w:r>
    </w:p>
    <w:p w14:paraId="3E3EA16B" w14:textId="367B2FB1" w:rsidR="009B5323" w:rsidRPr="00612492" w:rsidRDefault="00612492" w:rsidP="00173912">
      <w:bookmarkStart w:id="78" w:name="_Toc502750752"/>
      <w:bookmarkStart w:id="79" w:name="_Toc502924283"/>
      <w:bookmarkEnd w:id="72"/>
      <w:bookmarkEnd w:id="73"/>
      <w:r>
        <w:rPr>
          <w:b/>
        </w:rPr>
        <w:t>Best practices for deploying to production:</w:t>
      </w:r>
      <w:r>
        <w:t xml:space="preserve"> </w:t>
      </w:r>
      <w:hyperlink r:id="rId54" w:anchor="how-should-you-deploy-a-new-policy" w:history="1">
        <w:r w:rsidR="00E55C85" w:rsidRPr="00BA1ADA">
          <w:rPr>
            <w:rStyle w:val="Hyperlink"/>
          </w:rPr>
          <w:t>https://docs.microsoft.com/azure/active-directory/active-directory-conditional-access-best-practices#how-should-you-deploy-a-new-policy</w:t>
        </w:r>
      </w:hyperlink>
    </w:p>
    <w:p w14:paraId="265AC97F" w14:textId="48970FDE" w:rsidR="007E7843" w:rsidRDefault="00173912" w:rsidP="002B34DE">
      <w:pPr>
        <w:pStyle w:val="Heading2"/>
      </w:pPr>
      <w:bookmarkStart w:id="80" w:name="_Phase_4:_Rollback"/>
      <w:bookmarkStart w:id="81" w:name="_Toc512426085"/>
      <w:bookmarkStart w:id="82" w:name="_Toc513313935"/>
      <w:bookmarkStart w:id="83" w:name="_Toc513714556"/>
      <w:bookmarkEnd w:id="80"/>
      <w:r>
        <w:t>Phase 4: Rollback Steps</w:t>
      </w:r>
      <w:bookmarkEnd w:id="78"/>
      <w:bookmarkEnd w:id="79"/>
      <w:bookmarkEnd w:id="81"/>
      <w:bookmarkEnd w:id="82"/>
      <w:bookmarkEnd w:id="83"/>
    </w:p>
    <w:p w14:paraId="5B507B6A" w14:textId="33D2672B" w:rsidR="00F90337" w:rsidRDefault="00B23D93" w:rsidP="00173912">
      <w:r>
        <w:t xml:space="preserve">Use the following options to roll back a </w:t>
      </w:r>
      <w:r w:rsidR="002F2DEC">
        <w:t>Conditional Access</w:t>
      </w:r>
      <w:r>
        <w:t xml:space="preserve"> policy</w:t>
      </w:r>
    </w:p>
    <w:tbl>
      <w:tblPr>
        <w:tblStyle w:val="TableGrid"/>
        <w:tblW w:w="0" w:type="auto"/>
        <w:tblLook w:val="04A0" w:firstRow="1" w:lastRow="0" w:firstColumn="1" w:lastColumn="0" w:noHBand="0" w:noVBand="1"/>
      </w:tblPr>
      <w:tblGrid>
        <w:gridCol w:w="3116"/>
        <w:gridCol w:w="3117"/>
        <w:gridCol w:w="3117"/>
      </w:tblGrid>
      <w:tr w:rsidR="00096C52" w14:paraId="46A5480E" w14:textId="77777777" w:rsidTr="00096C52">
        <w:tc>
          <w:tcPr>
            <w:tcW w:w="3116" w:type="dxa"/>
          </w:tcPr>
          <w:p w14:paraId="33BEACFD" w14:textId="28002A8B" w:rsidR="00096C52" w:rsidRPr="00096C52" w:rsidRDefault="00096C52" w:rsidP="00096C52">
            <w:pPr>
              <w:rPr>
                <w:b/>
              </w:rPr>
            </w:pPr>
            <w:r w:rsidRPr="00096C52">
              <w:rPr>
                <w:b/>
              </w:rPr>
              <w:lastRenderedPageBreak/>
              <w:t>Disable the policy</w:t>
            </w:r>
          </w:p>
        </w:tc>
        <w:tc>
          <w:tcPr>
            <w:tcW w:w="3117" w:type="dxa"/>
          </w:tcPr>
          <w:p w14:paraId="34FF3110" w14:textId="296CECBE" w:rsidR="00096C52" w:rsidRPr="00096C52" w:rsidRDefault="00096C52" w:rsidP="00096C52">
            <w:pPr>
              <w:rPr>
                <w:b/>
              </w:rPr>
            </w:pPr>
            <w:r w:rsidRPr="00096C52">
              <w:rPr>
                <w:b/>
              </w:rPr>
              <w:t>Exclude a user / group from a policy</w:t>
            </w:r>
          </w:p>
        </w:tc>
        <w:tc>
          <w:tcPr>
            <w:tcW w:w="3117" w:type="dxa"/>
          </w:tcPr>
          <w:p w14:paraId="3D0A13C5" w14:textId="52C2EB1F" w:rsidR="00096C52" w:rsidRPr="00096C52" w:rsidRDefault="00096C52" w:rsidP="00096C52">
            <w:pPr>
              <w:rPr>
                <w:b/>
              </w:rPr>
            </w:pPr>
            <w:r w:rsidRPr="00096C52">
              <w:rPr>
                <w:b/>
              </w:rPr>
              <w:t>Delete the policy</w:t>
            </w:r>
          </w:p>
        </w:tc>
      </w:tr>
      <w:tr w:rsidR="00096C52" w14:paraId="1F6923B9" w14:textId="77777777" w:rsidTr="00096C52">
        <w:tc>
          <w:tcPr>
            <w:tcW w:w="3116" w:type="dxa"/>
          </w:tcPr>
          <w:p w14:paraId="1AC2E3A6" w14:textId="77777777" w:rsidR="00096C52" w:rsidRPr="00322890" w:rsidRDefault="00096C52" w:rsidP="00096C52">
            <w:r w:rsidRPr="00322890">
              <w:t>Disabling a policy ensures it does not apply when a user tries to sign in</w:t>
            </w:r>
          </w:p>
          <w:p w14:paraId="41A4138C" w14:textId="77777777" w:rsidR="00096C52" w:rsidRDefault="00096C52" w:rsidP="00096C52"/>
          <w:p w14:paraId="4E8EBD32" w14:textId="77777777" w:rsidR="00096C52" w:rsidRPr="00322890" w:rsidRDefault="00096C52" w:rsidP="00096C52">
            <w:r w:rsidRPr="00322890">
              <w:t>You can always come back and enable the policy when you’d like to use it</w:t>
            </w:r>
          </w:p>
          <w:p w14:paraId="4DCA129B" w14:textId="77777777" w:rsidR="00096C52" w:rsidRDefault="00096C52" w:rsidP="00096C52"/>
        </w:tc>
        <w:tc>
          <w:tcPr>
            <w:tcW w:w="3117" w:type="dxa"/>
          </w:tcPr>
          <w:p w14:paraId="54FD111D" w14:textId="77777777" w:rsidR="00096C52" w:rsidRPr="00322890" w:rsidRDefault="00096C52" w:rsidP="00096C52">
            <w:r w:rsidRPr="00322890">
              <w:t>If a user is unable to access his / her application, you can choose to exclude the user from the policy</w:t>
            </w:r>
          </w:p>
          <w:p w14:paraId="0B86593C" w14:textId="77777777" w:rsidR="00096C52" w:rsidRDefault="00096C52" w:rsidP="00096C52">
            <w:pPr>
              <w:pStyle w:val="ListParagraph"/>
              <w:ind w:left="360"/>
            </w:pPr>
          </w:p>
          <w:p w14:paraId="5C38B620" w14:textId="7768F15D" w:rsidR="00096C52" w:rsidRDefault="00096C52" w:rsidP="00096C52">
            <w:r w:rsidRPr="00322890">
              <w:t>Note: This option should be use</w:t>
            </w:r>
            <w:r>
              <w:t>d</w:t>
            </w:r>
            <w:r w:rsidRPr="00322890">
              <w:t xml:space="preserve"> sparingly, only in situations where the user is trusted. The user should be brought back into the policy as soon as possible</w:t>
            </w:r>
          </w:p>
        </w:tc>
        <w:tc>
          <w:tcPr>
            <w:tcW w:w="3117" w:type="dxa"/>
          </w:tcPr>
          <w:p w14:paraId="06AFC019" w14:textId="4CD16437" w:rsidR="00096C52" w:rsidRDefault="00096C52" w:rsidP="00096C52">
            <w:r w:rsidRPr="00322890">
              <w:t>If the policy is not needed anymore, you can always choose to delete the policy</w:t>
            </w:r>
          </w:p>
        </w:tc>
      </w:tr>
    </w:tbl>
    <w:p w14:paraId="7BDD7337" w14:textId="77777777" w:rsidR="00096C52" w:rsidRDefault="00096C52" w:rsidP="00173912"/>
    <w:p w14:paraId="28AE7116" w14:textId="77777777" w:rsidR="0090130E" w:rsidRDefault="0090130E" w:rsidP="00173912"/>
    <w:p w14:paraId="15F63562" w14:textId="77777777" w:rsidR="00523AED" w:rsidRDefault="00523AED" w:rsidP="00173912"/>
    <w:p w14:paraId="00D6294F" w14:textId="77777777" w:rsidR="00A26737" w:rsidRDefault="00A26737" w:rsidP="00173912"/>
    <w:p w14:paraId="62534D2E" w14:textId="5EE5898A" w:rsidR="00C444A4" w:rsidRDefault="003A5136" w:rsidP="009D68B1">
      <w:r>
        <w:rPr>
          <w:noProof/>
        </w:rPr>
        <mc:AlternateContent>
          <mc:Choice Requires="wps">
            <w:drawing>
              <wp:anchor distT="0" distB="0" distL="114300" distR="114300" simplePos="0" relativeHeight="251658240" behindDoc="0" locked="0" layoutInCell="1" allowOverlap="1" wp14:anchorId="27184454" wp14:editId="1D774CB6">
                <wp:simplePos x="0" y="0"/>
                <wp:positionH relativeFrom="column">
                  <wp:posOffset>101600</wp:posOffset>
                </wp:positionH>
                <wp:positionV relativeFrom="paragraph">
                  <wp:posOffset>2038350</wp:posOffset>
                </wp:positionV>
                <wp:extent cx="723900" cy="330200"/>
                <wp:effectExtent l="0" t="0" r="19050" b="12700"/>
                <wp:wrapNone/>
                <wp:docPr id="28" name="Rectangle 28"/>
                <wp:cNvGraphicFramePr/>
                <a:graphic xmlns:a="http://schemas.openxmlformats.org/drawingml/2006/main">
                  <a:graphicData uri="http://schemas.microsoft.com/office/word/2010/wordprocessingShape">
                    <wps:wsp>
                      <wps:cNvSpPr/>
                      <wps:spPr>
                        <a:xfrm>
                          <a:off x="0" y="0"/>
                          <a:ext cx="723900" cy="330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5A2D2F" id="Rectangle 28" o:spid="_x0000_s1026" style="position:absolute;margin-left:8pt;margin-top:160.5pt;width:57pt;height:2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" filled="f" strokecolor="red" strokeweight="1pt"/>
            </w:pict>
          </mc:Fallback>
        </mc:AlternateContent>
      </w:r>
      <w:r>
        <w:rPr>
          <w:noProof/>
        </w:rPr>
        <mc:AlternateContent>
          <mc:Choice Requires="wps">
            <w:drawing>
              <wp:anchor distT="0" distB="0" distL="114300" distR="114300" simplePos="0" relativeHeight="251658241" behindDoc="0" locked="0" layoutInCell="1" allowOverlap="1" wp14:anchorId="6BB1CA05" wp14:editId="467797C2">
                <wp:simplePos x="0" y="0"/>
                <wp:positionH relativeFrom="column">
                  <wp:posOffset>368300</wp:posOffset>
                </wp:positionH>
                <wp:positionV relativeFrom="paragraph">
                  <wp:posOffset>298450</wp:posOffset>
                </wp:positionV>
                <wp:extent cx="450850" cy="196850"/>
                <wp:effectExtent l="0" t="0" r="25400" b="12700"/>
                <wp:wrapNone/>
                <wp:docPr id="29" name="Rectangle 29"/>
                <wp:cNvGraphicFramePr/>
                <a:graphic xmlns:a="http://schemas.openxmlformats.org/drawingml/2006/main">
                  <a:graphicData uri="http://schemas.microsoft.com/office/word/2010/wordprocessingShape">
                    <wps:wsp>
                      <wps:cNvSpPr/>
                      <wps:spPr>
                        <a:xfrm>
                          <a:off x="0" y="0"/>
                          <a:ext cx="450850" cy="1968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65EFA4" id="Rectangle 29" o:spid="_x0000_s1026" style="position:absolute;margin-left:29pt;margin-top:23.5pt;width:35.5pt;height:15.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" filled="f" strokecolor="red" strokeweight="1pt"/>
            </w:pict>
          </mc:Fallback>
        </mc:AlternateContent>
      </w:r>
      <w:r w:rsidR="00A26737">
        <w:rPr>
          <w:noProof/>
        </w:rPr>
        <mc:AlternateContent>
          <mc:Choice Requires="wps">
            <w:drawing>
              <wp:anchor distT="0" distB="0" distL="114300" distR="114300" simplePos="0" relativeHeight="251658242" behindDoc="0" locked="0" layoutInCell="1" allowOverlap="1" wp14:anchorId="6D4A7867" wp14:editId="72241F63">
                <wp:simplePos x="0" y="0"/>
                <wp:positionH relativeFrom="column">
                  <wp:posOffset>4156075</wp:posOffset>
                </wp:positionH>
                <wp:positionV relativeFrom="paragraph">
                  <wp:posOffset>380365</wp:posOffset>
                </wp:positionV>
                <wp:extent cx="375718" cy="230863"/>
                <wp:effectExtent l="0" t="0" r="24765" b="17145"/>
                <wp:wrapNone/>
                <wp:docPr id="31" name="Rectangle 31"/>
                <wp:cNvGraphicFramePr/>
                <a:graphic xmlns:a="http://schemas.openxmlformats.org/drawingml/2006/main">
                  <a:graphicData uri="http://schemas.microsoft.com/office/word/2010/wordprocessingShape">
                    <wps:wsp>
                      <wps:cNvSpPr/>
                      <wps:spPr>
                        <a:xfrm>
                          <a:off x="0" y="0"/>
                          <a:ext cx="375718" cy="23086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47D220" id="Rectangle 31" o:spid="_x0000_s1026" style="position:absolute;margin-left:327.25pt;margin-top:29.95pt;width:29.6pt;height:18.2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" filled="f" strokecolor="red" strokeweight="1pt"/>
            </w:pict>
          </mc:Fallback>
        </mc:AlternateContent>
      </w:r>
      <w:r w:rsidR="00F90337">
        <w:rPr>
          <w:noProof/>
        </w:rPr>
        <w:drawing>
          <wp:inline distT="0" distB="0" distL="0" distR="0" wp14:anchorId="2BB6BA04" wp14:editId="1D3E9DF9">
            <wp:extent cx="1652930" cy="2888615"/>
            <wp:effectExtent l="0" t="0" r="4445"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670496" cy="2919313"/>
                    </a:xfrm>
                    <a:prstGeom prst="rect">
                      <a:avLst/>
                    </a:prstGeom>
                  </pic:spPr>
                </pic:pic>
              </a:graphicData>
            </a:graphic>
          </wp:inline>
        </w:drawing>
      </w:r>
      <w:r w:rsidR="007E7843">
        <w:t xml:space="preserve"> </w:t>
      </w:r>
      <w:bookmarkStart w:id="84" w:name="_Operational_Doc"/>
      <w:bookmarkStart w:id="85" w:name="_Toc501456962"/>
      <w:bookmarkStart w:id="86" w:name="_Toc502750753"/>
      <w:bookmarkStart w:id="87" w:name="_Toc502754478"/>
      <w:bookmarkStart w:id="88" w:name="_Toc502924284"/>
      <w:bookmarkStart w:id="89" w:name="_Toc512426086"/>
      <w:bookmarkEnd w:id="84"/>
      <w:r w:rsidR="00F2458A">
        <w:t xml:space="preserve">             </w:t>
      </w:r>
      <w:r w:rsidR="00F2458A">
        <w:rPr>
          <w:noProof/>
        </w:rPr>
        <w:drawing>
          <wp:inline distT="0" distB="0" distL="0" distR="0" wp14:anchorId="798F49A4" wp14:editId="67365EAF">
            <wp:extent cx="3205976" cy="283400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314894" cy="2930286"/>
                    </a:xfrm>
                    <a:prstGeom prst="rect">
                      <a:avLst/>
                    </a:prstGeom>
                  </pic:spPr>
                </pic:pic>
              </a:graphicData>
            </a:graphic>
          </wp:inline>
        </w:drawing>
      </w:r>
    </w:p>
    <w:p w14:paraId="1AE197E9" w14:textId="77777777" w:rsidR="009D68B1" w:rsidRDefault="009D68B1" w:rsidP="009D68B1"/>
    <w:p w14:paraId="0AFDDA69" w14:textId="77777777" w:rsidR="000609B5" w:rsidRDefault="000609B5">
      <w:pPr>
        <w:rPr>
          <w:rFonts w:asciiTheme="majorHAnsi" w:eastAsiaTheme="majorEastAsia" w:hAnsiTheme="majorHAnsi" w:cstheme="majorBidi"/>
          <w:color w:val="2E74B5" w:themeColor="accent1" w:themeShade="BF"/>
          <w:sz w:val="32"/>
          <w:szCs w:val="32"/>
        </w:rPr>
      </w:pPr>
      <w:bookmarkStart w:id="90" w:name="_Operational_Doc_1"/>
      <w:bookmarkStart w:id="91" w:name="_Toc513313936"/>
      <w:bookmarkEnd w:id="90"/>
      <w:r>
        <w:br w:type="page"/>
      </w:r>
    </w:p>
    <w:p w14:paraId="2FB416C9" w14:textId="765EBDB0" w:rsidR="00173912" w:rsidRDefault="006E2336" w:rsidP="00173912">
      <w:pPr>
        <w:pStyle w:val="Heading1"/>
      </w:pPr>
      <w:bookmarkStart w:id="92" w:name="_Toc513714557"/>
      <w:r>
        <w:lastRenderedPageBreak/>
        <w:t>Managing your solution</w:t>
      </w:r>
      <w:bookmarkEnd w:id="85"/>
      <w:bookmarkEnd w:id="86"/>
      <w:bookmarkEnd w:id="87"/>
      <w:bookmarkEnd w:id="88"/>
      <w:bookmarkEnd w:id="89"/>
      <w:bookmarkEnd w:id="91"/>
      <w:bookmarkEnd w:id="92"/>
    </w:p>
    <w:p w14:paraId="1340D731" w14:textId="77777777" w:rsidR="00173912" w:rsidRDefault="00173912" w:rsidP="00173912">
      <w:pPr>
        <w:pStyle w:val="Heading2"/>
      </w:pPr>
      <w:bookmarkStart w:id="93" w:name="_Toc502924287"/>
      <w:bookmarkStart w:id="94" w:name="_Toc502750755"/>
      <w:bookmarkStart w:id="95" w:name="_Toc512426089"/>
      <w:bookmarkStart w:id="96" w:name="_Toc513313937"/>
      <w:bookmarkStart w:id="97" w:name="_Toc513714558"/>
      <w:r>
        <w:t>Required Roles</w:t>
      </w:r>
      <w:bookmarkEnd w:id="93"/>
      <w:bookmarkEnd w:id="94"/>
      <w:bookmarkEnd w:id="95"/>
      <w:bookmarkEnd w:id="96"/>
      <w:bookmarkEnd w:id="97"/>
    </w:p>
    <w:p w14:paraId="094704DE" w14:textId="148F9929" w:rsidR="001A2786" w:rsidRDefault="00650923" w:rsidP="001A2786">
      <w:r>
        <w:t xml:space="preserve">Azure AD roles enable you to delegate </w:t>
      </w:r>
      <w:r w:rsidR="008242FF">
        <w:t xml:space="preserve">the ability to configure and view </w:t>
      </w:r>
      <w:r w:rsidR="002F2DEC">
        <w:t>Conditional Access</w:t>
      </w:r>
      <w:r w:rsidR="008242FF">
        <w:t xml:space="preserve"> policies</w:t>
      </w:r>
      <w:r w:rsidR="00B54615">
        <w:t xml:space="preserve"> based on your role. The following roles can read and or write </w:t>
      </w:r>
      <w:r w:rsidR="002F2DEC">
        <w:t>Conditional Access</w:t>
      </w:r>
      <w:r w:rsidR="00B54615">
        <w:t xml:space="preserve"> policies </w:t>
      </w:r>
    </w:p>
    <w:p w14:paraId="049272DF" w14:textId="7CA1E7CF" w:rsidR="001A2786" w:rsidRDefault="001A2786" w:rsidP="001A2786">
      <w:pPr>
        <w:pStyle w:val="ListParagraph"/>
        <w:numPr>
          <w:ilvl w:val="0"/>
          <w:numId w:val="31"/>
        </w:numPr>
      </w:pPr>
      <w:r>
        <w:t>Global Admin</w:t>
      </w:r>
      <w:r w:rsidR="00911A6C">
        <w:t xml:space="preserve"> (can read / write)</w:t>
      </w:r>
    </w:p>
    <w:p w14:paraId="014D8DA9" w14:textId="124AA558" w:rsidR="001A2786" w:rsidRDefault="001A2786" w:rsidP="001A2786">
      <w:pPr>
        <w:pStyle w:val="ListParagraph"/>
        <w:numPr>
          <w:ilvl w:val="0"/>
          <w:numId w:val="31"/>
        </w:numPr>
      </w:pPr>
      <w:r>
        <w:t>Conditional Access Admin</w:t>
      </w:r>
      <w:r w:rsidR="00911A6C">
        <w:t xml:space="preserve"> (can read / write)</w:t>
      </w:r>
    </w:p>
    <w:p w14:paraId="057A9122" w14:textId="4BFCE78D" w:rsidR="00C444A4" w:rsidRDefault="00C444A4" w:rsidP="001A2786">
      <w:pPr>
        <w:pStyle w:val="ListParagraph"/>
        <w:numPr>
          <w:ilvl w:val="0"/>
          <w:numId w:val="31"/>
        </w:numPr>
      </w:pPr>
      <w:r>
        <w:t xml:space="preserve">Security Admin </w:t>
      </w:r>
      <w:r w:rsidR="00911A6C">
        <w:t>(can read / write)</w:t>
      </w:r>
    </w:p>
    <w:p w14:paraId="0F0CBFF4" w14:textId="36E8FBEE" w:rsidR="008243F6" w:rsidRDefault="008243F6" w:rsidP="001A2786">
      <w:pPr>
        <w:pStyle w:val="ListParagraph"/>
        <w:numPr>
          <w:ilvl w:val="0"/>
          <w:numId w:val="31"/>
        </w:numPr>
      </w:pPr>
      <w:r>
        <w:t xml:space="preserve">Security </w:t>
      </w:r>
      <w:proofErr w:type="gramStart"/>
      <w:r>
        <w:t>Reader(</w:t>
      </w:r>
      <w:proofErr w:type="gramEnd"/>
      <w:r>
        <w:t xml:space="preserve">can </w:t>
      </w:r>
      <w:r w:rsidR="004B3B0E">
        <w:t xml:space="preserve">only </w:t>
      </w:r>
      <w:r>
        <w:t xml:space="preserve">review the policies) </w:t>
      </w:r>
    </w:p>
    <w:p w14:paraId="06D31016" w14:textId="0604316D" w:rsidR="008243F6" w:rsidRDefault="004B3B0E" w:rsidP="008243F6">
      <w:pPr>
        <w:pStyle w:val="ListParagraph"/>
        <w:numPr>
          <w:ilvl w:val="1"/>
          <w:numId w:val="31"/>
        </w:numPr>
      </w:pPr>
      <w:r>
        <w:t>This role is often assigned to those in help desk so that they can troubleshoot</w:t>
      </w:r>
    </w:p>
    <w:p w14:paraId="3D89B0FE" w14:textId="68C5AF3A" w:rsidR="00173912" w:rsidRDefault="00427BD6" w:rsidP="00173912">
      <w:r>
        <w:t xml:space="preserve">Identify who in your organization needs permission to manage Conditional Access policies and what role would </w:t>
      </w:r>
      <w:r w:rsidR="005C1DD6">
        <w:t xml:space="preserve">be appropriate for </w:t>
      </w:r>
      <w:r>
        <w:t xml:space="preserve">them. </w:t>
      </w:r>
    </w:p>
    <w:p w14:paraId="37213B6F" w14:textId="79FC1233" w:rsidR="00427BD6" w:rsidRDefault="00D8193F" w:rsidP="00173912">
      <w:pPr>
        <w:pStyle w:val="ListParagraph"/>
        <w:numPr>
          <w:ilvl w:val="0"/>
          <w:numId w:val="28"/>
        </w:numPr>
      </w:pPr>
      <w:r w:rsidRPr="02BA7A29">
        <w:rPr>
          <w:b/>
          <w:bCs/>
          <w:color w:val="538135" w:themeColor="accent6" w:themeShade="BF"/>
        </w:rPr>
        <w:t>Microsoft recommends</w:t>
      </w:r>
      <w:r w:rsidR="003D55E8">
        <w:rPr>
          <w:b/>
          <w:bCs/>
          <w:color w:val="538135" w:themeColor="accent6" w:themeShade="BF"/>
        </w:rPr>
        <w:t xml:space="preserve"> </w:t>
      </w:r>
      <w:r w:rsidR="003D55E8">
        <w:t>li</w:t>
      </w:r>
      <w:r w:rsidR="00427BD6">
        <w:t xml:space="preserve">miting the number of users </w:t>
      </w:r>
      <w:r w:rsidR="0073687F">
        <w:t>that</w:t>
      </w:r>
      <w:r w:rsidR="00010E8E">
        <w:t xml:space="preserve"> have</w:t>
      </w:r>
      <w:r w:rsidR="0073687F">
        <w:t xml:space="preserve"> global admin rights. Provide users with the role that is most limited, while still meeting the needs of the user</w:t>
      </w:r>
    </w:p>
    <w:p w14:paraId="61C6FD01" w14:textId="63F36AF8" w:rsidR="00010E8E" w:rsidRDefault="00010E8E" w:rsidP="00173912">
      <w:r>
        <w:t xml:space="preserve">In the table below, identify who in your organization will have the permissions necessary to manage </w:t>
      </w:r>
      <w:r w:rsidR="002F2DEC">
        <w:t>Conditional Access</w:t>
      </w:r>
      <w:r>
        <w:t xml:space="preserve"> policies</w:t>
      </w:r>
    </w:p>
    <w:tbl>
      <w:tblPr>
        <w:tblStyle w:val="SDMTemplateTable"/>
        <w:tblW w:w="9762" w:type="dxa"/>
        <w:tblLook w:val="04A0" w:firstRow="1" w:lastRow="0" w:firstColumn="1" w:lastColumn="0" w:noHBand="0" w:noVBand="1"/>
      </w:tblPr>
      <w:tblGrid>
        <w:gridCol w:w="5255"/>
        <w:gridCol w:w="4507"/>
      </w:tblGrid>
      <w:tr w:rsidR="0073687F" w14:paraId="55F83DA2" w14:textId="77777777" w:rsidTr="00CF16FE">
        <w:trPr>
          <w:cnfStyle w:val="100000000000" w:firstRow="1" w:lastRow="0" w:firstColumn="0" w:lastColumn="0" w:oddVBand="0" w:evenVBand="0" w:oddHBand="0" w:evenHBand="0" w:firstRowFirstColumn="0" w:firstRowLastColumn="0" w:lastRowFirstColumn="0" w:lastRowLastColumn="0"/>
          <w:trHeight w:val="374"/>
        </w:trPr>
        <w:tc>
          <w:tcPr>
            <w:tcW w:w="0" w:type="dxa"/>
          </w:tcPr>
          <w:p w14:paraId="172F37F1" w14:textId="56CEF55E" w:rsidR="0073687F" w:rsidRDefault="0073687F" w:rsidP="00173912">
            <w:r>
              <w:t>Person</w:t>
            </w:r>
          </w:p>
        </w:tc>
        <w:tc>
          <w:tcPr>
            <w:tcW w:w="0" w:type="dxa"/>
          </w:tcPr>
          <w:p w14:paraId="0981DC97" w14:textId="1FE5B428" w:rsidR="0073687F" w:rsidRDefault="0073687F" w:rsidP="00173912">
            <w:r>
              <w:t>Role</w:t>
            </w:r>
          </w:p>
        </w:tc>
      </w:tr>
      <w:tr w:rsidR="0073687F" w14:paraId="019C9DF7" w14:textId="77777777" w:rsidTr="00845534">
        <w:trPr>
          <w:cnfStyle w:val="000000100000" w:firstRow="0" w:lastRow="0" w:firstColumn="0" w:lastColumn="0" w:oddVBand="0" w:evenVBand="0" w:oddHBand="1" w:evenHBand="0" w:firstRowFirstColumn="0" w:firstRowLastColumn="0" w:lastRowFirstColumn="0" w:lastRowLastColumn="0"/>
          <w:trHeight w:val="346"/>
        </w:trPr>
        <w:tc>
          <w:tcPr>
            <w:tcW w:w="0" w:type="dxa"/>
          </w:tcPr>
          <w:p w14:paraId="2F615335" w14:textId="7F25F71A" w:rsidR="0073687F" w:rsidRDefault="00EB73E5" w:rsidP="00173912">
            <w:r>
              <w:t>&lt;Insert Name / email address&gt;</w:t>
            </w:r>
          </w:p>
        </w:tc>
        <w:tc>
          <w:tcPr>
            <w:tcW w:w="0" w:type="dxa"/>
          </w:tcPr>
          <w:p w14:paraId="43C1EC8C" w14:textId="6B39C494" w:rsidR="0073687F" w:rsidRDefault="0073687F" w:rsidP="00173912">
            <w:r>
              <w:t>&lt;</w:t>
            </w:r>
            <w:r w:rsidR="00564968">
              <w:t>Insert Role</w:t>
            </w:r>
            <w:r w:rsidR="00EB73E5">
              <w:t>&gt;</w:t>
            </w:r>
          </w:p>
        </w:tc>
      </w:tr>
      <w:tr w:rsidR="0073687F" w14:paraId="1E946687" w14:textId="77777777" w:rsidTr="00845534">
        <w:trPr>
          <w:cnfStyle w:val="000000010000" w:firstRow="0" w:lastRow="0" w:firstColumn="0" w:lastColumn="0" w:oddVBand="0" w:evenVBand="0" w:oddHBand="0" w:evenHBand="1" w:firstRowFirstColumn="0" w:firstRowLastColumn="0" w:lastRowFirstColumn="0" w:lastRowLastColumn="0"/>
          <w:trHeight w:val="346"/>
        </w:trPr>
        <w:tc>
          <w:tcPr>
            <w:tcW w:w="0" w:type="dxa"/>
          </w:tcPr>
          <w:p w14:paraId="7064BDCE" w14:textId="05D848B2" w:rsidR="0073687F" w:rsidRDefault="00EB73E5" w:rsidP="00173912">
            <w:r>
              <w:t>&lt;Insert Name / email address&gt;</w:t>
            </w:r>
          </w:p>
        </w:tc>
        <w:tc>
          <w:tcPr>
            <w:tcW w:w="0" w:type="dxa"/>
          </w:tcPr>
          <w:p w14:paraId="63D28710" w14:textId="40ADC4BD" w:rsidR="0073687F" w:rsidRDefault="00564968" w:rsidP="00173912">
            <w:r>
              <w:t>&lt;Insert Role&gt;</w:t>
            </w:r>
          </w:p>
        </w:tc>
      </w:tr>
      <w:tr w:rsidR="0073687F" w14:paraId="6FEEB44A" w14:textId="77777777" w:rsidTr="00845534">
        <w:trPr>
          <w:cnfStyle w:val="000000100000" w:firstRow="0" w:lastRow="0" w:firstColumn="0" w:lastColumn="0" w:oddVBand="0" w:evenVBand="0" w:oddHBand="1" w:evenHBand="0" w:firstRowFirstColumn="0" w:firstRowLastColumn="0" w:lastRowFirstColumn="0" w:lastRowLastColumn="0"/>
          <w:trHeight w:val="346"/>
        </w:trPr>
        <w:tc>
          <w:tcPr>
            <w:tcW w:w="0" w:type="dxa"/>
          </w:tcPr>
          <w:p w14:paraId="3E2E0A3B" w14:textId="55699926" w:rsidR="0073687F" w:rsidRDefault="00EB73E5" w:rsidP="00173912">
            <w:r>
              <w:t>&lt;Insert Name / email address&gt;</w:t>
            </w:r>
          </w:p>
        </w:tc>
        <w:tc>
          <w:tcPr>
            <w:tcW w:w="0" w:type="dxa"/>
          </w:tcPr>
          <w:p w14:paraId="074B5453" w14:textId="640D7CAE" w:rsidR="0073687F" w:rsidRDefault="00564968" w:rsidP="00173912">
            <w:r>
              <w:t>&lt;Insert Role&gt;</w:t>
            </w:r>
          </w:p>
        </w:tc>
      </w:tr>
      <w:tr w:rsidR="0073687F" w14:paraId="5BE31BE2" w14:textId="77777777" w:rsidTr="00845534">
        <w:trPr>
          <w:cnfStyle w:val="000000010000" w:firstRow="0" w:lastRow="0" w:firstColumn="0" w:lastColumn="0" w:oddVBand="0" w:evenVBand="0" w:oddHBand="0" w:evenHBand="1" w:firstRowFirstColumn="0" w:firstRowLastColumn="0" w:lastRowFirstColumn="0" w:lastRowLastColumn="0"/>
          <w:trHeight w:val="346"/>
        </w:trPr>
        <w:tc>
          <w:tcPr>
            <w:tcW w:w="0" w:type="dxa"/>
          </w:tcPr>
          <w:p w14:paraId="3387674E" w14:textId="4F252164" w:rsidR="0073687F" w:rsidRDefault="00EB73E5" w:rsidP="00173912">
            <w:r>
              <w:t>&lt;Insert Name / email address&gt;</w:t>
            </w:r>
          </w:p>
        </w:tc>
        <w:tc>
          <w:tcPr>
            <w:tcW w:w="0" w:type="dxa"/>
          </w:tcPr>
          <w:p w14:paraId="6C92EEE1" w14:textId="7474FC6B" w:rsidR="0073687F" w:rsidRDefault="00564968" w:rsidP="00173912">
            <w:r>
              <w:t>&lt;Insert Role&gt;</w:t>
            </w:r>
          </w:p>
        </w:tc>
      </w:tr>
    </w:tbl>
    <w:p w14:paraId="3BDA3B8A" w14:textId="77777777" w:rsidR="00617704" w:rsidRDefault="00617704" w:rsidP="00173912"/>
    <w:p w14:paraId="43A5989C" w14:textId="40A2AD2C" w:rsidR="00325A7E" w:rsidRDefault="00325A7E" w:rsidP="00173912">
      <w:r>
        <w:t xml:space="preserve">Learn More About </w:t>
      </w:r>
      <w:hyperlink r:id="rId57" w:history="1">
        <w:r w:rsidRPr="00CA6532">
          <w:rPr>
            <w:rStyle w:val="Hyperlink"/>
          </w:rPr>
          <w:t xml:space="preserve">Azure AD </w:t>
        </w:r>
        <w:r w:rsidR="00CA6532">
          <w:rPr>
            <w:rStyle w:val="Hyperlink"/>
          </w:rPr>
          <w:t xml:space="preserve">Administrative </w:t>
        </w:r>
        <w:r w:rsidRPr="00CA6532">
          <w:rPr>
            <w:rStyle w:val="Hyperlink"/>
          </w:rPr>
          <w:t>Roles</w:t>
        </w:r>
      </w:hyperlink>
    </w:p>
    <w:p w14:paraId="43B9AC87" w14:textId="77777777" w:rsidR="004659E8" w:rsidRPr="00970B9E" w:rsidRDefault="004659E8">
      <w:pPr>
        <w:pStyle w:val="Footer"/>
        <w:spacing w:after="120"/>
        <w:rPr>
          <w:b/>
          <w:sz w:val="24"/>
          <w:szCs w:val="24"/>
        </w:rPr>
      </w:pPr>
    </w:p>
    <w:p w14:paraId="75423083" w14:textId="77777777" w:rsidR="004659E8" w:rsidRPr="00970B9E" w:rsidRDefault="004659E8">
      <w:pPr>
        <w:rPr>
          <w:b/>
          <w:sz w:val="24"/>
          <w:szCs w:val="24"/>
        </w:rPr>
      </w:pPr>
      <w:r w:rsidRPr="00970B9E">
        <w:rPr>
          <w:b/>
          <w:sz w:val="24"/>
          <w:szCs w:val="24"/>
        </w:rPr>
        <w:br w:type="page"/>
      </w:r>
    </w:p>
    <w:p w14:paraId="718B7414" w14:textId="77777777" w:rsidR="00A36F81" w:rsidRPr="00970B9E" w:rsidRDefault="00A36F81" w:rsidP="00970B9E">
      <w:pPr>
        <w:pStyle w:val="Footer"/>
        <w:spacing w:after="120"/>
        <w:rPr>
          <w:b/>
          <w:sz w:val="24"/>
          <w:szCs w:val="24"/>
        </w:rPr>
      </w:pPr>
      <w:r w:rsidRPr="00970B9E">
        <w:rPr>
          <w:b/>
          <w:sz w:val="24"/>
          <w:szCs w:val="24"/>
        </w:rPr>
        <w:lastRenderedPageBreak/>
        <w:t>IMPORTANT NOTICES</w:t>
      </w:r>
    </w:p>
    <w:p w14:paraId="75C27195" w14:textId="77777777" w:rsidR="00A36F81" w:rsidRDefault="00A36F81" w:rsidP="00A36F81">
      <w:pPr>
        <w:pStyle w:val="NormalWeb"/>
        <w:textAlignment w:val="top"/>
        <w:rPr>
          <w:rFonts w:ascii="Segoe UI" w:hAnsi="Segoe UI" w:cs="Segoe UI"/>
          <w:color w:val="1A1A1A"/>
          <w:sz w:val="21"/>
          <w:szCs w:val="21"/>
        </w:rPr>
      </w:pPr>
      <w:r>
        <w:rPr>
          <w:rFonts w:ascii="Segoe UI" w:hAnsi="Segoe UI" w:cs="Segoe UI"/>
          <w:color w:val="1A1A1A"/>
          <w:sz w:val="21"/>
          <w:szCs w:val="21"/>
        </w:rPr>
        <w:t xml:space="preserve">© </w:t>
      </w:r>
      <w:r w:rsidRPr="0084305B">
        <w:t xml:space="preserve">2018 </w:t>
      </w:r>
      <w:r>
        <w:rPr>
          <w:rFonts w:ascii="Segoe UI" w:hAnsi="Segoe UI" w:cs="Segoe UI"/>
          <w:color w:val="1A1A1A"/>
          <w:sz w:val="21"/>
          <w:szCs w:val="21"/>
        </w:rPr>
        <w:t xml:space="preserve">Microsoft Corporation.  All rights reserved.  This document is provided "as-is." Information and views expressed in this document, including URL and other Internet Web site references, may change without notice. You bear the risk of using it. </w:t>
      </w:r>
      <w:r>
        <w:rPr>
          <w:rFonts w:ascii="Segoe UI" w:hAnsi="Segoe UI" w:cs="Segoe UI"/>
          <w:color w:val="1A1A1A"/>
          <w:sz w:val="21"/>
          <w:szCs w:val="21"/>
        </w:rPr>
        <w:br/>
        <w:t xml:space="preserve">Some examples are for illustration only and are fictitious. No real association is intended or inferred. </w:t>
      </w:r>
      <w:r>
        <w:rPr>
          <w:rFonts w:ascii="Segoe UI" w:hAnsi="Segoe UI" w:cs="Segoe UI"/>
          <w:color w:val="1A1A1A"/>
          <w:sz w:val="21"/>
          <w:szCs w:val="21"/>
        </w:rPr>
        <w:br/>
        <w:t> </w:t>
      </w:r>
      <w:r>
        <w:rPr>
          <w:rFonts w:ascii="Segoe UI" w:hAnsi="Segoe UI" w:cs="Segoe UI"/>
          <w:color w:val="1A1A1A"/>
          <w:sz w:val="21"/>
          <w:szCs w:val="21"/>
        </w:rPr>
        <w:br/>
        <w:t>This document does not provide you with any legal rights to any intellectual property in any Microsoft product. You may copy and use this document for your internal, reference purposes. You may modify this document for your internal, reference purposes</w:t>
      </w:r>
    </w:p>
    <w:p w14:paraId="045E5529" w14:textId="77777777" w:rsidR="00B629DE" w:rsidRPr="00970B9E" w:rsidRDefault="00B629DE" w:rsidP="00A36F81">
      <w:pPr>
        <w:rPr>
          <w:b/>
          <w:sz w:val="24"/>
          <w:szCs w:val="24"/>
        </w:rPr>
      </w:pPr>
    </w:p>
    <w:p w14:paraId="07CC6836" w14:textId="3F0A2C9D" w:rsidR="00A36F81" w:rsidRPr="00970B9E" w:rsidRDefault="00A36F81" w:rsidP="00A36F81">
      <w:pPr>
        <w:rPr>
          <w:b/>
          <w:sz w:val="24"/>
          <w:szCs w:val="24"/>
        </w:rPr>
      </w:pPr>
      <w:r w:rsidRPr="00970B9E">
        <w:rPr>
          <w:b/>
          <w:sz w:val="24"/>
          <w:szCs w:val="24"/>
        </w:rPr>
        <w:t>Confidentiality Statement</w:t>
      </w:r>
    </w:p>
    <w:p w14:paraId="47C6A467" w14:textId="77777777" w:rsidR="00A36F81" w:rsidRPr="00970B9E" w:rsidRDefault="00A36F81" w:rsidP="00A36F81">
      <w:pPr>
        <w:rPr>
          <w:rFonts w:ascii="Segoe UI" w:eastAsiaTheme="minorEastAsia" w:hAnsi="Segoe UI" w:cs="Segoe UI"/>
          <w:color w:val="1A1A1A"/>
          <w:sz w:val="21"/>
          <w:szCs w:val="21"/>
        </w:rPr>
      </w:pPr>
      <w:r w:rsidRPr="009E2AF4">
        <w:rPr>
          <w:rFonts w:ascii="Segoe UI" w:eastAsiaTheme="minorEastAsia" w:hAnsi="Segoe UI" w:cs="Segoe UI"/>
          <w:color w:val="1A1A1A"/>
          <w:sz w:val="21"/>
          <w:szCs w:val="21"/>
        </w:rPr>
        <w:t>This document may provide certain information that is and must be kept confidential. To ensure the protection of such information you should not disclose any part of this plan summary to anyone who does not have a legitimate reason for using it.</w:t>
      </w:r>
    </w:p>
    <w:p w14:paraId="0FCAC8F1" w14:textId="77777777" w:rsidR="00A36F81" w:rsidRDefault="00A36F81" w:rsidP="00173912"/>
    <w:sectPr w:rsidR="00A36F81" w:rsidSect="00970B9E">
      <w:headerReference w:type="even" r:id="rId58"/>
      <w:headerReference w:type="default" r:id="rId59"/>
      <w:footerReference w:type="even" r:id="rId60"/>
      <w:footerReference w:type="default" r:id="rId61"/>
      <w:headerReference w:type="first" r:id="rId62"/>
      <w:footerReference w:type="first" r:id="rId6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B9FBA8" w14:textId="77777777" w:rsidR="00672291" w:rsidRDefault="00672291" w:rsidP="00173912">
      <w:pPr>
        <w:spacing w:after="0" w:line="240" w:lineRule="auto"/>
      </w:pPr>
      <w:r>
        <w:separator/>
      </w:r>
    </w:p>
  </w:endnote>
  <w:endnote w:type="continuationSeparator" w:id="0">
    <w:p w14:paraId="12901726" w14:textId="77777777" w:rsidR="00672291" w:rsidRDefault="00672291" w:rsidP="00173912">
      <w:pPr>
        <w:spacing w:after="0" w:line="240" w:lineRule="auto"/>
      </w:pPr>
      <w:r>
        <w:continuationSeparator/>
      </w:r>
    </w:p>
  </w:endnote>
  <w:endnote w:type="continuationNotice" w:id="1">
    <w:p w14:paraId="48BEDD61" w14:textId="77777777" w:rsidR="00672291" w:rsidRDefault="0067229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DF0EBE" w14:textId="77777777" w:rsidR="003E6F1F" w:rsidRDefault="003E6F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D3D5BF" w14:textId="135CA060" w:rsidR="00E51E83" w:rsidRPr="00987775" w:rsidRDefault="00E51E83">
    <w:pPr>
      <w:pStyle w:val="Footer"/>
      <w:rPr>
        <w:b/>
      </w:rPr>
    </w:pPr>
    <w:r>
      <w:t xml:space="preserve">Questions or feedback? </w:t>
    </w:r>
    <w:hyperlink r:id="rId1" w:history="1">
      <w:r w:rsidRPr="00430546">
        <w:rPr>
          <w:rStyle w:val="Hyperlink"/>
        </w:rPr>
        <w:t>https://aka.ms/deploymentplanfeedback</w:t>
      </w:r>
    </w:hyperlink>
  </w:p>
  <w:p w14:paraId="2F117A35" w14:textId="36656267" w:rsidR="00E51E83" w:rsidRDefault="00550C9A">
    <w:pPr>
      <w:pStyle w:val="Footer"/>
    </w:pPr>
    <w:r w:rsidRPr="00550C9A">
      <w:t xml:space="preserve">Most up to date version can be found at </w:t>
    </w:r>
    <w:r>
      <w:rPr>
        <w:rStyle w:val="Hyperlink"/>
      </w:rPr>
      <w:t>aka.ms/</w:t>
    </w:r>
    <w:proofErr w:type="spellStart"/>
    <w:r w:rsidR="00DD6B16">
      <w:rPr>
        <w:rStyle w:val="Hyperlink"/>
      </w:rPr>
      <w:fldChar w:fldCharType="begin"/>
    </w:r>
    <w:r w:rsidR="00DD6B16">
      <w:rPr>
        <w:rStyle w:val="Hyperlink"/>
      </w:rPr>
      <w:instrText xml:space="preserve"> HYPERLINK "aka.ms/deploymentplans" </w:instrText>
    </w:r>
    <w:r w:rsidR="00DD6B16">
      <w:rPr>
        <w:rStyle w:val="Hyperlink"/>
      </w:rPr>
      <w:fldChar w:fldCharType="separate"/>
    </w:r>
    <w:r w:rsidRPr="00550C9A">
      <w:rPr>
        <w:rStyle w:val="Hyperlink"/>
      </w:rPr>
      <w:t>deploymentplans</w:t>
    </w:r>
    <w:proofErr w:type="spellEnd"/>
    <w:r w:rsidR="00DD6B16">
      <w:rPr>
        <w:rStyle w:val="Hyperlink"/>
      </w:rPr>
      <w:fldChar w:fldCharType="end"/>
    </w:r>
    <w:r w:rsidR="009C19D9">
      <w:t xml:space="preserve">                                                            v1                       </w:t>
    </w:r>
    <w:r w:rsidR="00430546" w:rsidRPr="00430546">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B57FE1" w14:textId="77777777" w:rsidR="00EC38A4" w:rsidRPr="00970B9E" w:rsidRDefault="00EC38A4" w:rsidP="00EC38A4">
    <w:pPr>
      <w:pStyle w:val="Footer"/>
      <w:rPr>
        <w:b/>
      </w:rPr>
    </w:pPr>
    <w:r>
      <w:t xml:space="preserve">Questions or feedback? </w:t>
    </w:r>
    <w:hyperlink r:id="rId1" w:history="1">
      <w:r w:rsidRPr="00430546">
        <w:rPr>
          <w:rStyle w:val="Hyperlink"/>
        </w:rPr>
        <w:t>https://aka.ms/deploymentplanfeedback</w:t>
      </w:r>
    </w:hyperlink>
  </w:p>
  <w:p w14:paraId="04F7AF30" w14:textId="5786BD8B" w:rsidR="00EC38A4" w:rsidRDefault="00EC38A4" w:rsidP="00EC38A4">
    <w:pPr>
      <w:pStyle w:val="Footer"/>
      <w:rPr>
        <w:rStyle w:val="Hyperlink"/>
      </w:rPr>
    </w:pPr>
    <w:r w:rsidRPr="00550C9A">
      <w:t xml:space="preserve">Most up to date version can be found at </w:t>
    </w:r>
    <w:r>
      <w:rPr>
        <w:rStyle w:val="Hyperlink"/>
      </w:rPr>
      <w:t>aka.ms/</w:t>
    </w:r>
    <w:proofErr w:type="spellStart"/>
    <w:r w:rsidR="00DD6B16">
      <w:rPr>
        <w:rStyle w:val="Hyperlink"/>
      </w:rPr>
      <w:fldChar w:fldCharType="begin"/>
    </w:r>
    <w:r w:rsidR="00DD6B16">
      <w:rPr>
        <w:rStyle w:val="Hyperlink"/>
      </w:rPr>
      <w:instrText xml:space="preserve"> HYPERLINK "http://aka.ms/deploymentplans" </w:instrText>
    </w:r>
    <w:r w:rsidR="00DD6B16">
      <w:rPr>
        <w:rStyle w:val="Hyperlink"/>
      </w:rPr>
      <w:fldChar w:fldCharType="separate"/>
    </w:r>
    <w:r w:rsidRPr="00550C9A">
      <w:rPr>
        <w:rStyle w:val="Hyperlink"/>
      </w:rPr>
      <w:t>deploymentplans</w:t>
    </w:r>
    <w:proofErr w:type="spellEnd"/>
    <w:r w:rsidR="00DD6B16">
      <w:rPr>
        <w:rStyle w:val="Hyperlink"/>
      </w:rPr>
      <w:fldChar w:fldCharType="end"/>
    </w:r>
  </w:p>
  <w:p w14:paraId="21B356B6" w14:textId="3779B4F6" w:rsidR="003E301D" w:rsidRPr="00EC38A4" w:rsidRDefault="00672291" w:rsidP="00EC38A4">
    <w:pPr>
      <w:pStyle w:val="Footer"/>
    </w:pPr>
    <w:hyperlink r:id="rId2" w:history="1">
      <w:r w:rsidR="00EC38A4" w:rsidRPr="0074777B">
        <w:rPr>
          <w:rStyle w:val="Hyperlink"/>
        </w:rPr>
        <w:t>Terms of Use</w:t>
      </w:r>
    </w:hyperlink>
    <w:r w:rsidR="00EC38A4" w:rsidRPr="00430546">
      <w:t xml:space="preserve">                                                                                                                                                                </w:t>
    </w:r>
    <w:r w:rsidR="00EC38A4" w:rsidRPr="00622972">
      <w:t>v1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68A15C" w14:textId="77777777" w:rsidR="00672291" w:rsidRDefault="00672291" w:rsidP="00173912">
      <w:pPr>
        <w:spacing w:after="0" w:line="240" w:lineRule="auto"/>
      </w:pPr>
      <w:r>
        <w:separator/>
      </w:r>
    </w:p>
  </w:footnote>
  <w:footnote w:type="continuationSeparator" w:id="0">
    <w:p w14:paraId="6AF5C297" w14:textId="77777777" w:rsidR="00672291" w:rsidRDefault="00672291" w:rsidP="00173912">
      <w:pPr>
        <w:spacing w:after="0" w:line="240" w:lineRule="auto"/>
      </w:pPr>
      <w:r>
        <w:continuationSeparator/>
      </w:r>
    </w:p>
  </w:footnote>
  <w:footnote w:type="continuationNotice" w:id="1">
    <w:p w14:paraId="660B0EC0" w14:textId="77777777" w:rsidR="00672291" w:rsidRDefault="0067229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B98D82" w14:textId="77777777" w:rsidR="003E6F1F" w:rsidRDefault="003E6F1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6595844"/>
      <w:docPartObj>
        <w:docPartGallery w:val="Page Numbers (Top of Page)"/>
        <w:docPartUnique/>
      </w:docPartObj>
    </w:sdtPr>
    <w:sdtEndPr>
      <w:rPr>
        <w:noProof/>
      </w:rPr>
    </w:sdtEndPr>
    <w:sdtContent>
      <w:p w14:paraId="25D76968" w14:textId="4088813B" w:rsidR="00E10045" w:rsidRDefault="00E1004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255D97A" w14:textId="77777777" w:rsidR="00664AB5" w:rsidRDefault="00664AB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8219CD" w14:textId="2BCA84FD" w:rsidR="003E301D" w:rsidRDefault="003E301D" w:rsidP="003E301D">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B3B23"/>
    <w:multiLevelType w:val="hybridMultilevel"/>
    <w:tmpl w:val="CCEACDD2"/>
    <w:lvl w:ilvl="0" w:tplc="A93E24AA">
      <w:start w:val="1"/>
      <w:numFmt w:val="upperLetter"/>
      <w:pStyle w:val="Heading6"/>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317316A"/>
    <w:multiLevelType w:val="hybridMultilevel"/>
    <w:tmpl w:val="0040E83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AC6D77"/>
    <w:multiLevelType w:val="hybridMultilevel"/>
    <w:tmpl w:val="605E72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6E95318"/>
    <w:multiLevelType w:val="hybridMultilevel"/>
    <w:tmpl w:val="E37003F8"/>
    <w:lvl w:ilvl="0" w:tplc="CE92302E">
      <w:numFmt w:val="bullet"/>
      <w:lvlText w:val=""/>
      <w:lvlJc w:val="left"/>
      <w:pPr>
        <w:ind w:left="360" w:hanging="360"/>
      </w:pPr>
      <w:rPr>
        <w:rFonts w:ascii="Symbol" w:eastAsiaTheme="minorHAnsi" w:hAnsi="Symbol"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91D60C5"/>
    <w:multiLevelType w:val="hybridMultilevel"/>
    <w:tmpl w:val="BE3CB9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0A26AA"/>
    <w:multiLevelType w:val="multilevel"/>
    <w:tmpl w:val="25F6900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A0293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0DBD382D"/>
    <w:multiLevelType w:val="hybridMultilevel"/>
    <w:tmpl w:val="A3CA10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DBE55D9"/>
    <w:multiLevelType w:val="multilevel"/>
    <w:tmpl w:val="5F7A51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E8E0146"/>
    <w:multiLevelType w:val="multilevel"/>
    <w:tmpl w:val="CC8CC8A6"/>
    <w:styleLink w:val="STepsinSTeps"/>
    <w:lvl w:ilvl="0">
      <w:start w:val="1"/>
      <w:numFmt w:val="decimal"/>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11180BC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2544BA7"/>
    <w:multiLevelType w:val="multilevel"/>
    <w:tmpl w:val="1EE245E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15:restartNumberingAfterBreak="0">
    <w:nsid w:val="13460842"/>
    <w:multiLevelType w:val="hybridMultilevel"/>
    <w:tmpl w:val="4BBCBAD8"/>
    <w:lvl w:ilvl="0" w:tplc="907A1E1A">
      <w:start w:val="1"/>
      <w:numFmt w:val="bullet"/>
      <w:pStyle w:val="Bullet1"/>
      <w:lvlText w:val=""/>
      <w:lvlJc w:val="left"/>
      <w:pPr>
        <w:ind w:left="792" w:hanging="360"/>
      </w:pPr>
      <w:rPr>
        <w:rFonts w:ascii="Symbol" w:hAnsi="Symbol" w:hint="default"/>
        <w:color w:val="auto"/>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15451C6B"/>
    <w:multiLevelType w:val="multilevel"/>
    <w:tmpl w:val="34A624D6"/>
    <w:lvl w:ilvl="0">
      <w:start w:val="1"/>
      <w:numFmt w:val="decimal"/>
      <w:pStyle w:val="Heading1Numbered"/>
      <w:lvlText w:val="%1"/>
      <w:lvlJc w:val="left"/>
      <w:pPr>
        <w:ind w:left="936" w:hanging="936"/>
      </w:pPr>
      <w:rPr>
        <w:rFonts w:hint="default"/>
      </w:rPr>
    </w:lvl>
    <w:lvl w:ilvl="1">
      <w:start w:val="1"/>
      <w:numFmt w:val="decimal"/>
      <w:pStyle w:val="Heading2Numbered"/>
      <w:lvlText w:val="%1.%2"/>
      <w:lvlJc w:val="left"/>
      <w:pPr>
        <w:ind w:left="936" w:hanging="936"/>
      </w:pPr>
      <w:rPr>
        <w:rFonts w:hint="default"/>
      </w:rPr>
    </w:lvl>
    <w:lvl w:ilvl="2">
      <w:start w:val="1"/>
      <w:numFmt w:val="decimal"/>
      <w:pStyle w:val="Heading3Numbered"/>
      <w:lvlText w:val="%1.%2.%3"/>
      <w:lvlJc w:val="left"/>
      <w:pPr>
        <w:ind w:left="2646" w:hanging="936"/>
      </w:pPr>
      <w:rPr>
        <w:rFonts w:hint="default"/>
      </w:rPr>
    </w:lvl>
    <w:lvl w:ilvl="3">
      <w:start w:val="1"/>
      <w:numFmt w:val="decimal"/>
      <w:pStyle w:val="Heading4Num"/>
      <w:lvlText w:val="%1.%2.%3.%4"/>
      <w:lvlJc w:val="left"/>
      <w:pPr>
        <w:ind w:left="936" w:hanging="936"/>
      </w:pPr>
      <w:rPr>
        <w:rFonts w:hint="default"/>
      </w:rPr>
    </w:lvl>
    <w:lvl w:ilvl="4">
      <w:start w:val="1"/>
      <w:numFmt w:val="decimal"/>
      <w:pStyle w:val="Heading5Num"/>
      <w:lvlText w:val="%1.%2.%3.%4.%5"/>
      <w:lvlJc w:val="left"/>
      <w:pPr>
        <w:ind w:left="1224" w:hanging="1224"/>
      </w:pPr>
      <w:rPr>
        <w:rFonts w:hint="default"/>
      </w:rPr>
    </w:lvl>
    <w:lvl w:ilvl="5">
      <w:start w:val="1"/>
      <w:numFmt w:val="decimal"/>
      <w:lvlText w:val="%1.%2.%3.%4.%5.%6."/>
      <w:lvlJc w:val="left"/>
      <w:pPr>
        <w:ind w:left="1224" w:hanging="1224"/>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16306B09"/>
    <w:multiLevelType w:val="hybridMultilevel"/>
    <w:tmpl w:val="2A8494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8540973"/>
    <w:multiLevelType w:val="multilevel"/>
    <w:tmpl w:val="10AA9908"/>
    <w:styleLink w:val="stepsinsteps0"/>
    <w:lvl w:ilvl="0">
      <w:start w:val="1"/>
      <w:numFmt w:val="decimal"/>
      <w:lvlText w:val="%1.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1A8B7F3E"/>
    <w:multiLevelType w:val="hybridMultilevel"/>
    <w:tmpl w:val="2FE0FC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B9853EE"/>
    <w:multiLevelType w:val="hybridMultilevel"/>
    <w:tmpl w:val="317E2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C6623D1"/>
    <w:multiLevelType w:val="hybridMultilevel"/>
    <w:tmpl w:val="ECF6465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1FA2392D"/>
    <w:multiLevelType w:val="hybridMultilevel"/>
    <w:tmpl w:val="33E8B52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3176107"/>
    <w:multiLevelType w:val="hybridMultilevel"/>
    <w:tmpl w:val="178A7CC4"/>
    <w:lvl w:ilvl="0" w:tplc="9D705B6A">
      <w:start w:val="1"/>
      <w:numFmt w:val="decimal"/>
      <w:lvlText w:val="%1."/>
      <w:lvlJc w:val="left"/>
      <w:pPr>
        <w:ind w:left="720" w:hanging="360"/>
      </w:pPr>
      <w:rPr>
        <w:rFonts w:ascii="Segoe UI" w:hAnsi="Segoe UI" w:hint="default"/>
        <w:color w:val="008AC8"/>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3331B17"/>
    <w:multiLevelType w:val="multilevel"/>
    <w:tmpl w:val="0348389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97F2816"/>
    <w:multiLevelType w:val="multilevel"/>
    <w:tmpl w:val="1430C204"/>
    <w:lvl w:ilvl="0">
      <w:start w:val="1"/>
      <w:numFmt w:val="bullet"/>
      <w:lvlText w:val=""/>
      <w:lvlJc w:val="left"/>
      <w:pPr>
        <w:ind w:left="360" w:hanging="360"/>
      </w:pPr>
      <w:rPr>
        <w:rFonts w:ascii="Wingdings" w:hAnsi="Wingdings" w:hint="default"/>
        <w:color w:val="538135" w:themeColor="accent6" w:themeShade="BF"/>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2A554847"/>
    <w:multiLevelType w:val="hybridMultilevel"/>
    <w:tmpl w:val="2B0604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3336EB6"/>
    <w:multiLevelType w:val="hybridMultilevel"/>
    <w:tmpl w:val="0040E83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3FA2CB4"/>
    <w:multiLevelType w:val="multilevel"/>
    <w:tmpl w:val="41748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47C3E19"/>
    <w:multiLevelType w:val="hybridMultilevel"/>
    <w:tmpl w:val="F5FC7290"/>
    <w:lvl w:ilvl="0" w:tplc="7CE4B9A0">
      <w:start w:val="1"/>
      <w:numFmt w:val="bullet"/>
      <w:lvlText w:val=""/>
      <w:lvlJc w:val="left"/>
      <w:pPr>
        <w:ind w:left="360" w:hanging="360"/>
      </w:pPr>
      <w:rPr>
        <w:rFonts w:ascii="Wingdings" w:hAnsi="Wingdings" w:hint="default"/>
        <w:color w:val="538135" w:themeColor="accent6" w:themeShade="BF"/>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37F15497"/>
    <w:multiLevelType w:val="hybridMultilevel"/>
    <w:tmpl w:val="8982B1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94C4F88"/>
    <w:multiLevelType w:val="multilevel"/>
    <w:tmpl w:val="DAFC7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9CB61E8"/>
    <w:multiLevelType w:val="multilevel"/>
    <w:tmpl w:val="9C32BE3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3F084BA9"/>
    <w:multiLevelType w:val="hybridMultilevel"/>
    <w:tmpl w:val="88DE3344"/>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1" w15:restartNumberingAfterBreak="0">
    <w:nsid w:val="3FAA0F66"/>
    <w:multiLevelType w:val="hybridMultilevel"/>
    <w:tmpl w:val="D444EED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08863E6"/>
    <w:multiLevelType w:val="hybridMultilevel"/>
    <w:tmpl w:val="96FA96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42C8476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44A9538B"/>
    <w:multiLevelType w:val="hybridMultilevel"/>
    <w:tmpl w:val="6DFCF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5093B87"/>
    <w:multiLevelType w:val="hybridMultilevel"/>
    <w:tmpl w:val="EA26622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5E4107C"/>
    <w:multiLevelType w:val="multilevel"/>
    <w:tmpl w:val="35F0A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84531F3"/>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pStyle w:val="Heading5"/>
      <w:lvlText w:val="(%5)"/>
      <w:lvlJc w:val="left"/>
      <w:pPr>
        <w:ind w:left="2880" w:firstLine="0"/>
      </w:pPr>
    </w:lvl>
    <w:lvl w:ilvl="5">
      <w:start w:val="1"/>
      <w:numFmt w:val="lowerLetter"/>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38" w15:restartNumberingAfterBreak="0">
    <w:nsid w:val="4D853AEB"/>
    <w:multiLevelType w:val="hybridMultilevel"/>
    <w:tmpl w:val="EF2282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F042037"/>
    <w:multiLevelType w:val="multilevel"/>
    <w:tmpl w:val="9C32BE3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4F830CE0"/>
    <w:multiLevelType w:val="multilevel"/>
    <w:tmpl w:val="5C28F2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0102DA0"/>
    <w:multiLevelType w:val="hybridMultilevel"/>
    <w:tmpl w:val="6A141224"/>
    <w:lvl w:ilvl="0" w:tplc="04090001">
      <w:start w:val="1"/>
      <w:numFmt w:val="bullet"/>
      <w:lvlText w:val=""/>
      <w:lvlJc w:val="left"/>
      <w:pPr>
        <w:ind w:left="720" w:hanging="360"/>
      </w:pPr>
      <w:rPr>
        <w:rFonts w:ascii="Symbol" w:hAnsi="Symbol" w:hint="default"/>
        <w:color w:val="538135" w:themeColor="accent6"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2FA0A22"/>
    <w:multiLevelType w:val="hybridMultilevel"/>
    <w:tmpl w:val="BA6C3E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2FE18B8"/>
    <w:multiLevelType w:val="hybridMultilevel"/>
    <w:tmpl w:val="15828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8A336EC"/>
    <w:multiLevelType w:val="hybridMultilevel"/>
    <w:tmpl w:val="95765E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AAD5B8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6" w15:restartNumberingAfterBreak="0">
    <w:nsid w:val="5BDB2160"/>
    <w:multiLevelType w:val="hybridMultilevel"/>
    <w:tmpl w:val="2C2E41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18034D6"/>
    <w:multiLevelType w:val="multilevel"/>
    <w:tmpl w:val="5DC4B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629D6797"/>
    <w:multiLevelType w:val="multilevel"/>
    <w:tmpl w:val="9D3A36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3AB6811"/>
    <w:multiLevelType w:val="multilevel"/>
    <w:tmpl w:val="50B46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3E63CB9"/>
    <w:multiLevelType w:val="hybridMultilevel"/>
    <w:tmpl w:val="BE3CB9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41A0C0F"/>
    <w:multiLevelType w:val="hybridMultilevel"/>
    <w:tmpl w:val="BE50A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4E6071D"/>
    <w:multiLevelType w:val="hybridMultilevel"/>
    <w:tmpl w:val="21786D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3" w15:restartNumberingAfterBreak="0">
    <w:nsid w:val="66BA37B4"/>
    <w:multiLevelType w:val="multilevel"/>
    <w:tmpl w:val="6F0A5674"/>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4" w15:restartNumberingAfterBreak="0">
    <w:nsid w:val="670A48C1"/>
    <w:multiLevelType w:val="hybridMultilevel"/>
    <w:tmpl w:val="AA4E1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7881FEB"/>
    <w:multiLevelType w:val="multilevel"/>
    <w:tmpl w:val="B4B04844"/>
    <w:lvl w:ilvl="0">
      <w:start w:val="1"/>
      <w:numFmt w:val="bullet"/>
      <w:lvlText w:val=""/>
      <w:lvlJc w:val="left"/>
      <w:pPr>
        <w:ind w:left="360" w:hanging="360"/>
      </w:pPr>
      <w:rPr>
        <w:rFonts w:ascii="Symbol" w:hAnsi="Symbol" w:hint="default"/>
        <w:color w:val="538135" w:themeColor="accent6" w:themeShade="BF"/>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6" w15:restartNumberingAfterBreak="0">
    <w:nsid w:val="6AAF7F1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7" w15:restartNumberingAfterBreak="0">
    <w:nsid w:val="6BBC666E"/>
    <w:multiLevelType w:val="hybridMultilevel"/>
    <w:tmpl w:val="A2AC43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6F8812A3"/>
    <w:multiLevelType w:val="hybridMultilevel"/>
    <w:tmpl w:val="B596ED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5131CFF"/>
    <w:multiLevelType w:val="hybridMultilevel"/>
    <w:tmpl w:val="AF3C1D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52F5FF6"/>
    <w:multiLevelType w:val="hybridMultilevel"/>
    <w:tmpl w:val="6B4250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6A31CF3"/>
    <w:multiLevelType w:val="hybridMultilevel"/>
    <w:tmpl w:val="44968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7820973"/>
    <w:multiLevelType w:val="hybridMultilevel"/>
    <w:tmpl w:val="7F30E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7B23FEE"/>
    <w:multiLevelType w:val="hybridMultilevel"/>
    <w:tmpl w:val="9C701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8A2413E"/>
    <w:multiLevelType w:val="multilevel"/>
    <w:tmpl w:val="39AE4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79404FFB"/>
    <w:multiLevelType w:val="hybridMultilevel"/>
    <w:tmpl w:val="6C9C188E"/>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7B87490A"/>
    <w:multiLevelType w:val="hybridMultilevel"/>
    <w:tmpl w:val="949A4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C731B6D"/>
    <w:multiLevelType w:val="hybridMultilevel"/>
    <w:tmpl w:val="AC1E6F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30"/>
  </w:num>
  <w:num w:numId="3">
    <w:abstractNumId w:val="17"/>
  </w:num>
  <w:num w:numId="4">
    <w:abstractNumId w:val="23"/>
  </w:num>
  <w:num w:numId="5">
    <w:abstractNumId w:val="4"/>
  </w:num>
  <w:num w:numId="6">
    <w:abstractNumId w:val="50"/>
  </w:num>
  <w:num w:numId="7">
    <w:abstractNumId w:val="1"/>
  </w:num>
  <w:num w:numId="8">
    <w:abstractNumId w:val="24"/>
  </w:num>
  <w:num w:numId="9">
    <w:abstractNumId w:val="0"/>
  </w:num>
  <w:num w:numId="10">
    <w:abstractNumId w:val="47"/>
  </w:num>
  <w:num w:numId="11">
    <w:abstractNumId w:val="64"/>
  </w:num>
  <w:num w:numId="12">
    <w:abstractNumId w:val="28"/>
  </w:num>
  <w:num w:numId="13">
    <w:abstractNumId w:val="11"/>
  </w:num>
  <w:num w:numId="14">
    <w:abstractNumId w:val="53"/>
  </w:num>
  <w:num w:numId="15">
    <w:abstractNumId w:val="8"/>
  </w:num>
  <w:num w:numId="16">
    <w:abstractNumId w:val="21"/>
  </w:num>
  <w:num w:numId="17">
    <w:abstractNumId w:val="5"/>
  </w:num>
  <w:num w:numId="18">
    <w:abstractNumId w:val="43"/>
  </w:num>
  <w:num w:numId="19">
    <w:abstractNumId w:val="51"/>
  </w:num>
  <w:num w:numId="20">
    <w:abstractNumId w:val="54"/>
  </w:num>
  <w:num w:numId="21">
    <w:abstractNumId w:val="7"/>
  </w:num>
  <w:num w:numId="22">
    <w:abstractNumId w:val="42"/>
  </w:num>
  <w:num w:numId="23">
    <w:abstractNumId w:val="33"/>
  </w:num>
  <w:num w:numId="24">
    <w:abstractNumId w:val="18"/>
  </w:num>
  <w:num w:numId="25">
    <w:abstractNumId w:val="57"/>
  </w:num>
  <w:num w:numId="26">
    <w:abstractNumId w:val="66"/>
  </w:num>
  <w:num w:numId="27">
    <w:abstractNumId w:val="35"/>
  </w:num>
  <w:num w:numId="28">
    <w:abstractNumId w:val="26"/>
  </w:num>
  <w:num w:numId="29">
    <w:abstractNumId w:val="65"/>
  </w:num>
  <w:num w:numId="30">
    <w:abstractNumId w:val="41"/>
  </w:num>
  <w:num w:numId="31">
    <w:abstractNumId w:val="60"/>
  </w:num>
  <w:num w:numId="32">
    <w:abstractNumId w:val="56"/>
  </w:num>
  <w:num w:numId="33">
    <w:abstractNumId w:val="45"/>
  </w:num>
  <w:num w:numId="34">
    <w:abstractNumId w:val="6"/>
  </w:num>
  <w:num w:numId="35">
    <w:abstractNumId w:val="62"/>
  </w:num>
  <w:num w:numId="36">
    <w:abstractNumId w:val="37"/>
  </w:num>
  <w:num w:numId="37">
    <w:abstractNumId w:val="39"/>
  </w:num>
  <w:num w:numId="38">
    <w:abstractNumId w:val="10"/>
  </w:num>
  <w:num w:numId="39">
    <w:abstractNumId w:val="15"/>
  </w:num>
  <w:num w:numId="40">
    <w:abstractNumId w:val="9"/>
  </w:num>
  <w:num w:numId="41">
    <w:abstractNumId w:val="29"/>
  </w:num>
  <w:num w:numId="42">
    <w:abstractNumId w:val="22"/>
  </w:num>
  <w:num w:numId="43">
    <w:abstractNumId w:val="55"/>
  </w:num>
  <w:num w:numId="44">
    <w:abstractNumId w:val="34"/>
  </w:num>
  <w:num w:numId="45">
    <w:abstractNumId w:val="12"/>
  </w:num>
  <w:num w:numId="46">
    <w:abstractNumId w:val="20"/>
  </w:num>
  <w:num w:numId="47">
    <w:abstractNumId w:val="13"/>
  </w:num>
  <w:num w:numId="48">
    <w:abstractNumId w:val="49"/>
  </w:num>
  <w:num w:numId="49">
    <w:abstractNumId w:val="36"/>
  </w:num>
  <w:num w:numId="50">
    <w:abstractNumId w:val="2"/>
  </w:num>
  <w:num w:numId="51">
    <w:abstractNumId w:val="52"/>
  </w:num>
  <w:num w:numId="52">
    <w:abstractNumId w:val="32"/>
  </w:num>
  <w:num w:numId="53">
    <w:abstractNumId w:val="48"/>
  </w:num>
  <w:num w:numId="54">
    <w:abstractNumId w:val="58"/>
  </w:num>
  <w:num w:numId="55">
    <w:abstractNumId w:val="19"/>
  </w:num>
  <w:num w:numId="56">
    <w:abstractNumId w:val="46"/>
  </w:num>
  <w:num w:numId="57">
    <w:abstractNumId w:val="3"/>
  </w:num>
  <w:num w:numId="58">
    <w:abstractNumId w:val="67"/>
  </w:num>
  <w:num w:numId="59">
    <w:abstractNumId w:val="61"/>
  </w:num>
  <w:num w:numId="60">
    <w:abstractNumId w:val="40"/>
  </w:num>
  <w:num w:numId="61">
    <w:abstractNumId w:val="25"/>
  </w:num>
  <w:num w:numId="62">
    <w:abstractNumId w:val="16"/>
  </w:num>
  <w:num w:numId="63">
    <w:abstractNumId w:val="14"/>
  </w:num>
  <w:num w:numId="64">
    <w:abstractNumId w:val="59"/>
  </w:num>
  <w:num w:numId="65">
    <w:abstractNumId w:val="27"/>
  </w:num>
  <w:num w:numId="66">
    <w:abstractNumId w:val="31"/>
  </w:num>
  <w:num w:numId="67">
    <w:abstractNumId w:val="63"/>
  </w:num>
  <w:num w:numId="68">
    <w:abstractNumId w:val="44"/>
  </w:num>
  <w:num w:numId="69">
    <w:abstractNumId w:val="38"/>
  </w:num>
  <w:numIdMacAtCleanup w:val="6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rvind Harinder">
    <w15:presenceInfo w15:providerId="AD" w15:userId="S::arvinh@microsoft.com::6df8f784-4318-470f-97bf-282c4c05363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E740821"/>
    <w:rsid w:val="00000596"/>
    <w:rsid w:val="00002DC0"/>
    <w:rsid w:val="00005B6A"/>
    <w:rsid w:val="00006C2B"/>
    <w:rsid w:val="00006FA6"/>
    <w:rsid w:val="00007253"/>
    <w:rsid w:val="00007A6F"/>
    <w:rsid w:val="000100C7"/>
    <w:rsid w:val="000108D8"/>
    <w:rsid w:val="00010E8E"/>
    <w:rsid w:val="00011193"/>
    <w:rsid w:val="000115DB"/>
    <w:rsid w:val="00011AB5"/>
    <w:rsid w:val="00011F29"/>
    <w:rsid w:val="00012B9F"/>
    <w:rsid w:val="00014E2D"/>
    <w:rsid w:val="00015EDA"/>
    <w:rsid w:val="00017B71"/>
    <w:rsid w:val="0002043F"/>
    <w:rsid w:val="000208C7"/>
    <w:rsid w:val="00020D4C"/>
    <w:rsid w:val="000211F3"/>
    <w:rsid w:val="000218C6"/>
    <w:rsid w:val="0002236D"/>
    <w:rsid w:val="000225E2"/>
    <w:rsid w:val="00023BD0"/>
    <w:rsid w:val="00025F00"/>
    <w:rsid w:val="00026488"/>
    <w:rsid w:val="00033072"/>
    <w:rsid w:val="000348F9"/>
    <w:rsid w:val="00034AC4"/>
    <w:rsid w:val="00034B83"/>
    <w:rsid w:val="00035991"/>
    <w:rsid w:val="00037257"/>
    <w:rsid w:val="00037AE7"/>
    <w:rsid w:val="00040204"/>
    <w:rsid w:val="000404D6"/>
    <w:rsid w:val="0004076B"/>
    <w:rsid w:val="0004108C"/>
    <w:rsid w:val="000416EB"/>
    <w:rsid w:val="0004275A"/>
    <w:rsid w:val="00042A62"/>
    <w:rsid w:val="00042FA9"/>
    <w:rsid w:val="000453CE"/>
    <w:rsid w:val="00045707"/>
    <w:rsid w:val="000468F0"/>
    <w:rsid w:val="00046D34"/>
    <w:rsid w:val="00047820"/>
    <w:rsid w:val="00047B84"/>
    <w:rsid w:val="000502AB"/>
    <w:rsid w:val="0005040E"/>
    <w:rsid w:val="00050508"/>
    <w:rsid w:val="0005095B"/>
    <w:rsid w:val="00050FBA"/>
    <w:rsid w:val="00051756"/>
    <w:rsid w:val="000517B9"/>
    <w:rsid w:val="000517E2"/>
    <w:rsid w:val="00051BD1"/>
    <w:rsid w:val="000529D8"/>
    <w:rsid w:val="00052B6C"/>
    <w:rsid w:val="00053AED"/>
    <w:rsid w:val="00053C0E"/>
    <w:rsid w:val="00054F3D"/>
    <w:rsid w:val="000555F5"/>
    <w:rsid w:val="00055682"/>
    <w:rsid w:val="00056F66"/>
    <w:rsid w:val="000572E0"/>
    <w:rsid w:val="000609B5"/>
    <w:rsid w:val="00062A90"/>
    <w:rsid w:val="000641E5"/>
    <w:rsid w:val="00066723"/>
    <w:rsid w:val="00067D78"/>
    <w:rsid w:val="000716E2"/>
    <w:rsid w:val="00071FD0"/>
    <w:rsid w:val="000737CF"/>
    <w:rsid w:val="000744AD"/>
    <w:rsid w:val="00074974"/>
    <w:rsid w:val="000768EE"/>
    <w:rsid w:val="00077A7E"/>
    <w:rsid w:val="00080150"/>
    <w:rsid w:val="00080C8B"/>
    <w:rsid w:val="00082F53"/>
    <w:rsid w:val="000838AE"/>
    <w:rsid w:val="00083DB3"/>
    <w:rsid w:val="00084B7A"/>
    <w:rsid w:val="000863DE"/>
    <w:rsid w:val="00086AF3"/>
    <w:rsid w:val="00086E4D"/>
    <w:rsid w:val="000875C7"/>
    <w:rsid w:val="00087A09"/>
    <w:rsid w:val="0009051C"/>
    <w:rsid w:val="00090788"/>
    <w:rsid w:val="00090F64"/>
    <w:rsid w:val="00095159"/>
    <w:rsid w:val="00095796"/>
    <w:rsid w:val="000964C7"/>
    <w:rsid w:val="0009696C"/>
    <w:rsid w:val="00096A5A"/>
    <w:rsid w:val="00096C52"/>
    <w:rsid w:val="00097231"/>
    <w:rsid w:val="000A0517"/>
    <w:rsid w:val="000A0CC3"/>
    <w:rsid w:val="000A0FD6"/>
    <w:rsid w:val="000A14C0"/>
    <w:rsid w:val="000A1DA4"/>
    <w:rsid w:val="000A2AFD"/>
    <w:rsid w:val="000A2E6F"/>
    <w:rsid w:val="000A3284"/>
    <w:rsid w:val="000A34E5"/>
    <w:rsid w:val="000A3E32"/>
    <w:rsid w:val="000A4016"/>
    <w:rsid w:val="000A4EE4"/>
    <w:rsid w:val="000A74B7"/>
    <w:rsid w:val="000A778B"/>
    <w:rsid w:val="000B0C53"/>
    <w:rsid w:val="000B0DDE"/>
    <w:rsid w:val="000B2035"/>
    <w:rsid w:val="000B26B1"/>
    <w:rsid w:val="000B28D3"/>
    <w:rsid w:val="000B2AE0"/>
    <w:rsid w:val="000B3C18"/>
    <w:rsid w:val="000B45F6"/>
    <w:rsid w:val="000B47C9"/>
    <w:rsid w:val="000B47E6"/>
    <w:rsid w:val="000C010E"/>
    <w:rsid w:val="000C0A94"/>
    <w:rsid w:val="000C0AF4"/>
    <w:rsid w:val="000C0D84"/>
    <w:rsid w:val="000C3304"/>
    <w:rsid w:val="000C43D3"/>
    <w:rsid w:val="000C53D1"/>
    <w:rsid w:val="000C6374"/>
    <w:rsid w:val="000C6D66"/>
    <w:rsid w:val="000D0395"/>
    <w:rsid w:val="000D0481"/>
    <w:rsid w:val="000D15BF"/>
    <w:rsid w:val="000D2347"/>
    <w:rsid w:val="000D3943"/>
    <w:rsid w:val="000D434A"/>
    <w:rsid w:val="000D4B1B"/>
    <w:rsid w:val="000D5016"/>
    <w:rsid w:val="000D7AB4"/>
    <w:rsid w:val="000D7B00"/>
    <w:rsid w:val="000E04EF"/>
    <w:rsid w:val="000E0817"/>
    <w:rsid w:val="000E193D"/>
    <w:rsid w:val="000E361B"/>
    <w:rsid w:val="000E3A3B"/>
    <w:rsid w:val="000E405A"/>
    <w:rsid w:val="000E4722"/>
    <w:rsid w:val="000E62E1"/>
    <w:rsid w:val="000E78CB"/>
    <w:rsid w:val="000F0020"/>
    <w:rsid w:val="000F063B"/>
    <w:rsid w:val="000F06B0"/>
    <w:rsid w:val="000F31B5"/>
    <w:rsid w:val="000F4671"/>
    <w:rsid w:val="000F4B8D"/>
    <w:rsid w:val="000F5F82"/>
    <w:rsid w:val="000F6A58"/>
    <w:rsid w:val="000F6FA5"/>
    <w:rsid w:val="000F73DA"/>
    <w:rsid w:val="000F7859"/>
    <w:rsid w:val="001006C2"/>
    <w:rsid w:val="00100A62"/>
    <w:rsid w:val="00100E11"/>
    <w:rsid w:val="00102150"/>
    <w:rsid w:val="00102830"/>
    <w:rsid w:val="001029DD"/>
    <w:rsid w:val="001054A5"/>
    <w:rsid w:val="00106B71"/>
    <w:rsid w:val="00107020"/>
    <w:rsid w:val="00107991"/>
    <w:rsid w:val="001079BB"/>
    <w:rsid w:val="0011297E"/>
    <w:rsid w:val="00112E9C"/>
    <w:rsid w:val="00112F90"/>
    <w:rsid w:val="001131CF"/>
    <w:rsid w:val="00113806"/>
    <w:rsid w:val="00114522"/>
    <w:rsid w:val="00114795"/>
    <w:rsid w:val="00114CB8"/>
    <w:rsid w:val="00116F8B"/>
    <w:rsid w:val="00117127"/>
    <w:rsid w:val="00117D7F"/>
    <w:rsid w:val="0012103A"/>
    <w:rsid w:val="001211CD"/>
    <w:rsid w:val="00122383"/>
    <w:rsid w:val="001223A1"/>
    <w:rsid w:val="001228FA"/>
    <w:rsid w:val="00122C23"/>
    <w:rsid w:val="001234DF"/>
    <w:rsid w:val="00123A19"/>
    <w:rsid w:val="00124510"/>
    <w:rsid w:val="001248E9"/>
    <w:rsid w:val="001257E2"/>
    <w:rsid w:val="00127609"/>
    <w:rsid w:val="0012793B"/>
    <w:rsid w:val="001279F2"/>
    <w:rsid w:val="00127A2F"/>
    <w:rsid w:val="00127ABB"/>
    <w:rsid w:val="0013055E"/>
    <w:rsid w:val="00131351"/>
    <w:rsid w:val="00133292"/>
    <w:rsid w:val="00133AE6"/>
    <w:rsid w:val="00133F40"/>
    <w:rsid w:val="00134101"/>
    <w:rsid w:val="0013417A"/>
    <w:rsid w:val="00134701"/>
    <w:rsid w:val="00134803"/>
    <w:rsid w:val="00134A23"/>
    <w:rsid w:val="00134CE0"/>
    <w:rsid w:val="00135054"/>
    <w:rsid w:val="001353CE"/>
    <w:rsid w:val="001369B4"/>
    <w:rsid w:val="001407D7"/>
    <w:rsid w:val="00140906"/>
    <w:rsid w:val="00140BFD"/>
    <w:rsid w:val="00140E47"/>
    <w:rsid w:val="00141B5E"/>
    <w:rsid w:val="00141DA3"/>
    <w:rsid w:val="001420CA"/>
    <w:rsid w:val="0014256A"/>
    <w:rsid w:val="00142C83"/>
    <w:rsid w:val="001433AF"/>
    <w:rsid w:val="0014559F"/>
    <w:rsid w:val="001458F8"/>
    <w:rsid w:val="001472E3"/>
    <w:rsid w:val="00147336"/>
    <w:rsid w:val="0014747F"/>
    <w:rsid w:val="001474AF"/>
    <w:rsid w:val="00147F94"/>
    <w:rsid w:val="00152138"/>
    <w:rsid w:val="0015214C"/>
    <w:rsid w:val="00153F7F"/>
    <w:rsid w:val="0015439F"/>
    <w:rsid w:val="00154F36"/>
    <w:rsid w:val="001550FD"/>
    <w:rsid w:val="00156855"/>
    <w:rsid w:val="00156D5D"/>
    <w:rsid w:val="00157DB2"/>
    <w:rsid w:val="0016061F"/>
    <w:rsid w:val="0016172E"/>
    <w:rsid w:val="001619B4"/>
    <w:rsid w:val="00162570"/>
    <w:rsid w:val="00162E9E"/>
    <w:rsid w:val="0016349E"/>
    <w:rsid w:val="0016393E"/>
    <w:rsid w:val="00164EE5"/>
    <w:rsid w:val="0016515C"/>
    <w:rsid w:val="00165AD0"/>
    <w:rsid w:val="00166312"/>
    <w:rsid w:val="001664D3"/>
    <w:rsid w:val="001669FA"/>
    <w:rsid w:val="001701D9"/>
    <w:rsid w:val="001709B8"/>
    <w:rsid w:val="00171BCB"/>
    <w:rsid w:val="00171D7A"/>
    <w:rsid w:val="0017370D"/>
    <w:rsid w:val="00173912"/>
    <w:rsid w:val="00173C17"/>
    <w:rsid w:val="00173EC8"/>
    <w:rsid w:val="001740C1"/>
    <w:rsid w:val="00175B0B"/>
    <w:rsid w:val="001761F9"/>
    <w:rsid w:val="00176227"/>
    <w:rsid w:val="0017756E"/>
    <w:rsid w:val="0018126B"/>
    <w:rsid w:val="0018197D"/>
    <w:rsid w:val="0018234A"/>
    <w:rsid w:val="001834CF"/>
    <w:rsid w:val="00183835"/>
    <w:rsid w:val="00184746"/>
    <w:rsid w:val="001849F1"/>
    <w:rsid w:val="00186C6E"/>
    <w:rsid w:val="001918A0"/>
    <w:rsid w:val="00191B42"/>
    <w:rsid w:val="001922C0"/>
    <w:rsid w:val="00194C63"/>
    <w:rsid w:val="001961AF"/>
    <w:rsid w:val="0019637F"/>
    <w:rsid w:val="00196851"/>
    <w:rsid w:val="00196971"/>
    <w:rsid w:val="00197682"/>
    <w:rsid w:val="00197933"/>
    <w:rsid w:val="001A041C"/>
    <w:rsid w:val="001A1A46"/>
    <w:rsid w:val="001A26A5"/>
    <w:rsid w:val="001A26CA"/>
    <w:rsid w:val="001A2786"/>
    <w:rsid w:val="001A27C3"/>
    <w:rsid w:val="001A330A"/>
    <w:rsid w:val="001A421F"/>
    <w:rsid w:val="001A5A8F"/>
    <w:rsid w:val="001A5DDC"/>
    <w:rsid w:val="001B02F9"/>
    <w:rsid w:val="001B0647"/>
    <w:rsid w:val="001B0725"/>
    <w:rsid w:val="001B0A61"/>
    <w:rsid w:val="001B0D39"/>
    <w:rsid w:val="001B32EC"/>
    <w:rsid w:val="001B3DCE"/>
    <w:rsid w:val="001B3FE4"/>
    <w:rsid w:val="001B528C"/>
    <w:rsid w:val="001B6B93"/>
    <w:rsid w:val="001C03A3"/>
    <w:rsid w:val="001C3A61"/>
    <w:rsid w:val="001C485B"/>
    <w:rsid w:val="001C5C25"/>
    <w:rsid w:val="001C6244"/>
    <w:rsid w:val="001C640D"/>
    <w:rsid w:val="001D09D4"/>
    <w:rsid w:val="001D1457"/>
    <w:rsid w:val="001D1D85"/>
    <w:rsid w:val="001D2300"/>
    <w:rsid w:val="001D3081"/>
    <w:rsid w:val="001D35E9"/>
    <w:rsid w:val="001D4C49"/>
    <w:rsid w:val="001D5364"/>
    <w:rsid w:val="001E0191"/>
    <w:rsid w:val="001E0CD1"/>
    <w:rsid w:val="001E358C"/>
    <w:rsid w:val="001E3F11"/>
    <w:rsid w:val="001E50EF"/>
    <w:rsid w:val="001E6A95"/>
    <w:rsid w:val="001E6A9F"/>
    <w:rsid w:val="001E6BC4"/>
    <w:rsid w:val="001F28ED"/>
    <w:rsid w:val="001F373A"/>
    <w:rsid w:val="001F4578"/>
    <w:rsid w:val="001F4879"/>
    <w:rsid w:val="001F549E"/>
    <w:rsid w:val="001F5B2A"/>
    <w:rsid w:val="002001CB"/>
    <w:rsid w:val="00200300"/>
    <w:rsid w:val="00200CDD"/>
    <w:rsid w:val="00201456"/>
    <w:rsid w:val="00203696"/>
    <w:rsid w:val="00204C0A"/>
    <w:rsid w:val="00204E81"/>
    <w:rsid w:val="00206DD2"/>
    <w:rsid w:val="00206FD3"/>
    <w:rsid w:val="00207169"/>
    <w:rsid w:val="00207AAD"/>
    <w:rsid w:val="00207BF6"/>
    <w:rsid w:val="00210C5B"/>
    <w:rsid w:val="00210EDC"/>
    <w:rsid w:val="002112F6"/>
    <w:rsid w:val="00214D89"/>
    <w:rsid w:val="002157D5"/>
    <w:rsid w:val="00216F40"/>
    <w:rsid w:val="00217E3B"/>
    <w:rsid w:val="00220844"/>
    <w:rsid w:val="00221E98"/>
    <w:rsid w:val="00221EDE"/>
    <w:rsid w:val="00221F35"/>
    <w:rsid w:val="0022353E"/>
    <w:rsid w:val="00225385"/>
    <w:rsid w:val="00227375"/>
    <w:rsid w:val="00231D45"/>
    <w:rsid w:val="0023229E"/>
    <w:rsid w:val="002328A7"/>
    <w:rsid w:val="00232ADB"/>
    <w:rsid w:val="002345F5"/>
    <w:rsid w:val="00235F52"/>
    <w:rsid w:val="00236582"/>
    <w:rsid w:val="00237AC8"/>
    <w:rsid w:val="00240744"/>
    <w:rsid w:val="00240EC7"/>
    <w:rsid w:val="002419E7"/>
    <w:rsid w:val="0024255B"/>
    <w:rsid w:val="00245B59"/>
    <w:rsid w:val="0024662C"/>
    <w:rsid w:val="00246D1E"/>
    <w:rsid w:val="002470CF"/>
    <w:rsid w:val="00247AF8"/>
    <w:rsid w:val="00250FD3"/>
    <w:rsid w:val="002520A9"/>
    <w:rsid w:val="0025259C"/>
    <w:rsid w:val="00253289"/>
    <w:rsid w:val="0025547D"/>
    <w:rsid w:val="00256234"/>
    <w:rsid w:val="00256729"/>
    <w:rsid w:val="00257A1F"/>
    <w:rsid w:val="00257DD5"/>
    <w:rsid w:val="0026011F"/>
    <w:rsid w:val="00263585"/>
    <w:rsid w:val="00263742"/>
    <w:rsid w:val="00264001"/>
    <w:rsid w:val="0026535A"/>
    <w:rsid w:val="0026543E"/>
    <w:rsid w:val="00265E2C"/>
    <w:rsid w:val="00265F5F"/>
    <w:rsid w:val="00266B25"/>
    <w:rsid w:val="00266F50"/>
    <w:rsid w:val="00270B4E"/>
    <w:rsid w:val="00270D04"/>
    <w:rsid w:val="002721ED"/>
    <w:rsid w:val="00272E9D"/>
    <w:rsid w:val="002734F6"/>
    <w:rsid w:val="00273762"/>
    <w:rsid w:val="00273FE1"/>
    <w:rsid w:val="00274523"/>
    <w:rsid w:val="00274B7B"/>
    <w:rsid w:val="00275074"/>
    <w:rsid w:val="00275A8C"/>
    <w:rsid w:val="0027653C"/>
    <w:rsid w:val="002770F0"/>
    <w:rsid w:val="00277787"/>
    <w:rsid w:val="00280F01"/>
    <w:rsid w:val="0028172C"/>
    <w:rsid w:val="002822C4"/>
    <w:rsid w:val="002826B2"/>
    <w:rsid w:val="002843F9"/>
    <w:rsid w:val="0028549B"/>
    <w:rsid w:val="002854E2"/>
    <w:rsid w:val="00286D37"/>
    <w:rsid w:val="002872A7"/>
    <w:rsid w:val="002872F3"/>
    <w:rsid w:val="00290896"/>
    <w:rsid w:val="002909A4"/>
    <w:rsid w:val="00290FBA"/>
    <w:rsid w:val="00290FC4"/>
    <w:rsid w:val="0029187B"/>
    <w:rsid w:val="00292B3F"/>
    <w:rsid w:val="002940CA"/>
    <w:rsid w:val="0029471D"/>
    <w:rsid w:val="00294C5A"/>
    <w:rsid w:val="00295E49"/>
    <w:rsid w:val="00297913"/>
    <w:rsid w:val="00297D2D"/>
    <w:rsid w:val="002A033B"/>
    <w:rsid w:val="002A06EC"/>
    <w:rsid w:val="002A0F91"/>
    <w:rsid w:val="002A1704"/>
    <w:rsid w:val="002A1929"/>
    <w:rsid w:val="002A32E1"/>
    <w:rsid w:val="002A3A41"/>
    <w:rsid w:val="002A3CC1"/>
    <w:rsid w:val="002A42AF"/>
    <w:rsid w:val="002A4D04"/>
    <w:rsid w:val="002A4F5C"/>
    <w:rsid w:val="002A5013"/>
    <w:rsid w:val="002A50C5"/>
    <w:rsid w:val="002A6A6D"/>
    <w:rsid w:val="002B0E09"/>
    <w:rsid w:val="002B206D"/>
    <w:rsid w:val="002B210F"/>
    <w:rsid w:val="002B2195"/>
    <w:rsid w:val="002B34DE"/>
    <w:rsid w:val="002B3BEE"/>
    <w:rsid w:val="002B449A"/>
    <w:rsid w:val="002B51D6"/>
    <w:rsid w:val="002B5609"/>
    <w:rsid w:val="002B5DD8"/>
    <w:rsid w:val="002B6032"/>
    <w:rsid w:val="002B642C"/>
    <w:rsid w:val="002B7FEA"/>
    <w:rsid w:val="002C0119"/>
    <w:rsid w:val="002C057C"/>
    <w:rsid w:val="002C17A8"/>
    <w:rsid w:val="002C1F5A"/>
    <w:rsid w:val="002C2A19"/>
    <w:rsid w:val="002C30DC"/>
    <w:rsid w:val="002C31C3"/>
    <w:rsid w:val="002C3751"/>
    <w:rsid w:val="002C38D0"/>
    <w:rsid w:val="002C4301"/>
    <w:rsid w:val="002C5659"/>
    <w:rsid w:val="002C6173"/>
    <w:rsid w:val="002C78D6"/>
    <w:rsid w:val="002D0EFE"/>
    <w:rsid w:val="002D251B"/>
    <w:rsid w:val="002D26DE"/>
    <w:rsid w:val="002D4E3E"/>
    <w:rsid w:val="002D5909"/>
    <w:rsid w:val="002D5C1A"/>
    <w:rsid w:val="002D60EB"/>
    <w:rsid w:val="002D651A"/>
    <w:rsid w:val="002D6AEC"/>
    <w:rsid w:val="002D7552"/>
    <w:rsid w:val="002D7989"/>
    <w:rsid w:val="002E0210"/>
    <w:rsid w:val="002E0DAE"/>
    <w:rsid w:val="002E0DB8"/>
    <w:rsid w:val="002E11AE"/>
    <w:rsid w:val="002E337F"/>
    <w:rsid w:val="002E3D91"/>
    <w:rsid w:val="002E4793"/>
    <w:rsid w:val="002E4A4E"/>
    <w:rsid w:val="002E5770"/>
    <w:rsid w:val="002F0D57"/>
    <w:rsid w:val="002F1121"/>
    <w:rsid w:val="002F12A0"/>
    <w:rsid w:val="002F1CD8"/>
    <w:rsid w:val="002F2881"/>
    <w:rsid w:val="002F298A"/>
    <w:rsid w:val="002F2DEC"/>
    <w:rsid w:val="002F57F8"/>
    <w:rsid w:val="002F60BF"/>
    <w:rsid w:val="002F7B60"/>
    <w:rsid w:val="00301536"/>
    <w:rsid w:val="003027EF"/>
    <w:rsid w:val="00302B25"/>
    <w:rsid w:val="003031BB"/>
    <w:rsid w:val="003053B8"/>
    <w:rsid w:val="003056A5"/>
    <w:rsid w:val="003063F8"/>
    <w:rsid w:val="00306B72"/>
    <w:rsid w:val="00307070"/>
    <w:rsid w:val="0031014B"/>
    <w:rsid w:val="00310B15"/>
    <w:rsid w:val="00310B85"/>
    <w:rsid w:val="00311452"/>
    <w:rsid w:val="0031176D"/>
    <w:rsid w:val="00311AFA"/>
    <w:rsid w:val="00312F22"/>
    <w:rsid w:val="0031556D"/>
    <w:rsid w:val="0031633C"/>
    <w:rsid w:val="00316768"/>
    <w:rsid w:val="003169EF"/>
    <w:rsid w:val="00320154"/>
    <w:rsid w:val="0032031D"/>
    <w:rsid w:val="003214E1"/>
    <w:rsid w:val="003218DB"/>
    <w:rsid w:val="00322890"/>
    <w:rsid w:val="00325625"/>
    <w:rsid w:val="00325A7E"/>
    <w:rsid w:val="00326E3C"/>
    <w:rsid w:val="003303BC"/>
    <w:rsid w:val="003307B3"/>
    <w:rsid w:val="00330C00"/>
    <w:rsid w:val="0033353F"/>
    <w:rsid w:val="00333A49"/>
    <w:rsid w:val="00333AB7"/>
    <w:rsid w:val="00334199"/>
    <w:rsid w:val="0033427D"/>
    <w:rsid w:val="00334D75"/>
    <w:rsid w:val="00335122"/>
    <w:rsid w:val="00336005"/>
    <w:rsid w:val="00336FB5"/>
    <w:rsid w:val="003404E2"/>
    <w:rsid w:val="0034175B"/>
    <w:rsid w:val="003417E2"/>
    <w:rsid w:val="00343017"/>
    <w:rsid w:val="0034583B"/>
    <w:rsid w:val="00346017"/>
    <w:rsid w:val="00346174"/>
    <w:rsid w:val="00346456"/>
    <w:rsid w:val="00347173"/>
    <w:rsid w:val="0034717B"/>
    <w:rsid w:val="003513E5"/>
    <w:rsid w:val="00351921"/>
    <w:rsid w:val="003529E2"/>
    <w:rsid w:val="00353779"/>
    <w:rsid w:val="003538AF"/>
    <w:rsid w:val="00354A23"/>
    <w:rsid w:val="003555A7"/>
    <w:rsid w:val="00355620"/>
    <w:rsid w:val="00355A59"/>
    <w:rsid w:val="003564D4"/>
    <w:rsid w:val="00357921"/>
    <w:rsid w:val="0036055D"/>
    <w:rsid w:val="00361D44"/>
    <w:rsid w:val="00362498"/>
    <w:rsid w:val="0036356B"/>
    <w:rsid w:val="00363584"/>
    <w:rsid w:val="00363B87"/>
    <w:rsid w:val="00364A52"/>
    <w:rsid w:val="00364FBB"/>
    <w:rsid w:val="003662D5"/>
    <w:rsid w:val="003669E4"/>
    <w:rsid w:val="00366F8A"/>
    <w:rsid w:val="00367187"/>
    <w:rsid w:val="00367F1A"/>
    <w:rsid w:val="003700ED"/>
    <w:rsid w:val="00370584"/>
    <w:rsid w:val="0037168E"/>
    <w:rsid w:val="003723C7"/>
    <w:rsid w:val="00373BA1"/>
    <w:rsid w:val="003749C8"/>
    <w:rsid w:val="00376484"/>
    <w:rsid w:val="00377C3B"/>
    <w:rsid w:val="00380254"/>
    <w:rsid w:val="00380CA1"/>
    <w:rsid w:val="00381433"/>
    <w:rsid w:val="0038157F"/>
    <w:rsid w:val="00382AD9"/>
    <w:rsid w:val="003834FB"/>
    <w:rsid w:val="00383802"/>
    <w:rsid w:val="00383A7E"/>
    <w:rsid w:val="00385F97"/>
    <w:rsid w:val="003874EC"/>
    <w:rsid w:val="003875D5"/>
    <w:rsid w:val="00387BB6"/>
    <w:rsid w:val="00390000"/>
    <w:rsid w:val="003906ED"/>
    <w:rsid w:val="00391FDD"/>
    <w:rsid w:val="00393371"/>
    <w:rsid w:val="00393FA8"/>
    <w:rsid w:val="00396005"/>
    <w:rsid w:val="00396411"/>
    <w:rsid w:val="003974F4"/>
    <w:rsid w:val="00397FE3"/>
    <w:rsid w:val="003A364D"/>
    <w:rsid w:val="003A36A5"/>
    <w:rsid w:val="003A3969"/>
    <w:rsid w:val="003A3DB5"/>
    <w:rsid w:val="003A4385"/>
    <w:rsid w:val="003A48E3"/>
    <w:rsid w:val="003A4B91"/>
    <w:rsid w:val="003A4F29"/>
    <w:rsid w:val="003A50F0"/>
    <w:rsid w:val="003A5136"/>
    <w:rsid w:val="003A66EC"/>
    <w:rsid w:val="003A6D45"/>
    <w:rsid w:val="003A77C7"/>
    <w:rsid w:val="003B1597"/>
    <w:rsid w:val="003B2697"/>
    <w:rsid w:val="003B36C2"/>
    <w:rsid w:val="003B45AB"/>
    <w:rsid w:val="003B4B05"/>
    <w:rsid w:val="003B7141"/>
    <w:rsid w:val="003C17F1"/>
    <w:rsid w:val="003C1DA2"/>
    <w:rsid w:val="003C1DD5"/>
    <w:rsid w:val="003C1F09"/>
    <w:rsid w:val="003C27B0"/>
    <w:rsid w:val="003C38DA"/>
    <w:rsid w:val="003C3CC7"/>
    <w:rsid w:val="003C4FE1"/>
    <w:rsid w:val="003C544C"/>
    <w:rsid w:val="003C555D"/>
    <w:rsid w:val="003C66F2"/>
    <w:rsid w:val="003C6EDC"/>
    <w:rsid w:val="003C7109"/>
    <w:rsid w:val="003C7443"/>
    <w:rsid w:val="003C7C47"/>
    <w:rsid w:val="003D12C9"/>
    <w:rsid w:val="003D1CA5"/>
    <w:rsid w:val="003D2B73"/>
    <w:rsid w:val="003D32A3"/>
    <w:rsid w:val="003D3789"/>
    <w:rsid w:val="003D3BCD"/>
    <w:rsid w:val="003D4528"/>
    <w:rsid w:val="003D4D59"/>
    <w:rsid w:val="003D55E8"/>
    <w:rsid w:val="003D5EF9"/>
    <w:rsid w:val="003D6082"/>
    <w:rsid w:val="003D6CB2"/>
    <w:rsid w:val="003E0418"/>
    <w:rsid w:val="003E07D2"/>
    <w:rsid w:val="003E2CEE"/>
    <w:rsid w:val="003E301D"/>
    <w:rsid w:val="003E363D"/>
    <w:rsid w:val="003E3904"/>
    <w:rsid w:val="003E394C"/>
    <w:rsid w:val="003E3BEF"/>
    <w:rsid w:val="003E3C89"/>
    <w:rsid w:val="003E46BD"/>
    <w:rsid w:val="003E48DB"/>
    <w:rsid w:val="003E5202"/>
    <w:rsid w:val="003E5DD8"/>
    <w:rsid w:val="003E6067"/>
    <w:rsid w:val="003E6685"/>
    <w:rsid w:val="003E6F1F"/>
    <w:rsid w:val="003E7A89"/>
    <w:rsid w:val="003F0149"/>
    <w:rsid w:val="003F033A"/>
    <w:rsid w:val="003F0FAE"/>
    <w:rsid w:val="003F2521"/>
    <w:rsid w:val="003F252D"/>
    <w:rsid w:val="003F2B38"/>
    <w:rsid w:val="003F5125"/>
    <w:rsid w:val="003F5360"/>
    <w:rsid w:val="003F78A9"/>
    <w:rsid w:val="00400782"/>
    <w:rsid w:val="00400EF7"/>
    <w:rsid w:val="004011BF"/>
    <w:rsid w:val="0040383A"/>
    <w:rsid w:val="00403D3D"/>
    <w:rsid w:val="00403DAC"/>
    <w:rsid w:val="00404B38"/>
    <w:rsid w:val="00404FB4"/>
    <w:rsid w:val="0040583C"/>
    <w:rsid w:val="00405ACD"/>
    <w:rsid w:val="00410A5B"/>
    <w:rsid w:val="00410E7F"/>
    <w:rsid w:val="00411A2A"/>
    <w:rsid w:val="00413F2D"/>
    <w:rsid w:val="004141B9"/>
    <w:rsid w:val="004156FF"/>
    <w:rsid w:val="0041654F"/>
    <w:rsid w:val="00417F13"/>
    <w:rsid w:val="00420416"/>
    <w:rsid w:val="00420478"/>
    <w:rsid w:val="00420ED8"/>
    <w:rsid w:val="00422D41"/>
    <w:rsid w:val="0042304D"/>
    <w:rsid w:val="00423AEE"/>
    <w:rsid w:val="00424C5A"/>
    <w:rsid w:val="0042530E"/>
    <w:rsid w:val="004255CA"/>
    <w:rsid w:val="0042583D"/>
    <w:rsid w:val="00426230"/>
    <w:rsid w:val="00427BD6"/>
    <w:rsid w:val="00430546"/>
    <w:rsid w:val="0043089E"/>
    <w:rsid w:val="0043140F"/>
    <w:rsid w:val="00432F3B"/>
    <w:rsid w:val="004343FA"/>
    <w:rsid w:val="0043469A"/>
    <w:rsid w:val="004350B5"/>
    <w:rsid w:val="004357CA"/>
    <w:rsid w:val="00436F98"/>
    <w:rsid w:val="004379A4"/>
    <w:rsid w:val="004405AE"/>
    <w:rsid w:val="00440EC7"/>
    <w:rsid w:val="004432E8"/>
    <w:rsid w:val="0044431E"/>
    <w:rsid w:val="00444C1D"/>
    <w:rsid w:val="004452F8"/>
    <w:rsid w:val="0044563F"/>
    <w:rsid w:val="004456E8"/>
    <w:rsid w:val="00445F3C"/>
    <w:rsid w:val="0044791A"/>
    <w:rsid w:val="00450E3A"/>
    <w:rsid w:val="0045159E"/>
    <w:rsid w:val="004522E0"/>
    <w:rsid w:val="00452878"/>
    <w:rsid w:val="0045452C"/>
    <w:rsid w:val="00455861"/>
    <w:rsid w:val="0045593B"/>
    <w:rsid w:val="00457172"/>
    <w:rsid w:val="00457DB3"/>
    <w:rsid w:val="00461767"/>
    <w:rsid w:val="00462099"/>
    <w:rsid w:val="00462164"/>
    <w:rsid w:val="00462E9A"/>
    <w:rsid w:val="00463C3A"/>
    <w:rsid w:val="004659E8"/>
    <w:rsid w:val="004664C9"/>
    <w:rsid w:val="00466A82"/>
    <w:rsid w:val="00470614"/>
    <w:rsid w:val="004718B6"/>
    <w:rsid w:val="00472897"/>
    <w:rsid w:val="00472A2F"/>
    <w:rsid w:val="0047413F"/>
    <w:rsid w:val="00474B27"/>
    <w:rsid w:val="00475DFE"/>
    <w:rsid w:val="00475E66"/>
    <w:rsid w:val="004761E0"/>
    <w:rsid w:val="004762C5"/>
    <w:rsid w:val="00476D1E"/>
    <w:rsid w:val="00480A7F"/>
    <w:rsid w:val="00480CDF"/>
    <w:rsid w:val="004811E3"/>
    <w:rsid w:val="00481CDF"/>
    <w:rsid w:val="004823EE"/>
    <w:rsid w:val="00483185"/>
    <w:rsid w:val="004831A1"/>
    <w:rsid w:val="00483DF3"/>
    <w:rsid w:val="0048435F"/>
    <w:rsid w:val="0048446B"/>
    <w:rsid w:val="0048499C"/>
    <w:rsid w:val="004868A6"/>
    <w:rsid w:val="004872D0"/>
    <w:rsid w:val="00487749"/>
    <w:rsid w:val="00490034"/>
    <w:rsid w:val="00490A02"/>
    <w:rsid w:val="00490CD5"/>
    <w:rsid w:val="0049189E"/>
    <w:rsid w:val="00493EFE"/>
    <w:rsid w:val="004956D3"/>
    <w:rsid w:val="00496045"/>
    <w:rsid w:val="0049791D"/>
    <w:rsid w:val="004A08A3"/>
    <w:rsid w:val="004A22F9"/>
    <w:rsid w:val="004A2E12"/>
    <w:rsid w:val="004A30A3"/>
    <w:rsid w:val="004A3AD9"/>
    <w:rsid w:val="004A3C8B"/>
    <w:rsid w:val="004A3D17"/>
    <w:rsid w:val="004A5142"/>
    <w:rsid w:val="004A5A7F"/>
    <w:rsid w:val="004A5C7B"/>
    <w:rsid w:val="004A7A88"/>
    <w:rsid w:val="004B0B0E"/>
    <w:rsid w:val="004B12B7"/>
    <w:rsid w:val="004B1C91"/>
    <w:rsid w:val="004B2931"/>
    <w:rsid w:val="004B3B0E"/>
    <w:rsid w:val="004B4488"/>
    <w:rsid w:val="004B4F8C"/>
    <w:rsid w:val="004B56AD"/>
    <w:rsid w:val="004C0665"/>
    <w:rsid w:val="004C0A64"/>
    <w:rsid w:val="004C1897"/>
    <w:rsid w:val="004C193E"/>
    <w:rsid w:val="004C2695"/>
    <w:rsid w:val="004C2B34"/>
    <w:rsid w:val="004C2B4E"/>
    <w:rsid w:val="004C2D32"/>
    <w:rsid w:val="004C3305"/>
    <w:rsid w:val="004C3590"/>
    <w:rsid w:val="004C390E"/>
    <w:rsid w:val="004C5134"/>
    <w:rsid w:val="004C5812"/>
    <w:rsid w:val="004C5D4F"/>
    <w:rsid w:val="004C5F88"/>
    <w:rsid w:val="004C6393"/>
    <w:rsid w:val="004C63F9"/>
    <w:rsid w:val="004C68C8"/>
    <w:rsid w:val="004D0BDA"/>
    <w:rsid w:val="004D1685"/>
    <w:rsid w:val="004D2278"/>
    <w:rsid w:val="004D2357"/>
    <w:rsid w:val="004D3F94"/>
    <w:rsid w:val="004D5857"/>
    <w:rsid w:val="004D6A0A"/>
    <w:rsid w:val="004D6B1B"/>
    <w:rsid w:val="004D6E2F"/>
    <w:rsid w:val="004D7377"/>
    <w:rsid w:val="004D786D"/>
    <w:rsid w:val="004D7C5D"/>
    <w:rsid w:val="004E3776"/>
    <w:rsid w:val="004E4382"/>
    <w:rsid w:val="004E43B6"/>
    <w:rsid w:val="004E4604"/>
    <w:rsid w:val="004E460E"/>
    <w:rsid w:val="004E4DE0"/>
    <w:rsid w:val="004E510D"/>
    <w:rsid w:val="004E5273"/>
    <w:rsid w:val="004E527A"/>
    <w:rsid w:val="004E58E8"/>
    <w:rsid w:val="004E660F"/>
    <w:rsid w:val="004E6B73"/>
    <w:rsid w:val="004E7ADD"/>
    <w:rsid w:val="004F10ED"/>
    <w:rsid w:val="004F1BB4"/>
    <w:rsid w:val="004F1C64"/>
    <w:rsid w:val="004F2B66"/>
    <w:rsid w:val="004F315A"/>
    <w:rsid w:val="004F3CF7"/>
    <w:rsid w:val="004F45B8"/>
    <w:rsid w:val="004F4970"/>
    <w:rsid w:val="004F572F"/>
    <w:rsid w:val="004F617A"/>
    <w:rsid w:val="004F662F"/>
    <w:rsid w:val="004F73E2"/>
    <w:rsid w:val="004F7801"/>
    <w:rsid w:val="004F78EB"/>
    <w:rsid w:val="0050008B"/>
    <w:rsid w:val="005004DA"/>
    <w:rsid w:val="005013DE"/>
    <w:rsid w:val="0050154F"/>
    <w:rsid w:val="00501A9A"/>
    <w:rsid w:val="00501B05"/>
    <w:rsid w:val="005023C1"/>
    <w:rsid w:val="00502CC4"/>
    <w:rsid w:val="00503084"/>
    <w:rsid w:val="00503121"/>
    <w:rsid w:val="00504EA9"/>
    <w:rsid w:val="00504EED"/>
    <w:rsid w:val="00505092"/>
    <w:rsid w:val="00505497"/>
    <w:rsid w:val="005100E2"/>
    <w:rsid w:val="0051039A"/>
    <w:rsid w:val="005106F2"/>
    <w:rsid w:val="0051101E"/>
    <w:rsid w:val="00512903"/>
    <w:rsid w:val="00512EFB"/>
    <w:rsid w:val="00514637"/>
    <w:rsid w:val="00514A9E"/>
    <w:rsid w:val="00514F20"/>
    <w:rsid w:val="005165FB"/>
    <w:rsid w:val="00516D32"/>
    <w:rsid w:val="00516E63"/>
    <w:rsid w:val="00520078"/>
    <w:rsid w:val="005205AF"/>
    <w:rsid w:val="00522087"/>
    <w:rsid w:val="005224E5"/>
    <w:rsid w:val="00522F71"/>
    <w:rsid w:val="00522F7E"/>
    <w:rsid w:val="00522FFE"/>
    <w:rsid w:val="0052390B"/>
    <w:rsid w:val="00523A88"/>
    <w:rsid w:val="00523AED"/>
    <w:rsid w:val="00524438"/>
    <w:rsid w:val="00524630"/>
    <w:rsid w:val="00524D35"/>
    <w:rsid w:val="00525167"/>
    <w:rsid w:val="00525775"/>
    <w:rsid w:val="00525B7B"/>
    <w:rsid w:val="00527B8B"/>
    <w:rsid w:val="00527F2B"/>
    <w:rsid w:val="005308C2"/>
    <w:rsid w:val="00531341"/>
    <w:rsid w:val="005332F8"/>
    <w:rsid w:val="0053341F"/>
    <w:rsid w:val="00533BB3"/>
    <w:rsid w:val="00534C3E"/>
    <w:rsid w:val="00534D81"/>
    <w:rsid w:val="00534EF2"/>
    <w:rsid w:val="0053596A"/>
    <w:rsid w:val="00535D58"/>
    <w:rsid w:val="00536CE4"/>
    <w:rsid w:val="00540268"/>
    <w:rsid w:val="005402D9"/>
    <w:rsid w:val="00540A00"/>
    <w:rsid w:val="00541D65"/>
    <w:rsid w:val="00542FB5"/>
    <w:rsid w:val="00543670"/>
    <w:rsid w:val="00543B18"/>
    <w:rsid w:val="00543E2D"/>
    <w:rsid w:val="0054524E"/>
    <w:rsid w:val="00545817"/>
    <w:rsid w:val="00547B3D"/>
    <w:rsid w:val="00547DB7"/>
    <w:rsid w:val="00550C9A"/>
    <w:rsid w:val="005512B3"/>
    <w:rsid w:val="00551DE6"/>
    <w:rsid w:val="00552B33"/>
    <w:rsid w:val="00552FEC"/>
    <w:rsid w:val="00553264"/>
    <w:rsid w:val="00555516"/>
    <w:rsid w:val="0055675E"/>
    <w:rsid w:val="00557EC4"/>
    <w:rsid w:val="00563384"/>
    <w:rsid w:val="00564968"/>
    <w:rsid w:val="0056611C"/>
    <w:rsid w:val="00567262"/>
    <w:rsid w:val="00567D7C"/>
    <w:rsid w:val="005701DE"/>
    <w:rsid w:val="00570E10"/>
    <w:rsid w:val="00571DC8"/>
    <w:rsid w:val="00576682"/>
    <w:rsid w:val="00576D6A"/>
    <w:rsid w:val="00577502"/>
    <w:rsid w:val="005779F1"/>
    <w:rsid w:val="00577ABD"/>
    <w:rsid w:val="00580183"/>
    <w:rsid w:val="005805E4"/>
    <w:rsid w:val="005815E2"/>
    <w:rsid w:val="00581B9B"/>
    <w:rsid w:val="005824E2"/>
    <w:rsid w:val="00582BFF"/>
    <w:rsid w:val="00583064"/>
    <w:rsid w:val="005836AB"/>
    <w:rsid w:val="005842FF"/>
    <w:rsid w:val="005843A1"/>
    <w:rsid w:val="005853EE"/>
    <w:rsid w:val="005855F3"/>
    <w:rsid w:val="00585BC1"/>
    <w:rsid w:val="00586EFC"/>
    <w:rsid w:val="00590152"/>
    <w:rsid w:val="005934A7"/>
    <w:rsid w:val="005939E1"/>
    <w:rsid w:val="0059411D"/>
    <w:rsid w:val="005941C1"/>
    <w:rsid w:val="00594323"/>
    <w:rsid w:val="0059582A"/>
    <w:rsid w:val="00595886"/>
    <w:rsid w:val="00595E35"/>
    <w:rsid w:val="00596362"/>
    <w:rsid w:val="005968B4"/>
    <w:rsid w:val="005A0CCF"/>
    <w:rsid w:val="005A0D90"/>
    <w:rsid w:val="005A0E9E"/>
    <w:rsid w:val="005A11FB"/>
    <w:rsid w:val="005A125D"/>
    <w:rsid w:val="005A270C"/>
    <w:rsid w:val="005A28AA"/>
    <w:rsid w:val="005A2E1F"/>
    <w:rsid w:val="005A3949"/>
    <w:rsid w:val="005A4A83"/>
    <w:rsid w:val="005A4E4B"/>
    <w:rsid w:val="005A54B2"/>
    <w:rsid w:val="005A687D"/>
    <w:rsid w:val="005A7FB6"/>
    <w:rsid w:val="005B0EE5"/>
    <w:rsid w:val="005B2337"/>
    <w:rsid w:val="005B35AD"/>
    <w:rsid w:val="005B3E35"/>
    <w:rsid w:val="005B486B"/>
    <w:rsid w:val="005B60A8"/>
    <w:rsid w:val="005B6ED5"/>
    <w:rsid w:val="005C05EF"/>
    <w:rsid w:val="005C0DD8"/>
    <w:rsid w:val="005C1DD6"/>
    <w:rsid w:val="005C216A"/>
    <w:rsid w:val="005C29F8"/>
    <w:rsid w:val="005C2D07"/>
    <w:rsid w:val="005C3FD7"/>
    <w:rsid w:val="005C52CD"/>
    <w:rsid w:val="005C66EE"/>
    <w:rsid w:val="005C713A"/>
    <w:rsid w:val="005C7251"/>
    <w:rsid w:val="005C7996"/>
    <w:rsid w:val="005C7B62"/>
    <w:rsid w:val="005D0731"/>
    <w:rsid w:val="005D0C15"/>
    <w:rsid w:val="005D180B"/>
    <w:rsid w:val="005D3077"/>
    <w:rsid w:val="005D4A0A"/>
    <w:rsid w:val="005D55B3"/>
    <w:rsid w:val="005D695A"/>
    <w:rsid w:val="005D7295"/>
    <w:rsid w:val="005E31EF"/>
    <w:rsid w:val="005E3CE6"/>
    <w:rsid w:val="005E3DE1"/>
    <w:rsid w:val="005E5790"/>
    <w:rsid w:val="005E6808"/>
    <w:rsid w:val="005E6C5D"/>
    <w:rsid w:val="005E77D4"/>
    <w:rsid w:val="005E799A"/>
    <w:rsid w:val="005F1C2D"/>
    <w:rsid w:val="005F328D"/>
    <w:rsid w:val="005F3804"/>
    <w:rsid w:val="005F5379"/>
    <w:rsid w:val="005F59B9"/>
    <w:rsid w:val="005F65A9"/>
    <w:rsid w:val="005F6E00"/>
    <w:rsid w:val="005F770F"/>
    <w:rsid w:val="005F7732"/>
    <w:rsid w:val="006000FE"/>
    <w:rsid w:val="00600150"/>
    <w:rsid w:val="00600674"/>
    <w:rsid w:val="006017A3"/>
    <w:rsid w:val="0060529D"/>
    <w:rsid w:val="006058CE"/>
    <w:rsid w:val="00605998"/>
    <w:rsid w:val="006061BF"/>
    <w:rsid w:val="00606848"/>
    <w:rsid w:val="006070EE"/>
    <w:rsid w:val="00607AEE"/>
    <w:rsid w:val="00607F76"/>
    <w:rsid w:val="00611B47"/>
    <w:rsid w:val="00611E54"/>
    <w:rsid w:val="00612492"/>
    <w:rsid w:val="006129FA"/>
    <w:rsid w:val="0061305F"/>
    <w:rsid w:val="0061322D"/>
    <w:rsid w:val="00613991"/>
    <w:rsid w:val="00613B39"/>
    <w:rsid w:val="00614A61"/>
    <w:rsid w:val="00614D44"/>
    <w:rsid w:val="00614FEE"/>
    <w:rsid w:val="006168C4"/>
    <w:rsid w:val="006169CE"/>
    <w:rsid w:val="00616A20"/>
    <w:rsid w:val="00617704"/>
    <w:rsid w:val="006206BD"/>
    <w:rsid w:val="0062145C"/>
    <w:rsid w:val="00621B82"/>
    <w:rsid w:val="00622269"/>
    <w:rsid w:val="00622316"/>
    <w:rsid w:val="00622972"/>
    <w:rsid w:val="00623042"/>
    <w:rsid w:val="006242B6"/>
    <w:rsid w:val="006246CE"/>
    <w:rsid w:val="0062588C"/>
    <w:rsid w:val="00625D0A"/>
    <w:rsid w:val="0062640D"/>
    <w:rsid w:val="006275D1"/>
    <w:rsid w:val="006279F0"/>
    <w:rsid w:val="00627B38"/>
    <w:rsid w:val="00627E49"/>
    <w:rsid w:val="006308CF"/>
    <w:rsid w:val="006323A4"/>
    <w:rsid w:val="006340A7"/>
    <w:rsid w:val="00634DB6"/>
    <w:rsid w:val="00635E1E"/>
    <w:rsid w:val="00636636"/>
    <w:rsid w:val="006379E8"/>
    <w:rsid w:val="00637D38"/>
    <w:rsid w:val="00637D4F"/>
    <w:rsid w:val="00637D61"/>
    <w:rsid w:val="00637F71"/>
    <w:rsid w:val="00640637"/>
    <w:rsid w:val="00640842"/>
    <w:rsid w:val="0064222E"/>
    <w:rsid w:val="00643376"/>
    <w:rsid w:val="006450B6"/>
    <w:rsid w:val="006462FA"/>
    <w:rsid w:val="0064647D"/>
    <w:rsid w:val="0064663F"/>
    <w:rsid w:val="00646983"/>
    <w:rsid w:val="006474F1"/>
    <w:rsid w:val="0065008E"/>
    <w:rsid w:val="00650786"/>
    <w:rsid w:val="00650923"/>
    <w:rsid w:val="00650F11"/>
    <w:rsid w:val="00651285"/>
    <w:rsid w:val="00652A96"/>
    <w:rsid w:val="00653EB6"/>
    <w:rsid w:val="00654E76"/>
    <w:rsid w:val="006554A4"/>
    <w:rsid w:val="00655718"/>
    <w:rsid w:val="00655835"/>
    <w:rsid w:val="00657136"/>
    <w:rsid w:val="00657770"/>
    <w:rsid w:val="006608AF"/>
    <w:rsid w:val="00661A74"/>
    <w:rsid w:val="006624D5"/>
    <w:rsid w:val="00662C99"/>
    <w:rsid w:val="00662F4F"/>
    <w:rsid w:val="006631CE"/>
    <w:rsid w:val="00664736"/>
    <w:rsid w:val="00664AB5"/>
    <w:rsid w:val="00665401"/>
    <w:rsid w:val="00666B39"/>
    <w:rsid w:val="0067227D"/>
    <w:rsid w:val="00672291"/>
    <w:rsid w:val="00673448"/>
    <w:rsid w:val="00675AAA"/>
    <w:rsid w:val="00675E54"/>
    <w:rsid w:val="0067638A"/>
    <w:rsid w:val="006776E4"/>
    <w:rsid w:val="00680313"/>
    <w:rsid w:val="00680D7A"/>
    <w:rsid w:val="00682C1F"/>
    <w:rsid w:val="00683312"/>
    <w:rsid w:val="00683C05"/>
    <w:rsid w:val="006857AA"/>
    <w:rsid w:val="00686280"/>
    <w:rsid w:val="00686330"/>
    <w:rsid w:val="006863DA"/>
    <w:rsid w:val="0068775C"/>
    <w:rsid w:val="0068784F"/>
    <w:rsid w:val="00687B61"/>
    <w:rsid w:val="00687EDD"/>
    <w:rsid w:val="00690C9F"/>
    <w:rsid w:val="00692169"/>
    <w:rsid w:val="0069242D"/>
    <w:rsid w:val="006930E1"/>
    <w:rsid w:val="0069454E"/>
    <w:rsid w:val="00695E34"/>
    <w:rsid w:val="00696614"/>
    <w:rsid w:val="00696B83"/>
    <w:rsid w:val="006973FB"/>
    <w:rsid w:val="00697A5B"/>
    <w:rsid w:val="00697D6F"/>
    <w:rsid w:val="006A002E"/>
    <w:rsid w:val="006A0F49"/>
    <w:rsid w:val="006A1663"/>
    <w:rsid w:val="006A18D0"/>
    <w:rsid w:val="006A2C25"/>
    <w:rsid w:val="006A2FFB"/>
    <w:rsid w:val="006A3C3C"/>
    <w:rsid w:val="006A4A4D"/>
    <w:rsid w:val="006A6587"/>
    <w:rsid w:val="006A6DC3"/>
    <w:rsid w:val="006A7747"/>
    <w:rsid w:val="006A79EC"/>
    <w:rsid w:val="006A7AAC"/>
    <w:rsid w:val="006B0DD6"/>
    <w:rsid w:val="006B3737"/>
    <w:rsid w:val="006B39D8"/>
    <w:rsid w:val="006B3A44"/>
    <w:rsid w:val="006B41C0"/>
    <w:rsid w:val="006B486C"/>
    <w:rsid w:val="006B5202"/>
    <w:rsid w:val="006B5932"/>
    <w:rsid w:val="006B6516"/>
    <w:rsid w:val="006B6941"/>
    <w:rsid w:val="006B76E6"/>
    <w:rsid w:val="006C13CC"/>
    <w:rsid w:val="006C27F2"/>
    <w:rsid w:val="006C2A82"/>
    <w:rsid w:val="006C2F84"/>
    <w:rsid w:val="006C3682"/>
    <w:rsid w:val="006C4081"/>
    <w:rsid w:val="006C60F1"/>
    <w:rsid w:val="006C6861"/>
    <w:rsid w:val="006C69E2"/>
    <w:rsid w:val="006C79CC"/>
    <w:rsid w:val="006D01B0"/>
    <w:rsid w:val="006D086C"/>
    <w:rsid w:val="006D132A"/>
    <w:rsid w:val="006D19FD"/>
    <w:rsid w:val="006D1D47"/>
    <w:rsid w:val="006D2CB3"/>
    <w:rsid w:val="006D3854"/>
    <w:rsid w:val="006D3DCF"/>
    <w:rsid w:val="006D3F84"/>
    <w:rsid w:val="006D40B0"/>
    <w:rsid w:val="006D6206"/>
    <w:rsid w:val="006D7AA4"/>
    <w:rsid w:val="006D7F85"/>
    <w:rsid w:val="006D7FD1"/>
    <w:rsid w:val="006E0740"/>
    <w:rsid w:val="006E2336"/>
    <w:rsid w:val="006E235F"/>
    <w:rsid w:val="006E3810"/>
    <w:rsid w:val="006E44DC"/>
    <w:rsid w:val="006E4C82"/>
    <w:rsid w:val="006E6F0A"/>
    <w:rsid w:val="006E7A88"/>
    <w:rsid w:val="006E7AA8"/>
    <w:rsid w:val="006E7E78"/>
    <w:rsid w:val="006F1720"/>
    <w:rsid w:val="006F184E"/>
    <w:rsid w:val="006F39CD"/>
    <w:rsid w:val="006F40A2"/>
    <w:rsid w:val="006F40CB"/>
    <w:rsid w:val="006F5041"/>
    <w:rsid w:val="006F580C"/>
    <w:rsid w:val="006F5BAB"/>
    <w:rsid w:val="006F677D"/>
    <w:rsid w:val="006F67EA"/>
    <w:rsid w:val="006F6B06"/>
    <w:rsid w:val="006F6E5C"/>
    <w:rsid w:val="006F6ED4"/>
    <w:rsid w:val="007003A5"/>
    <w:rsid w:val="00701B09"/>
    <w:rsid w:val="007038A0"/>
    <w:rsid w:val="00705517"/>
    <w:rsid w:val="0070644A"/>
    <w:rsid w:val="00706795"/>
    <w:rsid w:val="00706EEC"/>
    <w:rsid w:val="00707250"/>
    <w:rsid w:val="007075D3"/>
    <w:rsid w:val="007076D7"/>
    <w:rsid w:val="00707DDF"/>
    <w:rsid w:val="00707E4D"/>
    <w:rsid w:val="00710C4B"/>
    <w:rsid w:val="00710F92"/>
    <w:rsid w:val="00711798"/>
    <w:rsid w:val="0071262C"/>
    <w:rsid w:val="0071367C"/>
    <w:rsid w:val="00713775"/>
    <w:rsid w:val="00713ADA"/>
    <w:rsid w:val="00714156"/>
    <w:rsid w:val="007142E9"/>
    <w:rsid w:val="00715031"/>
    <w:rsid w:val="00716706"/>
    <w:rsid w:val="00716C92"/>
    <w:rsid w:val="007204DA"/>
    <w:rsid w:val="0072058C"/>
    <w:rsid w:val="007213DE"/>
    <w:rsid w:val="0072250D"/>
    <w:rsid w:val="00722B6F"/>
    <w:rsid w:val="007234A8"/>
    <w:rsid w:val="007234BD"/>
    <w:rsid w:val="00723FF5"/>
    <w:rsid w:val="00724814"/>
    <w:rsid w:val="00725F47"/>
    <w:rsid w:val="00726DAB"/>
    <w:rsid w:val="0072734E"/>
    <w:rsid w:val="007307E1"/>
    <w:rsid w:val="00730A94"/>
    <w:rsid w:val="00735505"/>
    <w:rsid w:val="0073620D"/>
    <w:rsid w:val="007362DD"/>
    <w:rsid w:val="0073687F"/>
    <w:rsid w:val="00736AB4"/>
    <w:rsid w:val="00737EC3"/>
    <w:rsid w:val="00740C9D"/>
    <w:rsid w:val="00741497"/>
    <w:rsid w:val="00742AA5"/>
    <w:rsid w:val="007434A7"/>
    <w:rsid w:val="007436C7"/>
    <w:rsid w:val="00743791"/>
    <w:rsid w:val="0074399A"/>
    <w:rsid w:val="00744A91"/>
    <w:rsid w:val="00744A9C"/>
    <w:rsid w:val="00745A1C"/>
    <w:rsid w:val="0074611A"/>
    <w:rsid w:val="00746B13"/>
    <w:rsid w:val="00746FA3"/>
    <w:rsid w:val="0074777B"/>
    <w:rsid w:val="00747A79"/>
    <w:rsid w:val="00752B60"/>
    <w:rsid w:val="00753B1E"/>
    <w:rsid w:val="007540D0"/>
    <w:rsid w:val="0075420D"/>
    <w:rsid w:val="007561A7"/>
    <w:rsid w:val="007573D4"/>
    <w:rsid w:val="007574E6"/>
    <w:rsid w:val="00757C35"/>
    <w:rsid w:val="007603DD"/>
    <w:rsid w:val="00760B67"/>
    <w:rsid w:val="00761B09"/>
    <w:rsid w:val="00761F74"/>
    <w:rsid w:val="00762C0F"/>
    <w:rsid w:val="00763CBA"/>
    <w:rsid w:val="0076476A"/>
    <w:rsid w:val="007658F4"/>
    <w:rsid w:val="00766338"/>
    <w:rsid w:val="007673BD"/>
    <w:rsid w:val="007676FE"/>
    <w:rsid w:val="00770D3F"/>
    <w:rsid w:val="00770EC7"/>
    <w:rsid w:val="007711B1"/>
    <w:rsid w:val="00771CF9"/>
    <w:rsid w:val="007738CD"/>
    <w:rsid w:val="007739DB"/>
    <w:rsid w:val="00773B55"/>
    <w:rsid w:val="00773BBB"/>
    <w:rsid w:val="00773CF3"/>
    <w:rsid w:val="00774C40"/>
    <w:rsid w:val="0077528B"/>
    <w:rsid w:val="00775A34"/>
    <w:rsid w:val="00776775"/>
    <w:rsid w:val="007809FD"/>
    <w:rsid w:val="00780D41"/>
    <w:rsid w:val="007811F5"/>
    <w:rsid w:val="00782CC0"/>
    <w:rsid w:val="00783808"/>
    <w:rsid w:val="00790152"/>
    <w:rsid w:val="00790783"/>
    <w:rsid w:val="007908AB"/>
    <w:rsid w:val="00790E2E"/>
    <w:rsid w:val="00790E60"/>
    <w:rsid w:val="007916BE"/>
    <w:rsid w:val="007954BD"/>
    <w:rsid w:val="00796CCB"/>
    <w:rsid w:val="00797D98"/>
    <w:rsid w:val="007A0C18"/>
    <w:rsid w:val="007A25AC"/>
    <w:rsid w:val="007A288C"/>
    <w:rsid w:val="007A3F90"/>
    <w:rsid w:val="007A521E"/>
    <w:rsid w:val="007A6E11"/>
    <w:rsid w:val="007A7786"/>
    <w:rsid w:val="007B0D6F"/>
    <w:rsid w:val="007B11BA"/>
    <w:rsid w:val="007B1575"/>
    <w:rsid w:val="007B2A96"/>
    <w:rsid w:val="007B2BDF"/>
    <w:rsid w:val="007B45A9"/>
    <w:rsid w:val="007B575B"/>
    <w:rsid w:val="007B59F1"/>
    <w:rsid w:val="007B5B72"/>
    <w:rsid w:val="007B64C6"/>
    <w:rsid w:val="007B67B2"/>
    <w:rsid w:val="007C0170"/>
    <w:rsid w:val="007C1791"/>
    <w:rsid w:val="007C48BB"/>
    <w:rsid w:val="007C4932"/>
    <w:rsid w:val="007C4AA0"/>
    <w:rsid w:val="007C53DA"/>
    <w:rsid w:val="007C541E"/>
    <w:rsid w:val="007C5905"/>
    <w:rsid w:val="007C6D5C"/>
    <w:rsid w:val="007C74F4"/>
    <w:rsid w:val="007D12A3"/>
    <w:rsid w:val="007D23AE"/>
    <w:rsid w:val="007D29C4"/>
    <w:rsid w:val="007D2A83"/>
    <w:rsid w:val="007D366B"/>
    <w:rsid w:val="007D4882"/>
    <w:rsid w:val="007D4E32"/>
    <w:rsid w:val="007D58C8"/>
    <w:rsid w:val="007D6872"/>
    <w:rsid w:val="007D6951"/>
    <w:rsid w:val="007D6D99"/>
    <w:rsid w:val="007E07AF"/>
    <w:rsid w:val="007E0AFD"/>
    <w:rsid w:val="007E2019"/>
    <w:rsid w:val="007E2C6D"/>
    <w:rsid w:val="007E3741"/>
    <w:rsid w:val="007E3B9F"/>
    <w:rsid w:val="007E4DD8"/>
    <w:rsid w:val="007E57EA"/>
    <w:rsid w:val="007E604D"/>
    <w:rsid w:val="007E6193"/>
    <w:rsid w:val="007E64DA"/>
    <w:rsid w:val="007E6DC2"/>
    <w:rsid w:val="007E7843"/>
    <w:rsid w:val="007E78C3"/>
    <w:rsid w:val="007E7C15"/>
    <w:rsid w:val="007F1894"/>
    <w:rsid w:val="007F24B0"/>
    <w:rsid w:val="007F26DC"/>
    <w:rsid w:val="007F37D3"/>
    <w:rsid w:val="007F3C74"/>
    <w:rsid w:val="007F3F93"/>
    <w:rsid w:val="007F4337"/>
    <w:rsid w:val="007F4C16"/>
    <w:rsid w:val="007F539D"/>
    <w:rsid w:val="007F5564"/>
    <w:rsid w:val="007F7DC6"/>
    <w:rsid w:val="008001C6"/>
    <w:rsid w:val="00800F83"/>
    <w:rsid w:val="008018EB"/>
    <w:rsid w:val="00802063"/>
    <w:rsid w:val="00802429"/>
    <w:rsid w:val="0080248A"/>
    <w:rsid w:val="008036AE"/>
    <w:rsid w:val="00803B4A"/>
    <w:rsid w:val="00803D16"/>
    <w:rsid w:val="00803F21"/>
    <w:rsid w:val="00804BDA"/>
    <w:rsid w:val="00804F38"/>
    <w:rsid w:val="00805A3A"/>
    <w:rsid w:val="00806186"/>
    <w:rsid w:val="00810504"/>
    <w:rsid w:val="00810764"/>
    <w:rsid w:val="00811B79"/>
    <w:rsid w:val="00811C10"/>
    <w:rsid w:val="00811F06"/>
    <w:rsid w:val="00812495"/>
    <w:rsid w:val="008126D5"/>
    <w:rsid w:val="00812D0E"/>
    <w:rsid w:val="00813806"/>
    <w:rsid w:val="0081389C"/>
    <w:rsid w:val="00813D9E"/>
    <w:rsid w:val="0081411A"/>
    <w:rsid w:val="00815401"/>
    <w:rsid w:val="00815A49"/>
    <w:rsid w:val="00816ED2"/>
    <w:rsid w:val="008203E9"/>
    <w:rsid w:val="00820A0D"/>
    <w:rsid w:val="00820F27"/>
    <w:rsid w:val="008212A3"/>
    <w:rsid w:val="00821CFD"/>
    <w:rsid w:val="0082246B"/>
    <w:rsid w:val="00822613"/>
    <w:rsid w:val="008226CD"/>
    <w:rsid w:val="008226F6"/>
    <w:rsid w:val="00822FFD"/>
    <w:rsid w:val="00823B57"/>
    <w:rsid w:val="00823C5F"/>
    <w:rsid w:val="008242FF"/>
    <w:rsid w:val="008243F6"/>
    <w:rsid w:val="00824FA0"/>
    <w:rsid w:val="00825DF8"/>
    <w:rsid w:val="00825E0F"/>
    <w:rsid w:val="00825EA0"/>
    <w:rsid w:val="00827A3C"/>
    <w:rsid w:val="00827AF5"/>
    <w:rsid w:val="00827F60"/>
    <w:rsid w:val="00830DF0"/>
    <w:rsid w:val="008324B5"/>
    <w:rsid w:val="00833205"/>
    <w:rsid w:val="0083415E"/>
    <w:rsid w:val="0083473B"/>
    <w:rsid w:val="00834812"/>
    <w:rsid w:val="00834F1B"/>
    <w:rsid w:val="008402F3"/>
    <w:rsid w:val="008409C1"/>
    <w:rsid w:val="00840A72"/>
    <w:rsid w:val="00841D1D"/>
    <w:rsid w:val="00843B73"/>
    <w:rsid w:val="008443D7"/>
    <w:rsid w:val="00845534"/>
    <w:rsid w:val="008458D6"/>
    <w:rsid w:val="0084604D"/>
    <w:rsid w:val="008469FD"/>
    <w:rsid w:val="008477DC"/>
    <w:rsid w:val="008501CA"/>
    <w:rsid w:val="00850BD0"/>
    <w:rsid w:val="00851696"/>
    <w:rsid w:val="00854274"/>
    <w:rsid w:val="00854E6F"/>
    <w:rsid w:val="00856170"/>
    <w:rsid w:val="008563B9"/>
    <w:rsid w:val="0085641A"/>
    <w:rsid w:val="00860B75"/>
    <w:rsid w:val="00860FC2"/>
    <w:rsid w:val="008632A9"/>
    <w:rsid w:val="0086378B"/>
    <w:rsid w:val="00864453"/>
    <w:rsid w:val="00864672"/>
    <w:rsid w:val="00864970"/>
    <w:rsid w:val="0086500E"/>
    <w:rsid w:val="00865CA5"/>
    <w:rsid w:val="00865DF2"/>
    <w:rsid w:val="00867DDC"/>
    <w:rsid w:val="0087015C"/>
    <w:rsid w:val="00871B20"/>
    <w:rsid w:val="008736C6"/>
    <w:rsid w:val="00876357"/>
    <w:rsid w:val="0087678A"/>
    <w:rsid w:val="0087698A"/>
    <w:rsid w:val="008771A2"/>
    <w:rsid w:val="0087789B"/>
    <w:rsid w:val="00880E49"/>
    <w:rsid w:val="00881236"/>
    <w:rsid w:val="00881F8F"/>
    <w:rsid w:val="00882068"/>
    <w:rsid w:val="00882D0A"/>
    <w:rsid w:val="0088386B"/>
    <w:rsid w:val="008843BE"/>
    <w:rsid w:val="008855F7"/>
    <w:rsid w:val="00886191"/>
    <w:rsid w:val="008871A2"/>
    <w:rsid w:val="0088780B"/>
    <w:rsid w:val="0089051F"/>
    <w:rsid w:val="00891505"/>
    <w:rsid w:val="00891BC8"/>
    <w:rsid w:val="00891D24"/>
    <w:rsid w:val="008921A7"/>
    <w:rsid w:val="008932C3"/>
    <w:rsid w:val="00893347"/>
    <w:rsid w:val="008937AE"/>
    <w:rsid w:val="0089387E"/>
    <w:rsid w:val="00893F59"/>
    <w:rsid w:val="00893F6D"/>
    <w:rsid w:val="00895E55"/>
    <w:rsid w:val="00896419"/>
    <w:rsid w:val="00896637"/>
    <w:rsid w:val="008979A1"/>
    <w:rsid w:val="008A042D"/>
    <w:rsid w:val="008A10BC"/>
    <w:rsid w:val="008A2024"/>
    <w:rsid w:val="008A2D8F"/>
    <w:rsid w:val="008A2E15"/>
    <w:rsid w:val="008A4AD5"/>
    <w:rsid w:val="008A5298"/>
    <w:rsid w:val="008A5AFD"/>
    <w:rsid w:val="008A5C4B"/>
    <w:rsid w:val="008A65A1"/>
    <w:rsid w:val="008A7176"/>
    <w:rsid w:val="008B0F33"/>
    <w:rsid w:val="008B15A1"/>
    <w:rsid w:val="008B2363"/>
    <w:rsid w:val="008B3026"/>
    <w:rsid w:val="008B38FA"/>
    <w:rsid w:val="008B41CE"/>
    <w:rsid w:val="008B4B21"/>
    <w:rsid w:val="008B556B"/>
    <w:rsid w:val="008B6944"/>
    <w:rsid w:val="008B6972"/>
    <w:rsid w:val="008C083C"/>
    <w:rsid w:val="008C1151"/>
    <w:rsid w:val="008C355B"/>
    <w:rsid w:val="008C3AD5"/>
    <w:rsid w:val="008C51DE"/>
    <w:rsid w:val="008C5A7A"/>
    <w:rsid w:val="008C735B"/>
    <w:rsid w:val="008D2479"/>
    <w:rsid w:val="008D2722"/>
    <w:rsid w:val="008D2E50"/>
    <w:rsid w:val="008D37DF"/>
    <w:rsid w:val="008D529E"/>
    <w:rsid w:val="008D5A45"/>
    <w:rsid w:val="008D5CDA"/>
    <w:rsid w:val="008D5E8B"/>
    <w:rsid w:val="008E0759"/>
    <w:rsid w:val="008E1BA3"/>
    <w:rsid w:val="008E1F1D"/>
    <w:rsid w:val="008E32C5"/>
    <w:rsid w:val="008E35A5"/>
    <w:rsid w:val="008E3CF8"/>
    <w:rsid w:val="008E4FD3"/>
    <w:rsid w:val="008E7CB2"/>
    <w:rsid w:val="008F122D"/>
    <w:rsid w:val="008F1477"/>
    <w:rsid w:val="008F1E0C"/>
    <w:rsid w:val="008F318D"/>
    <w:rsid w:val="008F56E7"/>
    <w:rsid w:val="008F6563"/>
    <w:rsid w:val="008F728E"/>
    <w:rsid w:val="008F7B3C"/>
    <w:rsid w:val="008F7FBC"/>
    <w:rsid w:val="00900CA4"/>
    <w:rsid w:val="0090130E"/>
    <w:rsid w:val="00902A33"/>
    <w:rsid w:val="00902B6B"/>
    <w:rsid w:val="00903995"/>
    <w:rsid w:val="00903AD9"/>
    <w:rsid w:val="00903F3E"/>
    <w:rsid w:val="00904E08"/>
    <w:rsid w:val="00905AEA"/>
    <w:rsid w:val="00905B8F"/>
    <w:rsid w:val="00907EA5"/>
    <w:rsid w:val="00910C42"/>
    <w:rsid w:val="00911342"/>
    <w:rsid w:val="00911542"/>
    <w:rsid w:val="00911A6C"/>
    <w:rsid w:val="0091256C"/>
    <w:rsid w:val="00912E21"/>
    <w:rsid w:val="00914308"/>
    <w:rsid w:val="00914D73"/>
    <w:rsid w:val="0091518A"/>
    <w:rsid w:val="00915B15"/>
    <w:rsid w:val="00916227"/>
    <w:rsid w:val="00916400"/>
    <w:rsid w:val="009164AC"/>
    <w:rsid w:val="00916558"/>
    <w:rsid w:val="00921573"/>
    <w:rsid w:val="009227DA"/>
    <w:rsid w:val="00923329"/>
    <w:rsid w:val="00923A68"/>
    <w:rsid w:val="00924AFD"/>
    <w:rsid w:val="00924F77"/>
    <w:rsid w:val="009267CD"/>
    <w:rsid w:val="00926931"/>
    <w:rsid w:val="00927BC4"/>
    <w:rsid w:val="0093097B"/>
    <w:rsid w:val="00930DE3"/>
    <w:rsid w:val="00932093"/>
    <w:rsid w:val="009330CA"/>
    <w:rsid w:val="00933BEB"/>
    <w:rsid w:val="009345DB"/>
    <w:rsid w:val="00934738"/>
    <w:rsid w:val="0093571A"/>
    <w:rsid w:val="009360C0"/>
    <w:rsid w:val="009366CA"/>
    <w:rsid w:val="009400D5"/>
    <w:rsid w:val="009403BA"/>
    <w:rsid w:val="009408BA"/>
    <w:rsid w:val="00941B79"/>
    <w:rsid w:val="00943EDF"/>
    <w:rsid w:val="00945043"/>
    <w:rsid w:val="0095008E"/>
    <w:rsid w:val="009501D5"/>
    <w:rsid w:val="00950442"/>
    <w:rsid w:val="00950D00"/>
    <w:rsid w:val="0095202A"/>
    <w:rsid w:val="00952195"/>
    <w:rsid w:val="009538A3"/>
    <w:rsid w:val="00953DED"/>
    <w:rsid w:val="009542EA"/>
    <w:rsid w:val="00955953"/>
    <w:rsid w:val="0095776E"/>
    <w:rsid w:val="00957EEC"/>
    <w:rsid w:val="009600CC"/>
    <w:rsid w:val="009615BD"/>
    <w:rsid w:val="00961B4E"/>
    <w:rsid w:val="00962CBC"/>
    <w:rsid w:val="00962D46"/>
    <w:rsid w:val="00962F5B"/>
    <w:rsid w:val="009652AB"/>
    <w:rsid w:val="00965CA3"/>
    <w:rsid w:val="0096781E"/>
    <w:rsid w:val="00967AC6"/>
    <w:rsid w:val="00967DC0"/>
    <w:rsid w:val="00970153"/>
    <w:rsid w:val="009709CB"/>
    <w:rsid w:val="00970B9E"/>
    <w:rsid w:val="00971A98"/>
    <w:rsid w:val="00971C94"/>
    <w:rsid w:val="009730DB"/>
    <w:rsid w:val="0097362A"/>
    <w:rsid w:val="00973990"/>
    <w:rsid w:val="00973DA9"/>
    <w:rsid w:val="009748BF"/>
    <w:rsid w:val="009759CD"/>
    <w:rsid w:val="00975E1D"/>
    <w:rsid w:val="00975F77"/>
    <w:rsid w:val="0097609E"/>
    <w:rsid w:val="00977357"/>
    <w:rsid w:val="00977775"/>
    <w:rsid w:val="009804E5"/>
    <w:rsid w:val="00980D03"/>
    <w:rsid w:val="00982D5E"/>
    <w:rsid w:val="00982E07"/>
    <w:rsid w:val="00983357"/>
    <w:rsid w:val="00983FB6"/>
    <w:rsid w:val="0098461E"/>
    <w:rsid w:val="00985293"/>
    <w:rsid w:val="00987775"/>
    <w:rsid w:val="00987D8C"/>
    <w:rsid w:val="00990B73"/>
    <w:rsid w:val="00990DAC"/>
    <w:rsid w:val="00990E73"/>
    <w:rsid w:val="009917D3"/>
    <w:rsid w:val="009933F4"/>
    <w:rsid w:val="009942D3"/>
    <w:rsid w:val="00994403"/>
    <w:rsid w:val="0099542A"/>
    <w:rsid w:val="0099543E"/>
    <w:rsid w:val="00995570"/>
    <w:rsid w:val="00995CC6"/>
    <w:rsid w:val="00995D11"/>
    <w:rsid w:val="0099693F"/>
    <w:rsid w:val="00997F73"/>
    <w:rsid w:val="009A13D5"/>
    <w:rsid w:val="009A1F57"/>
    <w:rsid w:val="009A2967"/>
    <w:rsid w:val="009A2CF8"/>
    <w:rsid w:val="009A2E91"/>
    <w:rsid w:val="009A4EB3"/>
    <w:rsid w:val="009A5170"/>
    <w:rsid w:val="009A67F9"/>
    <w:rsid w:val="009B113F"/>
    <w:rsid w:val="009B1457"/>
    <w:rsid w:val="009B2C44"/>
    <w:rsid w:val="009B3540"/>
    <w:rsid w:val="009B35F1"/>
    <w:rsid w:val="009B3D9D"/>
    <w:rsid w:val="009B3DA1"/>
    <w:rsid w:val="009B479F"/>
    <w:rsid w:val="009B5323"/>
    <w:rsid w:val="009B5911"/>
    <w:rsid w:val="009B6B57"/>
    <w:rsid w:val="009B785D"/>
    <w:rsid w:val="009B7BFD"/>
    <w:rsid w:val="009C13DA"/>
    <w:rsid w:val="009C19D9"/>
    <w:rsid w:val="009C36BD"/>
    <w:rsid w:val="009C48C2"/>
    <w:rsid w:val="009C5C6A"/>
    <w:rsid w:val="009C5DD0"/>
    <w:rsid w:val="009C6DBB"/>
    <w:rsid w:val="009C7911"/>
    <w:rsid w:val="009D0BC4"/>
    <w:rsid w:val="009D0D07"/>
    <w:rsid w:val="009D1CF2"/>
    <w:rsid w:val="009D2870"/>
    <w:rsid w:val="009D2ECA"/>
    <w:rsid w:val="009D3D20"/>
    <w:rsid w:val="009D4827"/>
    <w:rsid w:val="009D4B19"/>
    <w:rsid w:val="009D65D4"/>
    <w:rsid w:val="009D68B1"/>
    <w:rsid w:val="009D69AB"/>
    <w:rsid w:val="009E1060"/>
    <w:rsid w:val="009E14A3"/>
    <w:rsid w:val="009E1BA1"/>
    <w:rsid w:val="009E2A8A"/>
    <w:rsid w:val="009E2AF4"/>
    <w:rsid w:val="009E300B"/>
    <w:rsid w:val="009E43D9"/>
    <w:rsid w:val="009E480B"/>
    <w:rsid w:val="009E50FF"/>
    <w:rsid w:val="009E5EBA"/>
    <w:rsid w:val="009E60CD"/>
    <w:rsid w:val="009E6789"/>
    <w:rsid w:val="009E6819"/>
    <w:rsid w:val="009E7005"/>
    <w:rsid w:val="009E723C"/>
    <w:rsid w:val="009E75EA"/>
    <w:rsid w:val="009F082B"/>
    <w:rsid w:val="009F0C73"/>
    <w:rsid w:val="009F21C9"/>
    <w:rsid w:val="009F2B1E"/>
    <w:rsid w:val="009F2D10"/>
    <w:rsid w:val="009F395A"/>
    <w:rsid w:val="009F3E0C"/>
    <w:rsid w:val="009F4E96"/>
    <w:rsid w:val="00A0007A"/>
    <w:rsid w:val="00A004C4"/>
    <w:rsid w:val="00A010A2"/>
    <w:rsid w:val="00A012FF"/>
    <w:rsid w:val="00A022B6"/>
    <w:rsid w:val="00A02858"/>
    <w:rsid w:val="00A02F93"/>
    <w:rsid w:val="00A034A5"/>
    <w:rsid w:val="00A0405A"/>
    <w:rsid w:val="00A053ED"/>
    <w:rsid w:val="00A05F01"/>
    <w:rsid w:val="00A073B4"/>
    <w:rsid w:val="00A10FE3"/>
    <w:rsid w:val="00A11226"/>
    <w:rsid w:val="00A11699"/>
    <w:rsid w:val="00A11F13"/>
    <w:rsid w:val="00A11F8C"/>
    <w:rsid w:val="00A1201B"/>
    <w:rsid w:val="00A12734"/>
    <w:rsid w:val="00A12BC0"/>
    <w:rsid w:val="00A12CD1"/>
    <w:rsid w:val="00A13037"/>
    <w:rsid w:val="00A13512"/>
    <w:rsid w:val="00A13E30"/>
    <w:rsid w:val="00A14688"/>
    <w:rsid w:val="00A14972"/>
    <w:rsid w:val="00A15A44"/>
    <w:rsid w:val="00A15BF9"/>
    <w:rsid w:val="00A16A03"/>
    <w:rsid w:val="00A1771C"/>
    <w:rsid w:val="00A20710"/>
    <w:rsid w:val="00A22FBF"/>
    <w:rsid w:val="00A238A4"/>
    <w:rsid w:val="00A24128"/>
    <w:rsid w:val="00A264F0"/>
    <w:rsid w:val="00A26737"/>
    <w:rsid w:val="00A2679D"/>
    <w:rsid w:val="00A26C2D"/>
    <w:rsid w:val="00A270C1"/>
    <w:rsid w:val="00A31801"/>
    <w:rsid w:val="00A32170"/>
    <w:rsid w:val="00A3223D"/>
    <w:rsid w:val="00A33A6A"/>
    <w:rsid w:val="00A33A86"/>
    <w:rsid w:val="00A3486A"/>
    <w:rsid w:val="00A34FCB"/>
    <w:rsid w:val="00A36560"/>
    <w:rsid w:val="00A36AFC"/>
    <w:rsid w:val="00A36F81"/>
    <w:rsid w:val="00A371A9"/>
    <w:rsid w:val="00A37465"/>
    <w:rsid w:val="00A37CA4"/>
    <w:rsid w:val="00A42E0E"/>
    <w:rsid w:val="00A4413F"/>
    <w:rsid w:val="00A45914"/>
    <w:rsid w:val="00A46CC4"/>
    <w:rsid w:val="00A46E74"/>
    <w:rsid w:val="00A4739A"/>
    <w:rsid w:val="00A5076C"/>
    <w:rsid w:val="00A50AF9"/>
    <w:rsid w:val="00A50FE4"/>
    <w:rsid w:val="00A51339"/>
    <w:rsid w:val="00A51817"/>
    <w:rsid w:val="00A53412"/>
    <w:rsid w:val="00A542C1"/>
    <w:rsid w:val="00A5529C"/>
    <w:rsid w:val="00A557D0"/>
    <w:rsid w:val="00A55E4B"/>
    <w:rsid w:val="00A5630E"/>
    <w:rsid w:val="00A56CB7"/>
    <w:rsid w:val="00A574B1"/>
    <w:rsid w:val="00A60AAC"/>
    <w:rsid w:val="00A60FAA"/>
    <w:rsid w:val="00A61A15"/>
    <w:rsid w:val="00A6280C"/>
    <w:rsid w:val="00A62ACD"/>
    <w:rsid w:val="00A634E9"/>
    <w:rsid w:val="00A64C6D"/>
    <w:rsid w:val="00A6563A"/>
    <w:rsid w:val="00A66F71"/>
    <w:rsid w:val="00A672B9"/>
    <w:rsid w:val="00A676F9"/>
    <w:rsid w:val="00A67CA4"/>
    <w:rsid w:val="00A70DBB"/>
    <w:rsid w:val="00A7114C"/>
    <w:rsid w:val="00A7151E"/>
    <w:rsid w:val="00A71ADC"/>
    <w:rsid w:val="00A71D07"/>
    <w:rsid w:val="00A727E9"/>
    <w:rsid w:val="00A7411F"/>
    <w:rsid w:val="00A7426F"/>
    <w:rsid w:val="00A75170"/>
    <w:rsid w:val="00A752CB"/>
    <w:rsid w:val="00A75F59"/>
    <w:rsid w:val="00A76276"/>
    <w:rsid w:val="00A7662E"/>
    <w:rsid w:val="00A76EE8"/>
    <w:rsid w:val="00A773AC"/>
    <w:rsid w:val="00A7757F"/>
    <w:rsid w:val="00A77D08"/>
    <w:rsid w:val="00A77EF5"/>
    <w:rsid w:val="00A807ED"/>
    <w:rsid w:val="00A80B3A"/>
    <w:rsid w:val="00A81B14"/>
    <w:rsid w:val="00A826EA"/>
    <w:rsid w:val="00A83970"/>
    <w:rsid w:val="00A83A32"/>
    <w:rsid w:val="00A85572"/>
    <w:rsid w:val="00A857C2"/>
    <w:rsid w:val="00A860A3"/>
    <w:rsid w:val="00A86791"/>
    <w:rsid w:val="00A8707F"/>
    <w:rsid w:val="00A911D0"/>
    <w:rsid w:val="00A913CD"/>
    <w:rsid w:val="00A928FA"/>
    <w:rsid w:val="00A92AB9"/>
    <w:rsid w:val="00A92E75"/>
    <w:rsid w:val="00A93E4D"/>
    <w:rsid w:val="00A93E88"/>
    <w:rsid w:val="00A93F61"/>
    <w:rsid w:val="00A93FC3"/>
    <w:rsid w:val="00A944E5"/>
    <w:rsid w:val="00A9461F"/>
    <w:rsid w:val="00A94E37"/>
    <w:rsid w:val="00A953FD"/>
    <w:rsid w:val="00A95C4C"/>
    <w:rsid w:val="00A96A8C"/>
    <w:rsid w:val="00A96E6C"/>
    <w:rsid w:val="00A96EAC"/>
    <w:rsid w:val="00A97585"/>
    <w:rsid w:val="00AA08D9"/>
    <w:rsid w:val="00AA0EC7"/>
    <w:rsid w:val="00AA0FB2"/>
    <w:rsid w:val="00AA1A43"/>
    <w:rsid w:val="00AA1D9F"/>
    <w:rsid w:val="00AA254C"/>
    <w:rsid w:val="00AA48C6"/>
    <w:rsid w:val="00AA685B"/>
    <w:rsid w:val="00AA70F8"/>
    <w:rsid w:val="00AA7313"/>
    <w:rsid w:val="00AA7466"/>
    <w:rsid w:val="00AA7492"/>
    <w:rsid w:val="00AB0689"/>
    <w:rsid w:val="00AB075B"/>
    <w:rsid w:val="00AB16FF"/>
    <w:rsid w:val="00AB34FC"/>
    <w:rsid w:val="00AB415D"/>
    <w:rsid w:val="00AB45A6"/>
    <w:rsid w:val="00AB4B29"/>
    <w:rsid w:val="00AB5E74"/>
    <w:rsid w:val="00AB6811"/>
    <w:rsid w:val="00AC0964"/>
    <w:rsid w:val="00AC201D"/>
    <w:rsid w:val="00AC39B9"/>
    <w:rsid w:val="00AC4049"/>
    <w:rsid w:val="00AC51C9"/>
    <w:rsid w:val="00AC531B"/>
    <w:rsid w:val="00AC5C91"/>
    <w:rsid w:val="00AC6056"/>
    <w:rsid w:val="00AC6CF2"/>
    <w:rsid w:val="00AC74E1"/>
    <w:rsid w:val="00AC7F54"/>
    <w:rsid w:val="00AD0C7C"/>
    <w:rsid w:val="00AD0E72"/>
    <w:rsid w:val="00AD259A"/>
    <w:rsid w:val="00AD2CCE"/>
    <w:rsid w:val="00AD3655"/>
    <w:rsid w:val="00AD3829"/>
    <w:rsid w:val="00AD5853"/>
    <w:rsid w:val="00AD64E7"/>
    <w:rsid w:val="00AD78B6"/>
    <w:rsid w:val="00AE0C5D"/>
    <w:rsid w:val="00AE1620"/>
    <w:rsid w:val="00AE22B9"/>
    <w:rsid w:val="00AE26E2"/>
    <w:rsid w:val="00AE3A56"/>
    <w:rsid w:val="00AE3ACB"/>
    <w:rsid w:val="00AE3E80"/>
    <w:rsid w:val="00AE4541"/>
    <w:rsid w:val="00AE45F8"/>
    <w:rsid w:val="00AE523E"/>
    <w:rsid w:val="00AE6178"/>
    <w:rsid w:val="00AE6A99"/>
    <w:rsid w:val="00AE6B96"/>
    <w:rsid w:val="00AE6F5C"/>
    <w:rsid w:val="00AE7C4E"/>
    <w:rsid w:val="00AE7FB3"/>
    <w:rsid w:val="00AF00D2"/>
    <w:rsid w:val="00AF1E82"/>
    <w:rsid w:val="00AF34F8"/>
    <w:rsid w:val="00AF3D17"/>
    <w:rsid w:val="00AF4EEC"/>
    <w:rsid w:val="00AF5D83"/>
    <w:rsid w:val="00AF6488"/>
    <w:rsid w:val="00AF7CD9"/>
    <w:rsid w:val="00AF7DB2"/>
    <w:rsid w:val="00AF7FC9"/>
    <w:rsid w:val="00B00E4C"/>
    <w:rsid w:val="00B0180E"/>
    <w:rsid w:val="00B0187D"/>
    <w:rsid w:val="00B034D3"/>
    <w:rsid w:val="00B03F0F"/>
    <w:rsid w:val="00B04E6A"/>
    <w:rsid w:val="00B05E2E"/>
    <w:rsid w:val="00B11182"/>
    <w:rsid w:val="00B11588"/>
    <w:rsid w:val="00B118CA"/>
    <w:rsid w:val="00B11B1D"/>
    <w:rsid w:val="00B11F13"/>
    <w:rsid w:val="00B12233"/>
    <w:rsid w:val="00B1364E"/>
    <w:rsid w:val="00B13724"/>
    <w:rsid w:val="00B1375F"/>
    <w:rsid w:val="00B13A50"/>
    <w:rsid w:val="00B14C0B"/>
    <w:rsid w:val="00B1538A"/>
    <w:rsid w:val="00B15ACF"/>
    <w:rsid w:val="00B15D3B"/>
    <w:rsid w:val="00B16589"/>
    <w:rsid w:val="00B20B4B"/>
    <w:rsid w:val="00B20CD3"/>
    <w:rsid w:val="00B2154E"/>
    <w:rsid w:val="00B2172D"/>
    <w:rsid w:val="00B228D7"/>
    <w:rsid w:val="00B23D93"/>
    <w:rsid w:val="00B241CC"/>
    <w:rsid w:val="00B248BA"/>
    <w:rsid w:val="00B25000"/>
    <w:rsid w:val="00B2540F"/>
    <w:rsid w:val="00B31D3C"/>
    <w:rsid w:val="00B32D5F"/>
    <w:rsid w:val="00B32D80"/>
    <w:rsid w:val="00B33499"/>
    <w:rsid w:val="00B35AAE"/>
    <w:rsid w:val="00B35F5A"/>
    <w:rsid w:val="00B36352"/>
    <w:rsid w:val="00B363AE"/>
    <w:rsid w:val="00B36A0C"/>
    <w:rsid w:val="00B36B98"/>
    <w:rsid w:val="00B36BBF"/>
    <w:rsid w:val="00B40FC3"/>
    <w:rsid w:val="00B41153"/>
    <w:rsid w:val="00B42988"/>
    <w:rsid w:val="00B42A38"/>
    <w:rsid w:val="00B42F0F"/>
    <w:rsid w:val="00B43248"/>
    <w:rsid w:val="00B43A9B"/>
    <w:rsid w:val="00B4420A"/>
    <w:rsid w:val="00B4472E"/>
    <w:rsid w:val="00B44F0B"/>
    <w:rsid w:val="00B45817"/>
    <w:rsid w:val="00B46D98"/>
    <w:rsid w:val="00B475CF"/>
    <w:rsid w:val="00B501FE"/>
    <w:rsid w:val="00B50AF1"/>
    <w:rsid w:val="00B50BB2"/>
    <w:rsid w:val="00B50D63"/>
    <w:rsid w:val="00B511D6"/>
    <w:rsid w:val="00B511DB"/>
    <w:rsid w:val="00B51E3C"/>
    <w:rsid w:val="00B52827"/>
    <w:rsid w:val="00B53097"/>
    <w:rsid w:val="00B53122"/>
    <w:rsid w:val="00B54615"/>
    <w:rsid w:val="00B5544A"/>
    <w:rsid w:val="00B55DFC"/>
    <w:rsid w:val="00B56CA4"/>
    <w:rsid w:val="00B60377"/>
    <w:rsid w:val="00B60BAD"/>
    <w:rsid w:val="00B60E08"/>
    <w:rsid w:val="00B61179"/>
    <w:rsid w:val="00B615AA"/>
    <w:rsid w:val="00B61B78"/>
    <w:rsid w:val="00B6214B"/>
    <w:rsid w:val="00B6289D"/>
    <w:rsid w:val="00B629DE"/>
    <w:rsid w:val="00B62F8C"/>
    <w:rsid w:val="00B6402B"/>
    <w:rsid w:val="00B64F3E"/>
    <w:rsid w:val="00B65EE5"/>
    <w:rsid w:val="00B662FA"/>
    <w:rsid w:val="00B66A24"/>
    <w:rsid w:val="00B67B8A"/>
    <w:rsid w:val="00B67F05"/>
    <w:rsid w:val="00B70344"/>
    <w:rsid w:val="00B70567"/>
    <w:rsid w:val="00B7165E"/>
    <w:rsid w:val="00B7191E"/>
    <w:rsid w:val="00B7227D"/>
    <w:rsid w:val="00B7296C"/>
    <w:rsid w:val="00B73042"/>
    <w:rsid w:val="00B73C76"/>
    <w:rsid w:val="00B742D0"/>
    <w:rsid w:val="00B75F8A"/>
    <w:rsid w:val="00B76CB2"/>
    <w:rsid w:val="00B76E03"/>
    <w:rsid w:val="00B7723B"/>
    <w:rsid w:val="00B77BC4"/>
    <w:rsid w:val="00B807AD"/>
    <w:rsid w:val="00B81993"/>
    <w:rsid w:val="00B81EA2"/>
    <w:rsid w:val="00B83AD9"/>
    <w:rsid w:val="00B847E3"/>
    <w:rsid w:val="00B84AA1"/>
    <w:rsid w:val="00B86BED"/>
    <w:rsid w:val="00B87181"/>
    <w:rsid w:val="00B901D2"/>
    <w:rsid w:val="00B909EF"/>
    <w:rsid w:val="00B916A3"/>
    <w:rsid w:val="00B92573"/>
    <w:rsid w:val="00B927E0"/>
    <w:rsid w:val="00B92817"/>
    <w:rsid w:val="00B93E19"/>
    <w:rsid w:val="00B9422A"/>
    <w:rsid w:val="00B94F3D"/>
    <w:rsid w:val="00B94F5D"/>
    <w:rsid w:val="00B955D1"/>
    <w:rsid w:val="00BA01B3"/>
    <w:rsid w:val="00BA1A35"/>
    <w:rsid w:val="00BA1B9E"/>
    <w:rsid w:val="00BA1F51"/>
    <w:rsid w:val="00BA20AD"/>
    <w:rsid w:val="00BA3043"/>
    <w:rsid w:val="00BA463B"/>
    <w:rsid w:val="00BA46D6"/>
    <w:rsid w:val="00BA4C7A"/>
    <w:rsid w:val="00BA5102"/>
    <w:rsid w:val="00BA57A2"/>
    <w:rsid w:val="00BA5836"/>
    <w:rsid w:val="00BA6E9B"/>
    <w:rsid w:val="00BA75A3"/>
    <w:rsid w:val="00BB00E6"/>
    <w:rsid w:val="00BB06E1"/>
    <w:rsid w:val="00BB164F"/>
    <w:rsid w:val="00BB25B9"/>
    <w:rsid w:val="00BB27C9"/>
    <w:rsid w:val="00BB33F5"/>
    <w:rsid w:val="00BB420F"/>
    <w:rsid w:val="00BB491C"/>
    <w:rsid w:val="00BB4E4E"/>
    <w:rsid w:val="00BB628C"/>
    <w:rsid w:val="00BC18F3"/>
    <w:rsid w:val="00BC1AA8"/>
    <w:rsid w:val="00BC207B"/>
    <w:rsid w:val="00BC3226"/>
    <w:rsid w:val="00BC3E40"/>
    <w:rsid w:val="00BC3F51"/>
    <w:rsid w:val="00BC3FB0"/>
    <w:rsid w:val="00BC4414"/>
    <w:rsid w:val="00BC5587"/>
    <w:rsid w:val="00BC5884"/>
    <w:rsid w:val="00BC5ADF"/>
    <w:rsid w:val="00BC5CE7"/>
    <w:rsid w:val="00BC6817"/>
    <w:rsid w:val="00BC6BD5"/>
    <w:rsid w:val="00BC7C8A"/>
    <w:rsid w:val="00BD018B"/>
    <w:rsid w:val="00BD04D1"/>
    <w:rsid w:val="00BD096B"/>
    <w:rsid w:val="00BD15CE"/>
    <w:rsid w:val="00BD1C88"/>
    <w:rsid w:val="00BD2BC9"/>
    <w:rsid w:val="00BD33F3"/>
    <w:rsid w:val="00BD4D3A"/>
    <w:rsid w:val="00BD6002"/>
    <w:rsid w:val="00BD7471"/>
    <w:rsid w:val="00BE01ED"/>
    <w:rsid w:val="00BE14F7"/>
    <w:rsid w:val="00BE1DC3"/>
    <w:rsid w:val="00BE2015"/>
    <w:rsid w:val="00BE24E4"/>
    <w:rsid w:val="00BE2822"/>
    <w:rsid w:val="00BE2861"/>
    <w:rsid w:val="00BE291D"/>
    <w:rsid w:val="00BE41EC"/>
    <w:rsid w:val="00BE4770"/>
    <w:rsid w:val="00BE60CA"/>
    <w:rsid w:val="00BE6E62"/>
    <w:rsid w:val="00BF171A"/>
    <w:rsid w:val="00BF1B87"/>
    <w:rsid w:val="00BF1E95"/>
    <w:rsid w:val="00BF230C"/>
    <w:rsid w:val="00BF2926"/>
    <w:rsid w:val="00BF2D81"/>
    <w:rsid w:val="00BF3B66"/>
    <w:rsid w:val="00BF5634"/>
    <w:rsid w:val="00BF6C3F"/>
    <w:rsid w:val="00BF6EA4"/>
    <w:rsid w:val="00BF71F8"/>
    <w:rsid w:val="00BF7807"/>
    <w:rsid w:val="00BF7ACF"/>
    <w:rsid w:val="00BF7B2B"/>
    <w:rsid w:val="00BF7B35"/>
    <w:rsid w:val="00C00409"/>
    <w:rsid w:val="00C00E6F"/>
    <w:rsid w:val="00C01891"/>
    <w:rsid w:val="00C019FB"/>
    <w:rsid w:val="00C01A10"/>
    <w:rsid w:val="00C01C8E"/>
    <w:rsid w:val="00C0246F"/>
    <w:rsid w:val="00C024FC"/>
    <w:rsid w:val="00C03EBA"/>
    <w:rsid w:val="00C042FC"/>
    <w:rsid w:val="00C0440C"/>
    <w:rsid w:val="00C059C0"/>
    <w:rsid w:val="00C0686B"/>
    <w:rsid w:val="00C06EC3"/>
    <w:rsid w:val="00C0744B"/>
    <w:rsid w:val="00C07A70"/>
    <w:rsid w:val="00C07BA6"/>
    <w:rsid w:val="00C07CE1"/>
    <w:rsid w:val="00C10AC3"/>
    <w:rsid w:val="00C11F84"/>
    <w:rsid w:val="00C1315D"/>
    <w:rsid w:val="00C146AC"/>
    <w:rsid w:val="00C15836"/>
    <w:rsid w:val="00C16484"/>
    <w:rsid w:val="00C1769E"/>
    <w:rsid w:val="00C179F8"/>
    <w:rsid w:val="00C20272"/>
    <w:rsid w:val="00C21136"/>
    <w:rsid w:val="00C225B9"/>
    <w:rsid w:val="00C22E17"/>
    <w:rsid w:val="00C248A1"/>
    <w:rsid w:val="00C259DC"/>
    <w:rsid w:val="00C25FAA"/>
    <w:rsid w:val="00C2650D"/>
    <w:rsid w:val="00C27247"/>
    <w:rsid w:val="00C2748D"/>
    <w:rsid w:val="00C27698"/>
    <w:rsid w:val="00C27F16"/>
    <w:rsid w:val="00C302FD"/>
    <w:rsid w:val="00C30726"/>
    <w:rsid w:val="00C30CEF"/>
    <w:rsid w:val="00C3315B"/>
    <w:rsid w:val="00C339F0"/>
    <w:rsid w:val="00C348BE"/>
    <w:rsid w:val="00C357EE"/>
    <w:rsid w:val="00C4010B"/>
    <w:rsid w:val="00C40D43"/>
    <w:rsid w:val="00C42B50"/>
    <w:rsid w:val="00C4412C"/>
    <w:rsid w:val="00C444A4"/>
    <w:rsid w:val="00C446E0"/>
    <w:rsid w:val="00C45805"/>
    <w:rsid w:val="00C4632F"/>
    <w:rsid w:val="00C47FE5"/>
    <w:rsid w:val="00C51D74"/>
    <w:rsid w:val="00C5222A"/>
    <w:rsid w:val="00C535E1"/>
    <w:rsid w:val="00C5447A"/>
    <w:rsid w:val="00C550CA"/>
    <w:rsid w:val="00C5641D"/>
    <w:rsid w:val="00C56C30"/>
    <w:rsid w:val="00C5707F"/>
    <w:rsid w:val="00C57DEB"/>
    <w:rsid w:val="00C6007E"/>
    <w:rsid w:val="00C6069B"/>
    <w:rsid w:val="00C60D99"/>
    <w:rsid w:val="00C615A3"/>
    <w:rsid w:val="00C6175B"/>
    <w:rsid w:val="00C620AF"/>
    <w:rsid w:val="00C628B0"/>
    <w:rsid w:val="00C62DCC"/>
    <w:rsid w:val="00C62ED4"/>
    <w:rsid w:val="00C62F28"/>
    <w:rsid w:val="00C64142"/>
    <w:rsid w:val="00C6461A"/>
    <w:rsid w:val="00C64783"/>
    <w:rsid w:val="00C64963"/>
    <w:rsid w:val="00C64A1E"/>
    <w:rsid w:val="00C7321C"/>
    <w:rsid w:val="00C73B45"/>
    <w:rsid w:val="00C7408F"/>
    <w:rsid w:val="00C75919"/>
    <w:rsid w:val="00C764A7"/>
    <w:rsid w:val="00C76E1E"/>
    <w:rsid w:val="00C8054B"/>
    <w:rsid w:val="00C80564"/>
    <w:rsid w:val="00C81C55"/>
    <w:rsid w:val="00C830B7"/>
    <w:rsid w:val="00C8334A"/>
    <w:rsid w:val="00C83F1F"/>
    <w:rsid w:val="00C84054"/>
    <w:rsid w:val="00C8439E"/>
    <w:rsid w:val="00C84EC7"/>
    <w:rsid w:val="00C85888"/>
    <w:rsid w:val="00C86193"/>
    <w:rsid w:val="00C8735B"/>
    <w:rsid w:val="00C90625"/>
    <w:rsid w:val="00C93B15"/>
    <w:rsid w:val="00C93DF2"/>
    <w:rsid w:val="00C944D9"/>
    <w:rsid w:val="00C94CA8"/>
    <w:rsid w:val="00C952FB"/>
    <w:rsid w:val="00C9564A"/>
    <w:rsid w:val="00C95DE3"/>
    <w:rsid w:val="00C9623D"/>
    <w:rsid w:val="00C971BB"/>
    <w:rsid w:val="00CA2552"/>
    <w:rsid w:val="00CA6532"/>
    <w:rsid w:val="00CA6C92"/>
    <w:rsid w:val="00CB0EE0"/>
    <w:rsid w:val="00CB0FD4"/>
    <w:rsid w:val="00CB11B2"/>
    <w:rsid w:val="00CB1239"/>
    <w:rsid w:val="00CB3292"/>
    <w:rsid w:val="00CB4CD3"/>
    <w:rsid w:val="00CB4F59"/>
    <w:rsid w:val="00CB5803"/>
    <w:rsid w:val="00CB5A89"/>
    <w:rsid w:val="00CB5F65"/>
    <w:rsid w:val="00CB7057"/>
    <w:rsid w:val="00CB7962"/>
    <w:rsid w:val="00CC0046"/>
    <w:rsid w:val="00CC0D86"/>
    <w:rsid w:val="00CC2318"/>
    <w:rsid w:val="00CC2A9F"/>
    <w:rsid w:val="00CC40E3"/>
    <w:rsid w:val="00CC49F9"/>
    <w:rsid w:val="00CC53DD"/>
    <w:rsid w:val="00CC5FE7"/>
    <w:rsid w:val="00CC6413"/>
    <w:rsid w:val="00CC6430"/>
    <w:rsid w:val="00CC790D"/>
    <w:rsid w:val="00CC7FAF"/>
    <w:rsid w:val="00CD132D"/>
    <w:rsid w:val="00CD2DB4"/>
    <w:rsid w:val="00CD3BBC"/>
    <w:rsid w:val="00CD42D0"/>
    <w:rsid w:val="00CD4CA0"/>
    <w:rsid w:val="00CD50AF"/>
    <w:rsid w:val="00CD57DB"/>
    <w:rsid w:val="00CD67F1"/>
    <w:rsid w:val="00CD6FB8"/>
    <w:rsid w:val="00CD7B32"/>
    <w:rsid w:val="00CD7F85"/>
    <w:rsid w:val="00CE03EB"/>
    <w:rsid w:val="00CE1CCD"/>
    <w:rsid w:val="00CE21A1"/>
    <w:rsid w:val="00CE24CF"/>
    <w:rsid w:val="00CE3A5E"/>
    <w:rsid w:val="00CE43C7"/>
    <w:rsid w:val="00CE5747"/>
    <w:rsid w:val="00CE5E6B"/>
    <w:rsid w:val="00CE5F58"/>
    <w:rsid w:val="00CE6311"/>
    <w:rsid w:val="00CE650A"/>
    <w:rsid w:val="00CE6533"/>
    <w:rsid w:val="00CE7695"/>
    <w:rsid w:val="00CF011C"/>
    <w:rsid w:val="00CF046C"/>
    <w:rsid w:val="00CF0697"/>
    <w:rsid w:val="00CF069B"/>
    <w:rsid w:val="00CF06C8"/>
    <w:rsid w:val="00CF0E27"/>
    <w:rsid w:val="00CF1168"/>
    <w:rsid w:val="00CF16FE"/>
    <w:rsid w:val="00CF4272"/>
    <w:rsid w:val="00D009A0"/>
    <w:rsid w:val="00D01F23"/>
    <w:rsid w:val="00D02508"/>
    <w:rsid w:val="00D02D7C"/>
    <w:rsid w:val="00D030E9"/>
    <w:rsid w:val="00D037F3"/>
    <w:rsid w:val="00D03DB9"/>
    <w:rsid w:val="00D106C6"/>
    <w:rsid w:val="00D11466"/>
    <w:rsid w:val="00D12192"/>
    <w:rsid w:val="00D130DD"/>
    <w:rsid w:val="00D13A73"/>
    <w:rsid w:val="00D1447E"/>
    <w:rsid w:val="00D1466E"/>
    <w:rsid w:val="00D14C96"/>
    <w:rsid w:val="00D14CA1"/>
    <w:rsid w:val="00D151E4"/>
    <w:rsid w:val="00D16496"/>
    <w:rsid w:val="00D16D37"/>
    <w:rsid w:val="00D17A6A"/>
    <w:rsid w:val="00D17EE0"/>
    <w:rsid w:val="00D22E79"/>
    <w:rsid w:val="00D24481"/>
    <w:rsid w:val="00D24959"/>
    <w:rsid w:val="00D257DE"/>
    <w:rsid w:val="00D259C2"/>
    <w:rsid w:val="00D25AA5"/>
    <w:rsid w:val="00D27B35"/>
    <w:rsid w:val="00D30377"/>
    <w:rsid w:val="00D30707"/>
    <w:rsid w:val="00D344AF"/>
    <w:rsid w:val="00D34C1E"/>
    <w:rsid w:val="00D34D10"/>
    <w:rsid w:val="00D34FBF"/>
    <w:rsid w:val="00D35DB3"/>
    <w:rsid w:val="00D35FBC"/>
    <w:rsid w:val="00D362D6"/>
    <w:rsid w:val="00D37A3E"/>
    <w:rsid w:val="00D410FB"/>
    <w:rsid w:val="00D42B20"/>
    <w:rsid w:val="00D433AB"/>
    <w:rsid w:val="00D440FF"/>
    <w:rsid w:val="00D4446B"/>
    <w:rsid w:val="00D4463F"/>
    <w:rsid w:val="00D44804"/>
    <w:rsid w:val="00D44E18"/>
    <w:rsid w:val="00D45C70"/>
    <w:rsid w:val="00D46487"/>
    <w:rsid w:val="00D46609"/>
    <w:rsid w:val="00D46984"/>
    <w:rsid w:val="00D46DC9"/>
    <w:rsid w:val="00D4776E"/>
    <w:rsid w:val="00D513F1"/>
    <w:rsid w:val="00D51C0B"/>
    <w:rsid w:val="00D51FF6"/>
    <w:rsid w:val="00D520F6"/>
    <w:rsid w:val="00D5211D"/>
    <w:rsid w:val="00D54674"/>
    <w:rsid w:val="00D546E6"/>
    <w:rsid w:val="00D54982"/>
    <w:rsid w:val="00D54A91"/>
    <w:rsid w:val="00D55707"/>
    <w:rsid w:val="00D55B51"/>
    <w:rsid w:val="00D55C8E"/>
    <w:rsid w:val="00D560C3"/>
    <w:rsid w:val="00D5646D"/>
    <w:rsid w:val="00D56AAE"/>
    <w:rsid w:val="00D60B09"/>
    <w:rsid w:val="00D61024"/>
    <w:rsid w:val="00D61CA4"/>
    <w:rsid w:val="00D62C6D"/>
    <w:rsid w:val="00D63258"/>
    <w:rsid w:val="00D63603"/>
    <w:rsid w:val="00D6382A"/>
    <w:rsid w:val="00D65DE8"/>
    <w:rsid w:val="00D66115"/>
    <w:rsid w:val="00D66EDC"/>
    <w:rsid w:val="00D70E15"/>
    <w:rsid w:val="00D72082"/>
    <w:rsid w:val="00D729A1"/>
    <w:rsid w:val="00D72CEE"/>
    <w:rsid w:val="00D731C5"/>
    <w:rsid w:val="00D7401D"/>
    <w:rsid w:val="00D747DA"/>
    <w:rsid w:val="00D75640"/>
    <w:rsid w:val="00D75C6D"/>
    <w:rsid w:val="00D769D3"/>
    <w:rsid w:val="00D76B32"/>
    <w:rsid w:val="00D801CA"/>
    <w:rsid w:val="00D8193F"/>
    <w:rsid w:val="00D826B4"/>
    <w:rsid w:val="00D829D7"/>
    <w:rsid w:val="00D82E19"/>
    <w:rsid w:val="00D8358F"/>
    <w:rsid w:val="00D84DE1"/>
    <w:rsid w:val="00D901D7"/>
    <w:rsid w:val="00D908FB"/>
    <w:rsid w:val="00D92AAB"/>
    <w:rsid w:val="00D93842"/>
    <w:rsid w:val="00D9413A"/>
    <w:rsid w:val="00D94DF5"/>
    <w:rsid w:val="00D95151"/>
    <w:rsid w:val="00D95201"/>
    <w:rsid w:val="00D95990"/>
    <w:rsid w:val="00D95F1C"/>
    <w:rsid w:val="00D964E3"/>
    <w:rsid w:val="00D97528"/>
    <w:rsid w:val="00D97A6E"/>
    <w:rsid w:val="00D97B72"/>
    <w:rsid w:val="00DA050C"/>
    <w:rsid w:val="00DA0791"/>
    <w:rsid w:val="00DA1E37"/>
    <w:rsid w:val="00DA2A08"/>
    <w:rsid w:val="00DA3348"/>
    <w:rsid w:val="00DA3466"/>
    <w:rsid w:val="00DA3971"/>
    <w:rsid w:val="00DA4604"/>
    <w:rsid w:val="00DA5277"/>
    <w:rsid w:val="00DA5B0B"/>
    <w:rsid w:val="00DA5B6D"/>
    <w:rsid w:val="00DA6039"/>
    <w:rsid w:val="00DA620E"/>
    <w:rsid w:val="00DA6B0C"/>
    <w:rsid w:val="00DA6C27"/>
    <w:rsid w:val="00DA7A8A"/>
    <w:rsid w:val="00DA7F16"/>
    <w:rsid w:val="00DB0333"/>
    <w:rsid w:val="00DB0867"/>
    <w:rsid w:val="00DB1CDA"/>
    <w:rsid w:val="00DB2493"/>
    <w:rsid w:val="00DB50CF"/>
    <w:rsid w:val="00DB50DB"/>
    <w:rsid w:val="00DB5982"/>
    <w:rsid w:val="00DB7630"/>
    <w:rsid w:val="00DC0709"/>
    <w:rsid w:val="00DC0F7C"/>
    <w:rsid w:val="00DC1476"/>
    <w:rsid w:val="00DC21CC"/>
    <w:rsid w:val="00DC27D7"/>
    <w:rsid w:val="00DC29CC"/>
    <w:rsid w:val="00DC3507"/>
    <w:rsid w:val="00DC3724"/>
    <w:rsid w:val="00DC3BBD"/>
    <w:rsid w:val="00DC4D87"/>
    <w:rsid w:val="00DC5AE0"/>
    <w:rsid w:val="00DC5F5D"/>
    <w:rsid w:val="00DC639C"/>
    <w:rsid w:val="00DC6439"/>
    <w:rsid w:val="00DC6614"/>
    <w:rsid w:val="00DC6A80"/>
    <w:rsid w:val="00DC7BC7"/>
    <w:rsid w:val="00DC7BE1"/>
    <w:rsid w:val="00DD0663"/>
    <w:rsid w:val="00DD07E5"/>
    <w:rsid w:val="00DD1A60"/>
    <w:rsid w:val="00DD2157"/>
    <w:rsid w:val="00DD36B6"/>
    <w:rsid w:val="00DD3723"/>
    <w:rsid w:val="00DD3D6C"/>
    <w:rsid w:val="00DD40D5"/>
    <w:rsid w:val="00DD5577"/>
    <w:rsid w:val="00DD577B"/>
    <w:rsid w:val="00DD6B16"/>
    <w:rsid w:val="00DE0B3C"/>
    <w:rsid w:val="00DE264D"/>
    <w:rsid w:val="00DE3A8F"/>
    <w:rsid w:val="00DE470C"/>
    <w:rsid w:val="00DE4CE3"/>
    <w:rsid w:val="00DE5E0E"/>
    <w:rsid w:val="00DE6035"/>
    <w:rsid w:val="00DE62B2"/>
    <w:rsid w:val="00DE63FD"/>
    <w:rsid w:val="00DE6F2A"/>
    <w:rsid w:val="00DE7FBD"/>
    <w:rsid w:val="00DF0612"/>
    <w:rsid w:val="00DF1FC4"/>
    <w:rsid w:val="00DF2632"/>
    <w:rsid w:val="00DF2B6D"/>
    <w:rsid w:val="00DF375B"/>
    <w:rsid w:val="00DF4CDE"/>
    <w:rsid w:val="00DF4DB2"/>
    <w:rsid w:val="00DF62EF"/>
    <w:rsid w:val="00DF744E"/>
    <w:rsid w:val="00DF75AB"/>
    <w:rsid w:val="00DF75C8"/>
    <w:rsid w:val="00E00B4F"/>
    <w:rsid w:val="00E01EB1"/>
    <w:rsid w:val="00E021BA"/>
    <w:rsid w:val="00E02A64"/>
    <w:rsid w:val="00E02EA7"/>
    <w:rsid w:val="00E04934"/>
    <w:rsid w:val="00E056F7"/>
    <w:rsid w:val="00E05A35"/>
    <w:rsid w:val="00E074A9"/>
    <w:rsid w:val="00E07A11"/>
    <w:rsid w:val="00E10045"/>
    <w:rsid w:val="00E10B6E"/>
    <w:rsid w:val="00E11E08"/>
    <w:rsid w:val="00E11F30"/>
    <w:rsid w:val="00E123FD"/>
    <w:rsid w:val="00E14397"/>
    <w:rsid w:val="00E1445B"/>
    <w:rsid w:val="00E15B36"/>
    <w:rsid w:val="00E16669"/>
    <w:rsid w:val="00E16E53"/>
    <w:rsid w:val="00E1722C"/>
    <w:rsid w:val="00E21532"/>
    <w:rsid w:val="00E221F3"/>
    <w:rsid w:val="00E23B24"/>
    <w:rsid w:val="00E241F8"/>
    <w:rsid w:val="00E24A62"/>
    <w:rsid w:val="00E25E35"/>
    <w:rsid w:val="00E263F6"/>
    <w:rsid w:val="00E26EA4"/>
    <w:rsid w:val="00E27EBD"/>
    <w:rsid w:val="00E30B4F"/>
    <w:rsid w:val="00E310E6"/>
    <w:rsid w:val="00E31415"/>
    <w:rsid w:val="00E34BD8"/>
    <w:rsid w:val="00E352BF"/>
    <w:rsid w:val="00E366D0"/>
    <w:rsid w:val="00E3686B"/>
    <w:rsid w:val="00E369F9"/>
    <w:rsid w:val="00E402DE"/>
    <w:rsid w:val="00E41A00"/>
    <w:rsid w:val="00E42BE4"/>
    <w:rsid w:val="00E4435E"/>
    <w:rsid w:val="00E4450E"/>
    <w:rsid w:val="00E46AEA"/>
    <w:rsid w:val="00E4705D"/>
    <w:rsid w:val="00E47DF3"/>
    <w:rsid w:val="00E50579"/>
    <w:rsid w:val="00E505ED"/>
    <w:rsid w:val="00E50EE3"/>
    <w:rsid w:val="00E51E83"/>
    <w:rsid w:val="00E51EBC"/>
    <w:rsid w:val="00E52197"/>
    <w:rsid w:val="00E521F4"/>
    <w:rsid w:val="00E52FCE"/>
    <w:rsid w:val="00E53D9F"/>
    <w:rsid w:val="00E53DF6"/>
    <w:rsid w:val="00E54468"/>
    <w:rsid w:val="00E54E17"/>
    <w:rsid w:val="00E55C85"/>
    <w:rsid w:val="00E56E0F"/>
    <w:rsid w:val="00E57D4D"/>
    <w:rsid w:val="00E57DC6"/>
    <w:rsid w:val="00E60341"/>
    <w:rsid w:val="00E607B8"/>
    <w:rsid w:val="00E60A2D"/>
    <w:rsid w:val="00E612FD"/>
    <w:rsid w:val="00E62383"/>
    <w:rsid w:val="00E63CC0"/>
    <w:rsid w:val="00E63E4D"/>
    <w:rsid w:val="00E63E7E"/>
    <w:rsid w:val="00E64B1A"/>
    <w:rsid w:val="00E6505E"/>
    <w:rsid w:val="00E6506A"/>
    <w:rsid w:val="00E66415"/>
    <w:rsid w:val="00E66911"/>
    <w:rsid w:val="00E66D9D"/>
    <w:rsid w:val="00E66F20"/>
    <w:rsid w:val="00E67173"/>
    <w:rsid w:val="00E67FA9"/>
    <w:rsid w:val="00E714BF"/>
    <w:rsid w:val="00E7267B"/>
    <w:rsid w:val="00E72DA4"/>
    <w:rsid w:val="00E73A7E"/>
    <w:rsid w:val="00E73B33"/>
    <w:rsid w:val="00E7531A"/>
    <w:rsid w:val="00E77293"/>
    <w:rsid w:val="00E77689"/>
    <w:rsid w:val="00E80400"/>
    <w:rsid w:val="00E80E12"/>
    <w:rsid w:val="00E811F8"/>
    <w:rsid w:val="00E816B6"/>
    <w:rsid w:val="00E86493"/>
    <w:rsid w:val="00E86FF5"/>
    <w:rsid w:val="00E91638"/>
    <w:rsid w:val="00E92C55"/>
    <w:rsid w:val="00E92D92"/>
    <w:rsid w:val="00E938EE"/>
    <w:rsid w:val="00E949C4"/>
    <w:rsid w:val="00EA0492"/>
    <w:rsid w:val="00EA0968"/>
    <w:rsid w:val="00EA0F41"/>
    <w:rsid w:val="00EA11B2"/>
    <w:rsid w:val="00EA2113"/>
    <w:rsid w:val="00EA4D31"/>
    <w:rsid w:val="00EA52B9"/>
    <w:rsid w:val="00EA5A07"/>
    <w:rsid w:val="00EA6B1F"/>
    <w:rsid w:val="00EA6D9C"/>
    <w:rsid w:val="00EB00EF"/>
    <w:rsid w:val="00EB019F"/>
    <w:rsid w:val="00EB1812"/>
    <w:rsid w:val="00EB268F"/>
    <w:rsid w:val="00EB353E"/>
    <w:rsid w:val="00EB35F9"/>
    <w:rsid w:val="00EB3AF6"/>
    <w:rsid w:val="00EB3FF9"/>
    <w:rsid w:val="00EB4C43"/>
    <w:rsid w:val="00EB59F8"/>
    <w:rsid w:val="00EB721A"/>
    <w:rsid w:val="00EB73E5"/>
    <w:rsid w:val="00EC0825"/>
    <w:rsid w:val="00EC22A8"/>
    <w:rsid w:val="00EC23E7"/>
    <w:rsid w:val="00EC2943"/>
    <w:rsid w:val="00EC38A4"/>
    <w:rsid w:val="00EC3F24"/>
    <w:rsid w:val="00EC4FBF"/>
    <w:rsid w:val="00EC543C"/>
    <w:rsid w:val="00EC60AF"/>
    <w:rsid w:val="00EC6B9F"/>
    <w:rsid w:val="00EC6FA8"/>
    <w:rsid w:val="00EC7A1D"/>
    <w:rsid w:val="00ED0634"/>
    <w:rsid w:val="00ED12EF"/>
    <w:rsid w:val="00ED1C29"/>
    <w:rsid w:val="00ED2F80"/>
    <w:rsid w:val="00ED3506"/>
    <w:rsid w:val="00ED373F"/>
    <w:rsid w:val="00ED4EF3"/>
    <w:rsid w:val="00ED5821"/>
    <w:rsid w:val="00ED606F"/>
    <w:rsid w:val="00ED62B5"/>
    <w:rsid w:val="00ED6DC0"/>
    <w:rsid w:val="00ED6F94"/>
    <w:rsid w:val="00ED7024"/>
    <w:rsid w:val="00ED7648"/>
    <w:rsid w:val="00EE005C"/>
    <w:rsid w:val="00EE0128"/>
    <w:rsid w:val="00EE22DC"/>
    <w:rsid w:val="00EE2797"/>
    <w:rsid w:val="00EE2C84"/>
    <w:rsid w:val="00EE3B6D"/>
    <w:rsid w:val="00EE4093"/>
    <w:rsid w:val="00EE43F4"/>
    <w:rsid w:val="00EE48F7"/>
    <w:rsid w:val="00EE65B5"/>
    <w:rsid w:val="00EF0276"/>
    <w:rsid w:val="00EF040F"/>
    <w:rsid w:val="00EF3B80"/>
    <w:rsid w:val="00EF42ED"/>
    <w:rsid w:val="00EF497E"/>
    <w:rsid w:val="00EF587B"/>
    <w:rsid w:val="00EF5FB1"/>
    <w:rsid w:val="00EF6CA6"/>
    <w:rsid w:val="00EF70D8"/>
    <w:rsid w:val="00F00C9A"/>
    <w:rsid w:val="00F01609"/>
    <w:rsid w:val="00F0177B"/>
    <w:rsid w:val="00F02148"/>
    <w:rsid w:val="00F02A83"/>
    <w:rsid w:val="00F05329"/>
    <w:rsid w:val="00F05DFE"/>
    <w:rsid w:val="00F06300"/>
    <w:rsid w:val="00F065D7"/>
    <w:rsid w:val="00F067F2"/>
    <w:rsid w:val="00F06DFE"/>
    <w:rsid w:val="00F103BC"/>
    <w:rsid w:val="00F1527E"/>
    <w:rsid w:val="00F1576C"/>
    <w:rsid w:val="00F170D4"/>
    <w:rsid w:val="00F17553"/>
    <w:rsid w:val="00F177DC"/>
    <w:rsid w:val="00F17B17"/>
    <w:rsid w:val="00F21447"/>
    <w:rsid w:val="00F2191D"/>
    <w:rsid w:val="00F2224B"/>
    <w:rsid w:val="00F22FE0"/>
    <w:rsid w:val="00F235B7"/>
    <w:rsid w:val="00F235F6"/>
    <w:rsid w:val="00F23E5E"/>
    <w:rsid w:val="00F240B1"/>
    <w:rsid w:val="00F2458A"/>
    <w:rsid w:val="00F24E3A"/>
    <w:rsid w:val="00F24F3E"/>
    <w:rsid w:val="00F251D0"/>
    <w:rsid w:val="00F257B7"/>
    <w:rsid w:val="00F257DC"/>
    <w:rsid w:val="00F30133"/>
    <w:rsid w:val="00F3357C"/>
    <w:rsid w:val="00F33636"/>
    <w:rsid w:val="00F35DC7"/>
    <w:rsid w:val="00F35FB4"/>
    <w:rsid w:val="00F37015"/>
    <w:rsid w:val="00F42B93"/>
    <w:rsid w:val="00F42DCC"/>
    <w:rsid w:val="00F43EBC"/>
    <w:rsid w:val="00F442A2"/>
    <w:rsid w:val="00F44D19"/>
    <w:rsid w:val="00F46FC2"/>
    <w:rsid w:val="00F47649"/>
    <w:rsid w:val="00F502C0"/>
    <w:rsid w:val="00F50E6E"/>
    <w:rsid w:val="00F514F4"/>
    <w:rsid w:val="00F520A8"/>
    <w:rsid w:val="00F527C4"/>
    <w:rsid w:val="00F52E4A"/>
    <w:rsid w:val="00F535AD"/>
    <w:rsid w:val="00F5616B"/>
    <w:rsid w:val="00F5624D"/>
    <w:rsid w:val="00F566DF"/>
    <w:rsid w:val="00F56D56"/>
    <w:rsid w:val="00F572F8"/>
    <w:rsid w:val="00F6067E"/>
    <w:rsid w:val="00F6090B"/>
    <w:rsid w:val="00F62379"/>
    <w:rsid w:val="00F62531"/>
    <w:rsid w:val="00F63065"/>
    <w:rsid w:val="00F63D0C"/>
    <w:rsid w:val="00F64183"/>
    <w:rsid w:val="00F6456F"/>
    <w:rsid w:val="00F66A0F"/>
    <w:rsid w:val="00F66C8E"/>
    <w:rsid w:val="00F70001"/>
    <w:rsid w:val="00F70408"/>
    <w:rsid w:val="00F70AAA"/>
    <w:rsid w:val="00F71A09"/>
    <w:rsid w:val="00F71D7E"/>
    <w:rsid w:val="00F72C65"/>
    <w:rsid w:val="00F73B57"/>
    <w:rsid w:val="00F74CEA"/>
    <w:rsid w:val="00F751E5"/>
    <w:rsid w:val="00F753EE"/>
    <w:rsid w:val="00F7548B"/>
    <w:rsid w:val="00F76136"/>
    <w:rsid w:val="00F76D8D"/>
    <w:rsid w:val="00F802BB"/>
    <w:rsid w:val="00F81001"/>
    <w:rsid w:val="00F81B28"/>
    <w:rsid w:val="00F8277D"/>
    <w:rsid w:val="00F83C56"/>
    <w:rsid w:val="00F84E66"/>
    <w:rsid w:val="00F84FD7"/>
    <w:rsid w:val="00F87183"/>
    <w:rsid w:val="00F90337"/>
    <w:rsid w:val="00F91742"/>
    <w:rsid w:val="00F921F8"/>
    <w:rsid w:val="00F92AA9"/>
    <w:rsid w:val="00F92B12"/>
    <w:rsid w:val="00F93EFF"/>
    <w:rsid w:val="00F94316"/>
    <w:rsid w:val="00F946BA"/>
    <w:rsid w:val="00F94AA9"/>
    <w:rsid w:val="00F95AD3"/>
    <w:rsid w:val="00F9601C"/>
    <w:rsid w:val="00F96D5F"/>
    <w:rsid w:val="00FA120C"/>
    <w:rsid w:val="00FA390F"/>
    <w:rsid w:val="00FA40C2"/>
    <w:rsid w:val="00FA4596"/>
    <w:rsid w:val="00FA482B"/>
    <w:rsid w:val="00FA4FFF"/>
    <w:rsid w:val="00FA5A9D"/>
    <w:rsid w:val="00FA6A6C"/>
    <w:rsid w:val="00FA6E30"/>
    <w:rsid w:val="00FA79C5"/>
    <w:rsid w:val="00FB0218"/>
    <w:rsid w:val="00FB0498"/>
    <w:rsid w:val="00FB066D"/>
    <w:rsid w:val="00FB085B"/>
    <w:rsid w:val="00FB0AD3"/>
    <w:rsid w:val="00FB1959"/>
    <w:rsid w:val="00FB1E6D"/>
    <w:rsid w:val="00FB2916"/>
    <w:rsid w:val="00FB2A91"/>
    <w:rsid w:val="00FB3657"/>
    <w:rsid w:val="00FB389F"/>
    <w:rsid w:val="00FB3F9A"/>
    <w:rsid w:val="00FB46F6"/>
    <w:rsid w:val="00FB583C"/>
    <w:rsid w:val="00FB73FD"/>
    <w:rsid w:val="00FC0971"/>
    <w:rsid w:val="00FC138B"/>
    <w:rsid w:val="00FC1698"/>
    <w:rsid w:val="00FC1D60"/>
    <w:rsid w:val="00FC258A"/>
    <w:rsid w:val="00FC25F2"/>
    <w:rsid w:val="00FC273F"/>
    <w:rsid w:val="00FC2C7F"/>
    <w:rsid w:val="00FC2CA4"/>
    <w:rsid w:val="00FC39ED"/>
    <w:rsid w:val="00FC488B"/>
    <w:rsid w:val="00FC5478"/>
    <w:rsid w:val="00FC63AE"/>
    <w:rsid w:val="00FC6A52"/>
    <w:rsid w:val="00FC7279"/>
    <w:rsid w:val="00FD3A2D"/>
    <w:rsid w:val="00FD4384"/>
    <w:rsid w:val="00FD5057"/>
    <w:rsid w:val="00FD50A0"/>
    <w:rsid w:val="00FD6A05"/>
    <w:rsid w:val="00FD7227"/>
    <w:rsid w:val="00FE0586"/>
    <w:rsid w:val="00FE185A"/>
    <w:rsid w:val="00FE1B9B"/>
    <w:rsid w:val="00FE1C99"/>
    <w:rsid w:val="00FE1F05"/>
    <w:rsid w:val="00FE21FD"/>
    <w:rsid w:val="00FE2256"/>
    <w:rsid w:val="00FE2B7B"/>
    <w:rsid w:val="00FE320F"/>
    <w:rsid w:val="00FE625D"/>
    <w:rsid w:val="00FE784F"/>
    <w:rsid w:val="00FF0419"/>
    <w:rsid w:val="00FF0EB1"/>
    <w:rsid w:val="00FF39D9"/>
    <w:rsid w:val="00FF5767"/>
    <w:rsid w:val="00FF60F4"/>
    <w:rsid w:val="02BA7A29"/>
    <w:rsid w:val="138A3569"/>
    <w:rsid w:val="2CC0D80D"/>
    <w:rsid w:val="4E740821"/>
    <w:rsid w:val="54E2C815"/>
    <w:rsid w:val="5E67510D"/>
    <w:rsid w:val="650B17F7"/>
    <w:rsid w:val="6A7754EA"/>
    <w:rsid w:val="7460BF2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D01ACE"/>
  <w15:chartTrackingRefBased/>
  <w15:docId w15:val="{305CBC88-D5A9-4CF4-B412-D6186D429C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73912"/>
  </w:style>
  <w:style w:type="paragraph" w:styleId="Heading1">
    <w:name w:val="heading 1"/>
    <w:basedOn w:val="Normal"/>
    <w:next w:val="Normal"/>
    <w:link w:val="Heading1Char"/>
    <w:uiPriority w:val="9"/>
    <w:qFormat/>
    <w:rsid w:val="0017391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73912"/>
    <w:pPr>
      <w:keepNext/>
      <w:keepLines/>
      <w:spacing w:before="40" w:after="0"/>
      <w:outlineLvl w:val="1"/>
    </w:pPr>
    <w:rPr>
      <w:rFonts w:asciiTheme="majorHAnsi" w:eastAsiaTheme="majorEastAsia" w:hAnsiTheme="majorHAnsi" w:cstheme="majorBidi"/>
      <w:noProof/>
      <w:color w:val="2E74B5" w:themeColor="accent1" w:themeShade="BF"/>
      <w:sz w:val="26"/>
      <w:szCs w:val="26"/>
    </w:rPr>
  </w:style>
  <w:style w:type="paragraph" w:styleId="Heading3">
    <w:name w:val="heading 3"/>
    <w:basedOn w:val="Normal"/>
    <w:next w:val="Normal"/>
    <w:link w:val="Heading3Char"/>
    <w:uiPriority w:val="9"/>
    <w:unhideWhenUsed/>
    <w:qFormat/>
    <w:rsid w:val="0017391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7391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173912"/>
    <w:pPr>
      <w:keepNext/>
      <w:keepLines/>
      <w:numPr>
        <w:ilvl w:val="4"/>
        <w:numId w:val="36"/>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173912"/>
    <w:pPr>
      <w:keepNext/>
      <w:keepLines/>
      <w:numPr>
        <w:numId w:val="9"/>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173912"/>
    <w:pPr>
      <w:keepNext/>
      <w:keepLines/>
      <w:numPr>
        <w:ilvl w:val="6"/>
        <w:numId w:val="36"/>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173912"/>
    <w:pPr>
      <w:keepNext/>
      <w:keepLines/>
      <w:numPr>
        <w:ilvl w:val="7"/>
        <w:numId w:val="3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73912"/>
    <w:pPr>
      <w:keepNext/>
      <w:keepLines/>
      <w:numPr>
        <w:ilvl w:val="8"/>
        <w:numId w:val="3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391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73912"/>
    <w:rPr>
      <w:rFonts w:asciiTheme="majorHAnsi" w:eastAsiaTheme="majorEastAsia" w:hAnsiTheme="majorHAnsi" w:cstheme="majorBidi"/>
      <w:noProof/>
      <w:color w:val="2E74B5" w:themeColor="accent1" w:themeShade="BF"/>
      <w:sz w:val="26"/>
      <w:szCs w:val="26"/>
    </w:rPr>
  </w:style>
  <w:style w:type="character" w:customStyle="1" w:styleId="Heading3Char">
    <w:name w:val="Heading 3 Char"/>
    <w:basedOn w:val="DefaultParagraphFont"/>
    <w:link w:val="Heading3"/>
    <w:uiPriority w:val="9"/>
    <w:rsid w:val="0017391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173912"/>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173912"/>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17391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173912"/>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17391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73912"/>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17391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3912"/>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1739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3912"/>
  </w:style>
  <w:style w:type="paragraph" w:styleId="Footer">
    <w:name w:val="footer"/>
    <w:basedOn w:val="Normal"/>
    <w:link w:val="FooterChar"/>
    <w:uiPriority w:val="99"/>
    <w:unhideWhenUsed/>
    <w:rsid w:val="001739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3912"/>
  </w:style>
  <w:style w:type="paragraph" w:styleId="TOC1">
    <w:name w:val="toc 1"/>
    <w:basedOn w:val="Normal"/>
    <w:next w:val="Normal"/>
    <w:autoRedefine/>
    <w:uiPriority w:val="39"/>
    <w:unhideWhenUsed/>
    <w:rsid w:val="00173912"/>
    <w:pPr>
      <w:tabs>
        <w:tab w:val="right" w:leader="dot" w:pos="9350"/>
      </w:tabs>
      <w:spacing w:before="120" w:after="120"/>
    </w:pPr>
    <w:rPr>
      <w:rFonts w:cstheme="minorHAnsi"/>
      <w:b/>
      <w:bCs/>
      <w:caps/>
      <w:sz w:val="20"/>
      <w:szCs w:val="20"/>
    </w:rPr>
  </w:style>
  <w:style w:type="paragraph" w:styleId="TOC2">
    <w:name w:val="toc 2"/>
    <w:basedOn w:val="Normal"/>
    <w:next w:val="Normal"/>
    <w:autoRedefine/>
    <w:uiPriority w:val="39"/>
    <w:unhideWhenUsed/>
    <w:rsid w:val="00173912"/>
    <w:pPr>
      <w:spacing w:after="0"/>
      <w:ind w:left="220"/>
    </w:pPr>
    <w:rPr>
      <w:rFonts w:cstheme="minorHAnsi"/>
      <w:smallCaps/>
      <w:sz w:val="20"/>
      <w:szCs w:val="20"/>
    </w:rPr>
  </w:style>
  <w:style w:type="paragraph" w:styleId="TOC3">
    <w:name w:val="toc 3"/>
    <w:basedOn w:val="Normal"/>
    <w:next w:val="Normal"/>
    <w:autoRedefine/>
    <w:uiPriority w:val="39"/>
    <w:unhideWhenUsed/>
    <w:rsid w:val="00173912"/>
    <w:pPr>
      <w:spacing w:after="0"/>
      <w:ind w:left="440"/>
    </w:pPr>
    <w:rPr>
      <w:rFonts w:cstheme="minorHAnsi"/>
      <w:i/>
      <w:iCs/>
      <w:sz w:val="20"/>
      <w:szCs w:val="20"/>
    </w:rPr>
  </w:style>
  <w:style w:type="paragraph" w:styleId="TOC4">
    <w:name w:val="toc 4"/>
    <w:basedOn w:val="Normal"/>
    <w:next w:val="Normal"/>
    <w:autoRedefine/>
    <w:uiPriority w:val="39"/>
    <w:unhideWhenUsed/>
    <w:rsid w:val="00173912"/>
    <w:pPr>
      <w:spacing w:after="0"/>
      <w:ind w:left="660"/>
    </w:pPr>
    <w:rPr>
      <w:rFonts w:cstheme="minorHAnsi"/>
      <w:sz w:val="18"/>
      <w:szCs w:val="18"/>
    </w:rPr>
  </w:style>
  <w:style w:type="paragraph" w:styleId="TOC5">
    <w:name w:val="toc 5"/>
    <w:basedOn w:val="Normal"/>
    <w:next w:val="Normal"/>
    <w:autoRedefine/>
    <w:uiPriority w:val="39"/>
    <w:unhideWhenUsed/>
    <w:rsid w:val="00173912"/>
    <w:pPr>
      <w:spacing w:after="0"/>
      <w:ind w:left="880"/>
    </w:pPr>
    <w:rPr>
      <w:rFonts w:cstheme="minorHAnsi"/>
      <w:sz w:val="18"/>
      <w:szCs w:val="18"/>
    </w:rPr>
  </w:style>
  <w:style w:type="paragraph" w:styleId="TOC6">
    <w:name w:val="toc 6"/>
    <w:basedOn w:val="Normal"/>
    <w:next w:val="Normal"/>
    <w:autoRedefine/>
    <w:uiPriority w:val="39"/>
    <w:unhideWhenUsed/>
    <w:rsid w:val="00173912"/>
    <w:pPr>
      <w:spacing w:after="0"/>
      <w:ind w:left="1100"/>
    </w:pPr>
    <w:rPr>
      <w:rFonts w:cstheme="minorHAnsi"/>
      <w:sz w:val="18"/>
      <w:szCs w:val="18"/>
    </w:rPr>
  </w:style>
  <w:style w:type="paragraph" w:styleId="TOC7">
    <w:name w:val="toc 7"/>
    <w:basedOn w:val="Normal"/>
    <w:next w:val="Normal"/>
    <w:autoRedefine/>
    <w:uiPriority w:val="39"/>
    <w:unhideWhenUsed/>
    <w:rsid w:val="00173912"/>
    <w:pPr>
      <w:spacing w:after="0"/>
      <w:ind w:left="1320"/>
    </w:pPr>
    <w:rPr>
      <w:rFonts w:cstheme="minorHAnsi"/>
      <w:sz w:val="18"/>
      <w:szCs w:val="18"/>
    </w:rPr>
  </w:style>
  <w:style w:type="paragraph" w:styleId="TOC8">
    <w:name w:val="toc 8"/>
    <w:basedOn w:val="Normal"/>
    <w:next w:val="Normal"/>
    <w:autoRedefine/>
    <w:uiPriority w:val="39"/>
    <w:unhideWhenUsed/>
    <w:rsid w:val="00173912"/>
    <w:pPr>
      <w:spacing w:after="0"/>
      <w:ind w:left="1540"/>
    </w:pPr>
    <w:rPr>
      <w:rFonts w:cstheme="minorHAnsi"/>
      <w:sz w:val="18"/>
      <w:szCs w:val="18"/>
    </w:rPr>
  </w:style>
  <w:style w:type="paragraph" w:styleId="TOC9">
    <w:name w:val="toc 9"/>
    <w:basedOn w:val="Normal"/>
    <w:next w:val="Normal"/>
    <w:autoRedefine/>
    <w:uiPriority w:val="39"/>
    <w:unhideWhenUsed/>
    <w:rsid w:val="00173912"/>
    <w:pPr>
      <w:spacing w:after="0"/>
      <w:ind w:left="1760"/>
    </w:pPr>
    <w:rPr>
      <w:rFonts w:cstheme="minorHAnsi"/>
      <w:sz w:val="18"/>
      <w:szCs w:val="18"/>
    </w:rPr>
  </w:style>
  <w:style w:type="character" w:styleId="Hyperlink">
    <w:name w:val="Hyperlink"/>
    <w:basedOn w:val="DefaultParagraphFont"/>
    <w:uiPriority w:val="99"/>
    <w:unhideWhenUsed/>
    <w:rsid w:val="00173912"/>
    <w:rPr>
      <w:color w:val="0563C1" w:themeColor="hyperlink"/>
      <w:u w:val="single"/>
    </w:rPr>
  </w:style>
  <w:style w:type="paragraph" w:styleId="ListParagraph">
    <w:name w:val="List Paragraph"/>
    <w:aliases w:val="Bullet Number,Bullet List,FooterText,numbered,List Paragraph1,Paragraphe de liste1,Bulletr List Paragraph,列出段落,列出段落1,Listeafsnit1,Parágrafo da Lista1,List Paragraph2,List Paragraph21,Párrafo de lista1,リスト段落1,Bullet list,List Paragraph11"/>
    <w:basedOn w:val="Normal"/>
    <w:link w:val="ListParagraphChar"/>
    <w:uiPriority w:val="34"/>
    <w:qFormat/>
    <w:rsid w:val="00173912"/>
    <w:pPr>
      <w:ind w:left="720"/>
      <w:contextualSpacing/>
    </w:pPr>
  </w:style>
  <w:style w:type="character" w:styleId="CommentReference">
    <w:name w:val="annotation reference"/>
    <w:basedOn w:val="DefaultParagraphFont"/>
    <w:uiPriority w:val="99"/>
    <w:semiHidden/>
    <w:unhideWhenUsed/>
    <w:rsid w:val="00173912"/>
    <w:rPr>
      <w:sz w:val="16"/>
      <w:szCs w:val="16"/>
    </w:rPr>
  </w:style>
  <w:style w:type="paragraph" w:styleId="CommentText">
    <w:name w:val="annotation text"/>
    <w:basedOn w:val="Normal"/>
    <w:link w:val="CommentTextChar"/>
    <w:uiPriority w:val="99"/>
    <w:unhideWhenUsed/>
    <w:rsid w:val="00173912"/>
    <w:pPr>
      <w:spacing w:line="240" w:lineRule="auto"/>
    </w:pPr>
    <w:rPr>
      <w:sz w:val="20"/>
      <w:szCs w:val="20"/>
    </w:rPr>
  </w:style>
  <w:style w:type="character" w:customStyle="1" w:styleId="CommentTextChar">
    <w:name w:val="Comment Text Char"/>
    <w:basedOn w:val="DefaultParagraphFont"/>
    <w:link w:val="CommentText"/>
    <w:uiPriority w:val="99"/>
    <w:rsid w:val="00173912"/>
    <w:rPr>
      <w:sz w:val="20"/>
      <w:szCs w:val="20"/>
    </w:rPr>
  </w:style>
  <w:style w:type="paragraph" w:styleId="CommentSubject">
    <w:name w:val="annotation subject"/>
    <w:basedOn w:val="CommentText"/>
    <w:next w:val="CommentText"/>
    <w:link w:val="CommentSubjectChar"/>
    <w:uiPriority w:val="99"/>
    <w:semiHidden/>
    <w:unhideWhenUsed/>
    <w:rsid w:val="00173912"/>
    <w:rPr>
      <w:b/>
      <w:bCs/>
    </w:rPr>
  </w:style>
  <w:style w:type="character" w:customStyle="1" w:styleId="CommentSubjectChar">
    <w:name w:val="Comment Subject Char"/>
    <w:basedOn w:val="CommentTextChar"/>
    <w:link w:val="CommentSubject"/>
    <w:uiPriority w:val="99"/>
    <w:semiHidden/>
    <w:rsid w:val="00173912"/>
    <w:rPr>
      <w:b/>
      <w:bCs/>
      <w:sz w:val="20"/>
      <w:szCs w:val="20"/>
    </w:rPr>
  </w:style>
  <w:style w:type="paragraph" w:styleId="BalloonText">
    <w:name w:val="Balloon Text"/>
    <w:basedOn w:val="Normal"/>
    <w:link w:val="BalloonTextChar"/>
    <w:uiPriority w:val="99"/>
    <w:semiHidden/>
    <w:unhideWhenUsed/>
    <w:rsid w:val="0017391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3912"/>
    <w:rPr>
      <w:rFonts w:ascii="Segoe UI" w:hAnsi="Segoe UI" w:cs="Segoe UI"/>
      <w:sz w:val="18"/>
      <w:szCs w:val="18"/>
    </w:rPr>
  </w:style>
  <w:style w:type="paragraph" w:styleId="NoSpacing">
    <w:name w:val="No Spacing"/>
    <w:link w:val="NoSpacingChar"/>
    <w:uiPriority w:val="1"/>
    <w:qFormat/>
    <w:rsid w:val="00173912"/>
    <w:pPr>
      <w:spacing w:after="0" w:line="240" w:lineRule="auto"/>
    </w:pPr>
    <w:rPr>
      <w:rFonts w:eastAsiaTheme="minorEastAsia"/>
    </w:rPr>
  </w:style>
  <w:style w:type="character" w:customStyle="1" w:styleId="NoSpacingChar">
    <w:name w:val="No Spacing Char"/>
    <w:basedOn w:val="DefaultParagraphFont"/>
    <w:link w:val="NoSpacing"/>
    <w:uiPriority w:val="1"/>
    <w:rsid w:val="00173912"/>
    <w:rPr>
      <w:rFonts w:eastAsiaTheme="minorEastAsia"/>
    </w:rPr>
  </w:style>
  <w:style w:type="character" w:customStyle="1" w:styleId="UnresolvedMention1">
    <w:name w:val="Unresolved Mention1"/>
    <w:basedOn w:val="DefaultParagraphFont"/>
    <w:uiPriority w:val="99"/>
    <w:semiHidden/>
    <w:unhideWhenUsed/>
    <w:rsid w:val="00173912"/>
    <w:rPr>
      <w:color w:val="808080"/>
      <w:shd w:val="clear" w:color="auto" w:fill="E6E6E6"/>
    </w:rPr>
  </w:style>
  <w:style w:type="paragraph" w:styleId="Revision">
    <w:name w:val="Revision"/>
    <w:hidden/>
    <w:uiPriority w:val="99"/>
    <w:semiHidden/>
    <w:rsid w:val="00173912"/>
    <w:pPr>
      <w:spacing w:after="0" w:line="240" w:lineRule="auto"/>
    </w:pPr>
  </w:style>
  <w:style w:type="table" w:styleId="TableGrid">
    <w:name w:val="Table Grid"/>
    <w:basedOn w:val="TableNormal"/>
    <w:uiPriority w:val="39"/>
    <w:rsid w:val="0017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173912"/>
    <w:rPr>
      <w:color w:val="954F72" w:themeColor="followedHyperlink"/>
      <w:u w:val="single"/>
    </w:rPr>
  </w:style>
  <w:style w:type="character" w:customStyle="1" w:styleId="ListParagraphChar">
    <w:name w:val="List Paragraph Char"/>
    <w:aliases w:val="Bullet Number Char,Bullet List Char,FooterText Char,numbered Char,List Paragraph1 Char,Paragraphe de liste1 Char,Bulletr List Paragraph Char,列出段落 Char,列出段落1 Char,Listeafsnit1 Char,Parágrafo da Lista1 Char,List Paragraph2 Char"/>
    <w:link w:val="ListParagraph"/>
    <w:uiPriority w:val="34"/>
    <w:rsid w:val="00173912"/>
  </w:style>
  <w:style w:type="character" w:customStyle="1" w:styleId="UnresolvedMention2">
    <w:name w:val="Unresolved Mention2"/>
    <w:basedOn w:val="DefaultParagraphFont"/>
    <w:uiPriority w:val="99"/>
    <w:semiHidden/>
    <w:unhideWhenUsed/>
    <w:rsid w:val="00173912"/>
    <w:rPr>
      <w:color w:val="808080"/>
      <w:shd w:val="clear" w:color="auto" w:fill="E6E6E6"/>
    </w:rPr>
  </w:style>
  <w:style w:type="table" w:styleId="GridTable4-Accent1">
    <w:name w:val="Grid Table 4 Accent 1"/>
    <w:basedOn w:val="TableNormal"/>
    <w:uiPriority w:val="49"/>
    <w:rsid w:val="00173912"/>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Mention">
    <w:name w:val="Mention"/>
    <w:basedOn w:val="DefaultParagraphFont"/>
    <w:uiPriority w:val="99"/>
    <w:unhideWhenUsed/>
    <w:rsid w:val="00173912"/>
    <w:rPr>
      <w:color w:val="2B579A"/>
      <w:shd w:val="clear" w:color="auto" w:fill="E6E6E6"/>
    </w:rPr>
  </w:style>
  <w:style w:type="table" w:styleId="GridTable5Dark-Accent5">
    <w:name w:val="Grid Table 5 Dark Accent 5"/>
    <w:basedOn w:val="TableNormal"/>
    <w:uiPriority w:val="50"/>
    <w:rsid w:val="0017391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PlaceholderText">
    <w:name w:val="Placeholder Text"/>
    <w:basedOn w:val="DefaultParagraphFont"/>
    <w:uiPriority w:val="99"/>
    <w:semiHidden/>
    <w:rsid w:val="00173912"/>
    <w:rPr>
      <w:color w:val="808080"/>
    </w:rPr>
  </w:style>
  <w:style w:type="character" w:styleId="UnresolvedMention">
    <w:name w:val="Unresolved Mention"/>
    <w:basedOn w:val="DefaultParagraphFont"/>
    <w:uiPriority w:val="99"/>
    <w:unhideWhenUsed/>
    <w:rsid w:val="00173912"/>
    <w:rPr>
      <w:color w:val="808080"/>
      <w:shd w:val="clear" w:color="auto" w:fill="E6E6E6"/>
    </w:rPr>
  </w:style>
  <w:style w:type="table" w:customStyle="1" w:styleId="GridTable5Dark-Accent51">
    <w:name w:val="Grid Table 5 Dark - Accent 51"/>
    <w:basedOn w:val="TableNormal"/>
    <w:next w:val="GridTable5Dark-Accent5"/>
    <w:uiPriority w:val="50"/>
    <w:rsid w:val="0017391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TOCHeading">
    <w:name w:val="TOC Heading"/>
    <w:basedOn w:val="Heading1"/>
    <w:next w:val="Normal"/>
    <w:uiPriority w:val="39"/>
    <w:unhideWhenUsed/>
    <w:qFormat/>
    <w:rsid w:val="00173912"/>
    <w:pPr>
      <w:outlineLvl w:val="9"/>
    </w:pPr>
  </w:style>
  <w:style w:type="paragraph" w:styleId="NormalWeb">
    <w:name w:val="Normal (Web)"/>
    <w:basedOn w:val="Normal"/>
    <w:uiPriority w:val="99"/>
    <w:semiHidden/>
    <w:unhideWhenUsed/>
    <w:rsid w:val="00173912"/>
    <w:pPr>
      <w:spacing w:before="100" w:beforeAutospacing="1" w:after="100" w:afterAutospacing="1" w:line="240" w:lineRule="auto"/>
    </w:pPr>
    <w:rPr>
      <w:rFonts w:ascii="Times New Roman" w:eastAsiaTheme="minorEastAsia" w:hAnsi="Times New Roman" w:cs="Times New Roman"/>
      <w:sz w:val="24"/>
      <w:szCs w:val="24"/>
    </w:rPr>
  </w:style>
  <w:style w:type="paragraph" w:styleId="FootnoteText">
    <w:name w:val="footnote text"/>
    <w:basedOn w:val="Normal"/>
    <w:link w:val="FootnoteTextChar"/>
    <w:uiPriority w:val="99"/>
    <w:semiHidden/>
    <w:unhideWhenUsed/>
    <w:rsid w:val="0017391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73912"/>
    <w:rPr>
      <w:sz w:val="20"/>
      <w:szCs w:val="20"/>
    </w:rPr>
  </w:style>
  <w:style w:type="character" w:styleId="FootnoteReference">
    <w:name w:val="footnote reference"/>
    <w:basedOn w:val="DefaultParagraphFont"/>
    <w:uiPriority w:val="99"/>
    <w:semiHidden/>
    <w:unhideWhenUsed/>
    <w:rsid w:val="00173912"/>
    <w:rPr>
      <w:vertAlign w:val="superscript"/>
    </w:rPr>
  </w:style>
  <w:style w:type="table" w:styleId="GridTable5Dark-Accent1">
    <w:name w:val="Grid Table 5 Dark Accent 1"/>
    <w:basedOn w:val="TableNormal"/>
    <w:uiPriority w:val="50"/>
    <w:rsid w:val="0017391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TableGridLight">
    <w:name w:val="Grid Table Light"/>
    <w:basedOn w:val="TableNormal"/>
    <w:uiPriority w:val="40"/>
    <w:rsid w:val="001739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17391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4-Accent1">
    <w:name w:val="List Table 4 Accent 1"/>
    <w:basedOn w:val="TableNormal"/>
    <w:uiPriority w:val="49"/>
    <w:rsid w:val="00173912"/>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3-Accent1">
    <w:name w:val="List Table 3 Accent 1"/>
    <w:basedOn w:val="TableNormal"/>
    <w:uiPriority w:val="48"/>
    <w:rsid w:val="00173912"/>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5">
    <w:name w:val="List Table 3 Accent 5"/>
    <w:basedOn w:val="TableNormal"/>
    <w:uiPriority w:val="48"/>
    <w:rsid w:val="00173912"/>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GridTable4-Accent5">
    <w:name w:val="Grid Table 4 Accent 5"/>
    <w:basedOn w:val="TableNormal"/>
    <w:uiPriority w:val="49"/>
    <w:rsid w:val="0017391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numbering" w:customStyle="1" w:styleId="stepsinsteps0">
    <w:name w:val="stepsinsteps"/>
    <w:uiPriority w:val="99"/>
    <w:rsid w:val="00173912"/>
    <w:pPr>
      <w:numPr>
        <w:numId w:val="39"/>
      </w:numPr>
    </w:pPr>
  </w:style>
  <w:style w:type="numbering" w:customStyle="1" w:styleId="STepsinSTeps">
    <w:name w:val="STepsinSTeps"/>
    <w:uiPriority w:val="99"/>
    <w:rsid w:val="00173912"/>
    <w:pPr>
      <w:numPr>
        <w:numId w:val="40"/>
      </w:numPr>
    </w:pPr>
  </w:style>
  <w:style w:type="paragraph" w:customStyle="1" w:styleId="Bullet1">
    <w:name w:val="Bullet1"/>
    <w:basedOn w:val="ListParagraph"/>
    <w:rsid w:val="001458F8"/>
    <w:pPr>
      <w:numPr>
        <w:numId w:val="45"/>
      </w:numPr>
      <w:tabs>
        <w:tab w:val="num" w:pos="360"/>
      </w:tabs>
      <w:spacing w:before="240" w:after="240" w:line="240" w:lineRule="auto"/>
      <w:ind w:left="720"/>
    </w:pPr>
    <w:rPr>
      <w:rFonts w:ascii="Segoe UI" w:eastAsiaTheme="minorEastAsia" w:hAnsi="Segoe UI" w:cs="Segoe UI"/>
      <w:szCs w:val="20"/>
    </w:rPr>
  </w:style>
  <w:style w:type="paragraph" w:customStyle="1" w:styleId="Heading1Numbered">
    <w:name w:val="Heading 1 (Numbered)"/>
    <w:basedOn w:val="Normal"/>
    <w:next w:val="Normal"/>
    <w:uiPriority w:val="14"/>
    <w:qFormat/>
    <w:rsid w:val="00F94316"/>
    <w:pPr>
      <w:keepNext/>
      <w:keepLines/>
      <w:numPr>
        <w:numId w:val="47"/>
      </w:numPr>
      <w:spacing w:before="360" w:after="360" w:line="600" w:lineRule="exact"/>
      <w:ind w:left="0" w:firstLine="0"/>
      <w:outlineLvl w:val="0"/>
    </w:pPr>
    <w:rPr>
      <w:rFonts w:ascii="Segoe UI" w:hAnsi="Segoe UI"/>
      <w:color w:val="008AC8"/>
      <w:spacing w:val="10"/>
      <w:sz w:val="36"/>
      <w:szCs w:val="48"/>
    </w:rPr>
  </w:style>
  <w:style w:type="paragraph" w:customStyle="1" w:styleId="Heading2Numbered">
    <w:name w:val="Heading 2 (Numbered)"/>
    <w:basedOn w:val="Normal"/>
    <w:next w:val="Normal"/>
    <w:uiPriority w:val="14"/>
    <w:qFormat/>
    <w:rsid w:val="00F94316"/>
    <w:pPr>
      <w:keepNext/>
      <w:keepLines/>
      <w:numPr>
        <w:ilvl w:val="1"/>
        <w:numId w:val="47"/>
      </w:numPr>
      <w:spacing w:before="360" w:after="240" w:line="240" w:lineRule="auto"/>
      <w:outlineLvl w:val="1"/>
    </w:pPr>
    <w:rPr>
      <w:rFonts w:ascii="Segoe UI" w:hAnsi="Segoe UI"/>
      <w:color w:val="008AC8"/>
      <w:sz w:val="32"/>
      <w:szCs w:val="36"/>
    </w:rPr>
  </w:style>
  <w:style w:type="paragraph" w:customStyle="1" w:styleId="Heading3Numbered">
    <w:name w:val="Heading 3 (Numbered)"/>
    <w:basedOn w:val="Normal"/>
    <w:next w:val="Normal"/>
    <w:link w:val="Heading3NumberedChar"/>
    <w:qFormat/>
    <w:rsid w:val="00F94316"/>
    <w:pPr>
      <w:keepNext/>
      <w:keepLines/>
      <w:numPr>
        <w:ilvl w:val="2"/>
        <w:numId w:val="47"/>
      </w:numPr>
      <w:spacing w:before="240" w:after="240" w:line="240" w:lineRule="auto"/>
      <w:ind w:left="432" w:hanging="432"/>
      <w:outlineLvl w:val="2"/>
    </w:pPr>
    <w:rPr>
      <w:rFonts w:ascii="Segoe UI" w:hAnsi="Segoe UI"/>
      <w:color w:val="008AC8"/>
      <w:sz w:val="28"/>
      <w:szCs w:val="28"/>
    </w:rPr>
  </w:style>
  <w:style w:type="paragraph" w:customStyle="1" w:styleId="Heading4Num">
    <w:name w:val="Heading 4 Num"/>
    <w:basedOn w:val="Normal"/>
    <w:next w:val="Normal"/>
    <w:unhideWhenUsed/>
    <w:rsid w:val="00F94316"/>
    <w:pPr>
      <w:keepNext/>
      <w:keepLines/>
      <w:numPr>
        <w:ilvl w:val="3"/>
        <w:numId w:val="47"/>
      </w:numPr>
      <w:spacing w:before="240" w:after="240" w:line="240" w:lineRule="auto"/>
      <w:ind w:left="1008" w:hanging="1008"/>
      <w:outlineLvl w:val="3"/>
    </w:pPr>
    <w:rPr>
      <w:rFonts w:ascii="Segoe UI" w:hAnsi="Segoe UI"/>
      <w:color w:val="008AC8"/>
      <w:sz w:val="24"/>
    </w:rPr>
  </w:style>
  <w:style w:type="paragraph" w:customStyle="1" w:styleId="Heading5Num">
    <w:name w:val="Heading 5 Num"/>
    <w:basedOn w:val="Normal"/>
    <w:next w:val="Normal"/>
    <w:semiHidden/>
    <w:rsid w:val="00F94316"/>
    <w:pPr>
      <w:keepNext/>
      <w:keepLines/>
      <w:numPr>
        <w:ilvl w:val="4"/>
        <w:numId w:val="47"/>
      </w:numPr>
      <w:spacing w:before="240" w:after="120" w:line="240" w:lineRule="auto"/>
      <w:ind w:left="0" w:firstLine="0"/>
      <w:outlineLvl w:val="4"/>
    </w:pPr>
    <w:rPr>
      <w:rFonts w:ascii="Segoe UI" w:hAnsi="Segoe UI"/>
      <w:color w:val="008AC8"/>
      <w:sz w:val="24"/>
      <w:szCs w:val="20"/>
    </w:rPr>
  </w:style>
  <w:style w:type="paragraph" w:styleId="Caption">
    <w:name w:val="caption"/>
    <w:basedOn w:val="Normal"/>
    <w:next w:val="Normal"/>
    <w:link w:val="CaptionChar"/>
    <w:unhideWhenUsed/>
    <w:qFormat/>
    <w:rsid w:val="00F94316"/>
    <w:pPr>
      <w:spacing w:before="120" w:after="120" w:line="240" w:lineRule="auto"/>
    </w:pPr>
    <w:rPr>
      <w:rFonts w:ascii="Segoe UI" w:eastAsiaTheme="minorEastAsia" w:hAnsi="Segoe UI"/>
      <w:bCs/>
      <w:color w:val="008AC8"/>
      <w:sz w:val="18"/>
      <w:szCs w:val="18"/>
    </w:rPr>
  </w:style>
  <w:style w:type="character" w:customStyle="1" w:styleId="CaptionChar">
    <w:name w:val="Caption Char"/>
    <w:basedOn w:val="DefaultParagraphFont"/>
    <w:link w:val="Caption"/>
    <w:locked/>
    <w:rsid w:val="00F94316"/>
    <w:rPr>
      <w:rFonts w:ascii="Segoe UI" w:eastAsiaTheme="minorEastAsia" w:hAnsi="Segoe UI"/>
      <w:bCs/>
      <w:color w:val="008AC8"/>
      <w:sz w:val="18"/>
      <w:szCs w:val="18"/>
    </w:rPr>
  </w:style>
  <w:style w:type="paragraph" w:customStyle="1" w:styleId="ConsultantGuidance">
    <w:name w:val="Consultant Guidance"/>
    <w:basedOn w:val="Normal"/>
    <w:link w:val="ConsultantGuidanceChar"/>
    <w:qFormat/>
    <w:rsid w:val="00F94316"/>
    <w:pPr>
      <w:shd w:val="clear" w:color="auto" w:fill="F2F2F2" w:themeFill="background1" w:themeFillShade="F2"/>
      <w:spacing w:before="120" w:after="120" w:line="276" w:lineRule="auto"/>
    </w:pPr>
    <w:rPr>
      <w:rFonts w:ascii="Segoe UI" w:hAnsi="Segoe UI"/>
      <w:color w:val="FF0000"/>
      <w:sz w:val="18"/>
      <w:lang w:val="en-AU" w:eastAsia="ja-JP"/>
    </w:rPr>
  </w:style>
  <w:style w:type="character" w:customStyle="1" w:styleId="ConsultantGuidanceChar">
    <w:name w:val="Consultant Guidance Char"/>
    <w:basedOn w:val="DefaultParagraphFont"/>
    <w:link w:val="ConsultantGuidance"/>
    <w:rsid w:val="00F94316"/>
    <w:rPr>
      <w:rFonts w:ascii="Segoe UI" w:hAnsi="Segoe UI"/>
      <w:color w:val="FF0000"/>
      <w:sz w:val="18"/>
      <w:shd w:val="clear" w:color="auto" w:fill="F2F2F2" w:themeFill="background1" w:themeFillShade="F2"/>
      <w:lang w:val="en-AU" w:eastAsia="ja-JP"/>
    </w:rPr>
  </w:style>
  <w:style w:type="table" w:customStyle="1" w:styleId="SDMTemplateTable4">
    <w:name w:val="SDM Template Table4"/>
    <w:basedOn w:val="TableNormal"/>
    <w:uiPriority w:val="99"/>
    <w:rsid w:val="00F94316"/>
    <w:pPr>
      <w:spacing w:after="0" w:line="240" w:lineRule="auto"/>
    </w:pPr>
    <w:rPr>
      <w:rFonts w:ascii="Segoe UI" w:eastAsiaTheme="minorEastAsia" w:hAnsi="Segoe UI"/>
      <w:color w:val="000000" w:themeColor="text1"/>
      <w:sz w:val="20"/>
    </w:rPr>
    <w:tblPr>
      <w:tblStyleRowBandSize w:val="1"/>
      <w:tblBorders>
        <w:top w:val="single" w:sz="4" w:space="0" w:color="008AC8"/>
        <w:bottom w:val="single" w:sz="4" w:space="0" w:color="008AC8"/>
        <w:insideH w:val="single" w:sz="4" w:space="0" w:color="008AC8"/>
      </w:tblBorders>
    </w:tblPr>
    <w:trPr>
      <w:cantSplit/>
    </w:trPr>
    <w:tblStylePr w:type="firstRow">
      <w:rPr>
        <w:rFonts w:ascii="Yu Mincho" w:hAnsi="Yu Mincho"/>
        <w:color w:val="FFFFFF" w:themeColor="background1"/>
        <w:sz w:val="22"/>
      </w:rPr>
      <w:tblPr/>
      <w:trPr>
        <w:cantSplit w:val="0"/>
        <w:tblHeader/>
      </w:trPr>
      <w:tcPr>
        <w:shd w:val="clear" w:color="auto" w:fill="008AC8"/>
      </w:tcPr>
    </w:tblStylePr>
    <w:tblStylePr w:type="band1Horz">
      <w:rPr>
        <w:rFonts w:ascii="Yu Mincho" w:hAnsi="Yu Mincho"/>
        <w:color w:val="000000" w:themeColor="text1"/>
        <w:sz w:val="20"/>
      </w:rPr>
    </w:tblStylePr>
    <w:tblStylePr w:type="band2Horz">
      <w:rPr>
        <w:rFonts w:ascii="Yu Mincho" w:hAnsi="Yu Mincho"/>
        <w:color w:val="auto"/>
        <w:sz w:val="20"/>
      </w:rPr>
    </w:tblStylePr>
  </w:style>
  <w:style w:type="paragraph" w:customStyle="1" w:styleId="CellBody">
    <w:name w:val="Cell Body"/>
    <w:basedOn w:val="Normal"/>
    <w:link w:val="CellBodyChar"/>
    <w:qFormat/>
    <w:rsid w:val="00F84E66"/>
    <w:pPr>
      <w:spacing w:before="120" w:after="0" w:line="276" w:lineRule="auto"/>
    </w:pPr>
    <w:rPr>
      <w:rFonts w:ascii="Segoe UI" w:eastAsiaTheme="minorEastAsia" w:hAnsi="Segoe UI"/>
      <w:color w:val="000000" w:themeColor="text1"/>
      <w:sz w:val="20"/>
      <w:lang w:val="en-GB"/>
    </w:rPr>
  </w:style>
  <w:style w:type="table" w:customStyle="1" w:styleId="SDMTemplateTable">
    <w:name w:val="SDM Template Table"/>
    <w:basedOn w:val="TableNormal"/>
    <w:uiPriority w:val="99"/>
    <w:rsid w:val="00F84E66"/>
    <w:pPr>
      <w:spacing w:after="0" w:line="240" w:lineRule="auto"/>
    </w:pPr>
    <w:rPr>
      <w:rFonts w:ascii="Segoe UI" w:eastAsiaTheme="minorEastAsia" w:hAnsi="Segoe UI"/>
      <w:color w:val="000000" w:themeColor="text1"/>
      <w:sz w:val="20"/>
    </w:rPr>
    <w:tblPr>
      <w:tblStyleRowBandSize w:val="1"/>
      <w:tblBorders>
        <w:top w:val="single" w:sz="4" w:space="0" w:color="008AC8"/>
        <w:bottom w:val="single" w:sz="4" w:space="0" w:color="008AC8"/>
        <w:insideH w:val="single" w:sz="4" w:space="0" w:color="008AC8"/>
      </w:tblBorders>
    </w:tblPr>
    <w:trPr>
      <w:cantSplit/>
    </w:trPr>
    <w:tblStylePr w:type="firstRow">
      <w:rPr>
        <w:rFonts w:ascii="Yu Mincho" w:hAnsi="Yu Mincho"/>
        <w:color w:val="FFFFFF" w:themeColor="background1"/>
        <w:sz w:val="22"/>
      </w:rPr>
      <w:tblPr/>
      <w:trPr>
        <w:cantSplit w:val="0"/>
        <w:tblHeader/>
      </w:trPr>
      <w:tcPr>
        <w:shd w:val="clear" w:color="auto" w:fill="008AC8"/>
      </w:tcPr>
    </w:tblStylePr>
    <w:tblStylePr w:type="band1Horz">
      <w:rPr>
        <w:rFonts w:ascii="Yu Mincho" w:hAnsi="Yu Mincho"/>
        <w:color w:val="000000" w:themeColor="text1"/>
        <w:sz w:val="20"/>
      </w:rPr>
    </w:tblStylePr>
    <w:tblStylePr w:type="band2Horz">
      <w:rPr>
        <w:rFonts w:ascii="Yu Mincho" w:hAnsi="Yu Mincho"/>
        <w:color w:val="auto"/>
        <w:sz w:val="20"/>
      </w:rPr>
    </w:tblStylePr>
  </w:style>
  <w:style w:type="character" w:customStyle="1" w:styleId="CellBodyChar">
    <w:name w:val="Cell Body Char"/>
    <w:basedOn w:val="DefaultParagraphFont"/>
    <w:link w:val="CellBody"/>
    <w:rsid w:val="00F84E66"/>
    <w:rPr>
      <w:rFonts w:ascii="Segoe UI" w:eastAsiaTheme="minorEastAsia" w:hAnsi="Segoe UI"/>
      <w:color w:val="000000" w:themeColor="text1"/>
      <w:sz w:val="20"/>
      <w:lang w:val="en-GB"/>
    </w:rPr>
  </w:style>
  <w:style w:type="character" w:customStyle="1" w:styleId="Heading3NumberedChar">
    <w:name w:val="Heading 3 (Numbered) Char"/>
    <w:basedOn w:val="DefaultParagraphFont"/>
    <w:link w:val="Heading3Numbered"/>
    <w:rsid w:val="002A4D04"/>
    <w:rPr>
      <w:rFonts w:ascii="Segoe UI" w:hAnsi="Segoe UI"/>
      <w:color w:val="008AC8"/>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32289">
      <w:bodyDiv w:val="1"/>
      <w:marLeft w:val="0"/>
      <w:marRight w:val="0"/>
      <w:marTop w:val="0"/>
      <w:marBottom w:val="0"/>
      <w:divBdr>
        <w:top w:val="none" w:sz="0" w:space="0" w:color="auto"/>
        <w:left w:val="none" w:sz="0" w:space="0" w:color="auto"/>
        <w:bottom w:val="none" w:sz="0" w:space="0" w:color="auto"/>
        <w:right w:val="none" w:sz="0" w:space="0" w:color="auto"/>
      </w:divBdr>
    </w:div>
    <w:div w:id="91975608">
      <w:bodyDiv w:val="1"/>
      <w:marLeft w:val="0"/>
      <w:marRight w:val="0"/>
      <w:marTop w:val="0"/>
      <w:marBottom w:val="0"/>
      <w:divBdr>
        <w:top w:val="none" w:sz="0" w:space="0" w:color="auto"/>
        <w:left w:val="none" w:sz="0" w:space="0" w:color="auto"/>
        <w:bottom w:val="none" w:sz="0" w:space="0" w:color="auto"/>
        <w:right w:val="none" w:sz="0" w:space="0" w:color="auto"/>
      </w:divBdr>
    </w:div>
    <w:div w:id="99111720">
      <w:bodyDiv w:val="1"/>
      <w:marLeft w:val="0"/>
      <w:marRight w:val="0"/>
      <w:marTop w:val="0"/>
      <w:marBottom w:val="0"/>
      <w:divBdr>
        <w:top w:val="none" w:sz="0" w:space="0" w:color="auto"/>
        <w:left w:val="none" w:sz="0" w:space="0" w:color="auto"/>
        <w:bottom w:val="none" w:sz="0" w:space="0" w:color="auto"/>
        <w:right w:val="none" w:sz="0" w:space="0" w:color="auto"/>
      </w:divBdr>
    </w:div>
    <w:div w:id="606238022">
      <w:bodyDiv w:val="1"/>
      <w:marLeft w:val="0"/>
      <w:marRight w:val="0"/>
      <w:marTop w:val="0"/>
      <w:marBottom w:val="0"/>
      <w:divBdr>
        <w:top w:val="none" w:sz="0" w:space="0" w:color="auto"/>
        <w:left w:val="none" w:sz="0" w:space="0" w:color="auto"/>
        <w:bottom w:val="none" w:sz="0" w:space="0" w:color="auto"/>
        <w:right w:val="none" w:sz="0" w:space="0" w:color="auto"/>
      </w:divBdr>
    </w:div>
    <w:div w:id="783421717">
      <w:bodyDiv w:val="1"/>
      <w:marLeft w:val="0"/>
      <w:marRight w:val="0"/>
      <w:marTop w:val="0"/>
      <w:marBottom w:val="0"/>
      <w:divBdr>
        <w:top w:val="none" w:sz="0" w:space="0" w:color="auto"/>
        <w:left w:val="none" w:sz="0" w:space="0" w:color="auto"/>
        <w:bottom w:val="none" w:sz="0" w:space="0" w:color="auto"/>
        <w:right w:val="none" w:sz="0" w:space="0" w:color="auto"/>
      </w:divBdr>
    </w:div>
    <w:div w:id="1095321324">
      <w:bodyDiv w:val="1"/>
      <w:marLeft w:val="0"/>
      <w:marRight w:val="0"/>
      <w:marTop w:val="0"/>
      <w:marBottom w:val="0"/>
      <w:divBdr>
        <w:top w:val="none" w:sz="0" w:space="0" w:color="auto"/>
        <w:left w:val="none" w:sz="0" w:space="0" w:color="auto"/>
        <w:bottom w:val="none" w:sz="0" w:space="0" w:color="auto"/>
        <w:right w:val="none" w:sz="0" w:space="0" w:color="auto"/>
      </w:divBdr>
    </w:div>
    <w:div w:id="1148283850">
      <w:bodyDiv w:val="1"/>
      <w:marLeft w:val="0"/>
      <w:marRight w:val="0"/>
      <w:marTop w:val="0"/>
      <w:marBottom w:val="0"/>
      <w:divBdr>
        <w:top w:val="none" w:sz="0" w:space="0" w:color="auto"/>
        <w:left w:val="none" w:sz="0" w:space="0" w:color="auto"/>
        <w:bottom w:val="none" w:sz="0" w:space="0" w:color="auto"/>
        <w:right w:val="none" w:sz="0" w:space="0" w:color="auto"/>
      </w:divBdr>
    </w:div>
    <w:div w:id="1254516130">
      <w:bodyDiv w:val="1"/>
      <w:marLeft w:val="0"/>
      <w:marRight w:val="0"/>
      <w:marTop w:val="0"/>
      <w:marBottom w:val="0"/>
      <w:divBdr>
        <w:top w:val="none" w:sz="0" w:space="0" w:color="auto"/>
        <w:left w:val="none" w:sz="0" w:space="0" w:color="auto"/>
        <w:bottom w:val="none" w:sz="0" w:space="0" w:color="auto"/>
        <w:right w:val="none" w:sz="0" w:space="0" w:color="auto"/>
      </w:divBdr>
    </w:div>
    <w:div w:id="1580093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azure.microsoft.com/en-us/pricing/details/active-directory/" TargetMode="External"/><Relationship Id="rId39" Type="http://schemas.openxmlformats.org/officeDocument/2006/relationships/hyperlink" Target="https://docs.microsoft.com/en-us/intune/planning-guide" TargetMode="External"/><Relationship Id="rId21" Type="http://schemas.openxmlformats.org/officeDocument/2006/relationships/image" Target="media/image10.png"/><Relationship Id="rId34" Type="http://schemas.openxmlformats.org/officeDocument/2006/relationships/hyperlink" Target="https://docs.microsoft.com/en-us/azure/active-directory/active-directory-conditional-access-locations" TargetMode="External"/><Relationship Id="rId42" Type="http://schemas.openxmlformats.org/officeDocument/2006/relationships/hyperlink" Target="https://docs.microsoft.com/en-us/intune/apps-selective-wipe" TargetMode="External"/><Relationship Id="rId47" Type="http://schemas.openxmlformats.org/officeDocument/2006/relationships/hyperlink" Target="https://docs.microsoft.com/en-us/intune/introduction-device-app-lifecycles" TargetMode="External"/><Relationship Id="rId50" Type="http://schemas.openxmlformats.org/officeDocument/2006/relationships/hyperlink" Target="https://docs.microsoft.com/en-us/azure/active-directory/active-directory-identityprotection" TargetMode="External"/><Relationship Id="rId55" Type="http://schemas.openxmlformats.org/officeDocument/2006/relationships/image" Target="media/image24.png"/><Relationship Id="rId63" Type="http://schemas.openxmlformats.org/officeDocument/2006/relationships/footer" Target="footer3.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docs.microsoft.com/en-us/azure/active-directory/active-directory-conditional-access-azure-portal" TargetMode="External"/><Relationship Id="rId41" Type="http://schemas.openxmlformats.org/officeDocument/2006/relationships/hyperlink" Target="https://docs.microsoft.com/en-us/intune/device-factory-reset" TargetMode="External"/><Relationship Id="rId54" Type="http://schemas.openxmlformats.org/officeDocument/2006/relationships/hyperlink" Target="https://docs.microsoft.com/azure/active-directory/active-directory-conditional-access-best-practices" TargetMode="External"/><Relationship Id="rId62"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15.png"/><Relationship Id="rId37" Type="http://schemas.openxmlformats.org/officeDocument/2006/relationships/image" Target="media/image18.png"/><Relationship Id="rId40" Type="http://schemas.openxmlformats.org/officeDocument/2006/relationships/hyperlink" Target="https://docs.microsoft.com/en-us/intune/devices-wipe" TargetMode="External"/><Relationship Id="rId45" Type="http://schemas.openxmlformats.org/officeDocument/2006/relationships/image" Target="media/image21.png"/><Relationship Id="rId53" Type="http://schemas.openxmlformats.org/officeDocument/2006/relationships/hyperlink" Target="https://docs.microsoft.com/en-us/azure/active-directory/active-directory-identityprotection-playbook" TargetMode="External"/><Relationship Id="rId58" Type="http://schemas.openxmlformats.org/officeDocument/2006/relationships/header" Target="header1.xml"/><Relationship Id="rId66"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docs.microsoft.com/en-us/azure/active-directory/active-directory-identityprotection" TargetMode="External"/><Relationship Id="rId36" Type="http://schemas.openxmlformats.org/officeDocument/2006/relationships/image" Target="media/image17.png"/><Relationship Id="rId49" Type="http://schemas.openxmlformats.org/officeDocument/2006/relationships/hyperlink" Target="https://docs.microsoft.com/en-us/intune/planning-guide" TargetMode="External"/><Relationship Id="rId57" Type="http://schemas.openxmlformats.org/officeDocument/2006/relationships/hyperlink" Target="https://docs.microsoft.com/azure/active-directory/active-directory-assign-admin-roles-azure-portal" TargetMode="External"/><Relationship Id="rId61"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hyperlink" Target="https://docs.microsoft.com/en-us/azure/active-directory/active-directory-conditional-access-conditions" TargetMode="External"/><Relationship Id="rId44" Type="http://schemas.openxmlformats.org/officeDocument/2006/relationships/image" Target="media/image20.svg"/><Relationship Id="rId52" Type="http://schemas.openxmlformats.org/officeDocument/2006/relationships/hyperlink" Target="https://docs.microsoft.com/en-us/azure/active-directory/active-directory-conditional-access-whatif" TargetMode="External"/><Relationship Id="rId60" Type="http://schemas.openxmlformats.org/officeDocument/2006/relationships/footer" Target="footer1.xml"/><Relationship Id="rId65" Type="http://schemas.microsoft.com/office/2011/relationships/people" Target="peop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docs.microsoft.com/en-us/azure/active-directory/active-directory-conditional-access-azure-portal" TargetMode="External"/><Relationship Id="rId30" Type="http://schemas.openxmlformats.org/officeDocument/2006/relationships/hyperlink" Target="https://docs.microsoft.com/en-us/azure/active-directory/active-directory-conditional-access-controls" TargetMode="External"/><Relationship Id="rId35" Type="http://schemas.openxmlformats.org/officeDocument/2006/relationships/image" Target="media/image16.png"/><Relationship Id="rId43" Type="http://schemas.openxmlformats.org/officeDocument/2006/relationships/image" Target="media/image19.png"/><Relationship Id="rId48" Type="http://schemas.openxmlformats.org/officeDocument/2006/relationships/hyperlink" Target="https://www.microsoft.com/cloud-platform/microsoft-intune-apps" TargetMode="External"/><Relationship Id="rId56" Type="http://schemas.openxmlformats.org/officeDocument/2006/relationships/image" Target="media/image25.png"/><Relationship Id="rId64"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23.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cid:image001.png@01D3D5D9.74D56D00" TargetMode="External"/><Relationship Id="rId38" Type="http://schemas.openxmlformats.org/officeDocument/2006/relationships/hyperlink" Target="https://docs.microsoft.com/en-us/azure/active-directory/active-directory-identityprotection" TargetMode="External"/><Relationship Id="rId46" Type="http://schemas.openxmlformats.org/officeDocument/2006/relationships/image" Target="media/image22.svg"/><Relationship Id="rId59" Type="http://schemas.openxmlformats.org/officeDocument/2006/relationships/header" Target="header2.xml"/></Relationships>
</file>

<file path=word/_rels/footer2.xml.rels><?xml version="1.0" encoding="UTF-8" standalone="yes"?>
<Relationships xmlns="http://schemas.openxmlformats.org/package/2006/relationships"><Relationship Id="rId1" Type="http://schemas.openxmlformats.org/officeDocument/2006/relationships/hyperlink" Target="https://aka.ms/deploymentplanfeedback"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https://azure.microsoft.com/en-us/support/legal/website-terms-of-use/" TargetMode="External"/><Relationship Id="rId1" Type="http://schemas.openxmlformats.org/officeDocument/2006/relationships/hyperlink" Target="https://aka.ms/deploymentplanfeedbac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This deployment plan covers the guidance necessary to deploy Conditional Access in your organization</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B491B387F83E7468FCB4E6A50AC4E2C" ma:contentTypeVersion="13" ma:contentTypeDescription="Create a new document." ma:contentTypeScope="" ma:versionID="ac3dbb6f5a366637bde6c43bc231f621">
  <xsd:schema xmlns:xsd="http://www.w3.org/2001/XMLSchema" xmlns:xs="http://www.w3.org/2001/XMLSchema" xmlns:p="http://schemas.microsoft.com/office/2006/metadata/properties" xmlns:ns2="20b429da-18df-4b60-8667-ecabe588cf91" xmlns:ns3="2f4ce27d-5312-4f35-bee8-25b1bd889599" xmlns:ns4="http://schemas.microsoft.com/sharepoint/v3/fields" xmlns:ns5="230e9df3-be65-4c73-a93b-d1236ebd677e" targetNamespace="http://schemas.microsoft.com/office/2006/metadata/properties" ma:root="true" ma:fieldsID="9416275db9bb34ad78cf89b596c37baa" ns2:_="" ns3:_="" ns4:_="" ns5:_="">
    <xsd:import namespace="20b429da-18df-4b60-8667-ecabe588cf91"/>
    <xsd:import namespace="2f4ce27d-5312-4f35-bee8-25b1bd889599"/>
    <xsd:import namespace="http://schemas.microsoft.com/sharepoint/v3/fields"/>
    <xsd:import namespace="230e9df3-be65-4c73-a93b-d1236ebd677e"/>
    <xsd:element name="properties">
      <xsd:complexType>
        <xsd:sequence>
          <xsd:element name="documentManagement">
            <xsd:complexType>
              <xsd:all>
                <xsd:element ref="ns2:MediaServiceMetadata" minOccurs="0"/>
                <xsd:element ref="ns2:MediaServiceFastMetadata" minOccurs="0"/>
                <xsd:element ref="ns2:MediaServiceDateTaken" minOccurs="0"/>
                <xsd:element ref="ns3:SharedWithUsers" minOccurs="0"/>
                <xsd:element ref="ns3:SharedWithDetails" minOccurs="0"/>
                <xsd:element ref="ns3:LastSharedByUser" minOccurs="0"/>
                <xsd:element ref="ns3:LastSharedByTime" minOccurs="0"/>
                <xsd:element ref="ns2:Current_x0020_Status" minOccurs="0"/>
                <xsd:element ref="ns2:last_x0020_version_x0020_published" minOccurs="0"/>
                <xsd:element ref="ns2:Git_x0020_hub_x0020_link" minOccurs="0"/>
                <xsd:element ref="ns4:_Revision" minOccurs="0"/>
                <xsd:element ref="ns5:VanityUR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b429da-18df-4b60-8667-ecabe588cf9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Current_x0020_Status" ma:index="15" nillable="true" ma:displayName="Current Status" ma:format="Dropdown" ma:internalName="Current_x0020_Status">
      <xsd:simpleType>
        <xsd:restriction base="dms:Choice">
          <xsd:enumeration value="Initial draft"/>
          <xsd:enumeration value="Ready for Edit"/>
          <xsd:enumeration value="In Edit"/>
          <xsd:enumeration value="Edited"/>
          <xsd:enumeration value="Resolving edits"/>
          <xsd:enumeration value="Final Review"/>
          <xsd:enumeration value="Published"/>
          <xsd:enumeration value="In Revision"/>
        </xsd:restriction>
      </xsd:simpleType>
    </xsd:element>
    <xsd:element name="last_x0020_version_x0020_published" ma:index="16" nillable="true" ma:displayName="last version published" ma:internalName="last_x0020_version_x0020_published">
      <xsd:simpleType>
        <xsd:restriction base="dms:Text">
          <xsd:maxLength value="255"/>
        </xsd:restriction>
      </xsd:simpleType>
    </xsd:element>
    <xsd:element name="Git_x0020_hub_x0020_link" ma:index="17" nillable="true" ma:displayName="Git hub link" ma:format="Hyperlink" ma:internalName="Git_x0020_hub_x0020_link">
      <xsd:complexType>
        <xsd:complexContent>
          <xsd:extension base="dms:URL">
            <xsd:sequence>
              <xsd:element name="Url" type="dms:ValidUrl" minOccurs="0" nillable="true"/>
              <xsd:element name="Description" type="xsd:string"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2f4ce27d-5312-4f35-bee8-25b1bd889599"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Revision" ma:index="18" nillable="true" ma:displayName="Revision" ma:internalName="_Revis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VanityURL" ma:index="19" nillable="true" ma:displayName="Vanity URL" ma:description="A vanity URL for the site." ma:format="Hyperlink" ma:internalName="VanityURL">
      <xsd:complexType>
        <xsd:complexContent>
          <xsd:extension base="dms:URL">
            <xsd:sequence>
              <xsd:element name="Url" type="dms:ValidUrl" minOccurs="0" nillable="true"/>
              <xsd:element name="Description" type="xsd:string"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Current_x0020_Status xmlns="20b429da-18df-4b60-8667-ecabe588cf91" xsi:nil="true"/>
    <last_x0020_version_x0020_published xmlns="20b429da-18df-4b60-8667-ecabe588cf91" xsi:nil="true"/>
    <Git_x0020_hub_x0020_link xmlns="20b429da-18df-4b60-8667-ecabe588cf91">
      <Url xsi:nil="true"/>
      <Description xsi:nil="true"/>
    </Git_x0020_hub_x0020_link>
    <_Revision xmlns="http://schemas.microsoft.com/sharepoint/v3/fields" xsi:nil="true"/>
    <VanityURL xmlns="230e9df3-be65-4c73-a93b-d1236ebd677e">
      <Url xsi:nil="true"/>
      <Description xsi:nil="true"/>
    </VanityURL>
    <LastSharedByUser xmlns="2f4ce27d-5312-4f35-bee8-25b1bd889599">arvinh@microsoft.com</LastSharedByUser>
    <SharedWithUsers xmlns="2f4ce27d-5312-4f35-bee8-25b1bd889599">
      <UserInfo>
        <DisplayName>Shantaram Punukollu</DisplayName>
        <AccountId>117</AccountId>
        <AccountType/>
      </UserInfo>
    </SharedWithUsers>
    <LastSharedByTime xmlns="2f4ce27d-5312-4f35-bee8-25b1bd889599">2018-05-09T06:53:11+00:00</LastSharedByTime>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2ED9753-F3A0-48DC-B97C-65B225DF6FCC}">
  <ds:schemaRefs>
    <ds:schemaRef ds:uri="http://schemas.microsoft.com/sharepoint/v3/contenttype/forms"/>
  </ds:schemaRefs>
</ds:datastoreItem>
</file>

<file path=customXml/itemProps3.xml><?xml version="1.0" encoding="utf-8"?>
<ds:datastoreItem xmlns:ds="http://schemas.openxmlformats.org/officeDocument/2006/customXml" ds:itemID="{B5ADE1EE-7DC5-4965-9EA2-C6B7FE6402C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b429da-18df-4b60-8667-ecabe588cf91"/>
    <ds:schemaRef ds:uri="2f4ce27d-5312-4f35-bee8-25b1bd889599"/>
    <ds:schemaRef ds:uri="http://schemas.microsoft.com/sharepoint/v3/fields"/>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22E3FF3-EE42-4FB0-B79A-477149F2FCF8}">
  <ds:schemaRefs>
    <ds:schemaRef ds:uri="http://schemas.microsoft.com/office/2006/metadata/properties"/>
    <ds:schemaRef ds:uri="http://schemas.microsoft.com/office/infopath/2007/PartnerControls"/>
    <ds:schemaRef ds:uri="20b429da-18df-4b60-8667-ecabe588cf91"/>
    <ds:schemaRef ds:uri="http://schemas.microsoft.com/sharepoint/v3/fields"/>
    <ds:schemaRef ds:uri="230e9df3-be65-4c73-a93b-d1236ebd677e"/>
    <ds:schemaRef ds:uri="2f4ce27d-5312-4f35-bee8-25b1bd889599"/>
  </ds:schemaRefs>
</ds:datastoreItem>
</file>

<file path=customXml/itemProps5.xml><?xml version="1.0" encoding="utf-8"?>
<ds:datastoreItem xmlns:ds="http://schemas.openxmlformats.org/officeDocument/2006/customXml" ds:itemID="{B88E9771-B432-41BF-824C-B63E4336E1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4486</Words>
  <Characters>25575</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Azure Active Directory Deployment Plan</vt:lpstr>
    </vt:vector>
  </TitlesOfParts>
  <Company/>
  <LinksUpToDate>false</LinksUpToDate>
  <CharactersWithSpaces>30001</CharactersWithSpaces>
  <SharedDoc>false</SharedDoc>
  <HLinks>
    <vt:vector size="360" baseType="variant">
      <vt:variant>
        <vt:i4>6422562</vt:i4>
      </vt:variant>
      <vt:variant>
        <vt:i4>210</vt:i4>
      </vt:variant>
      <vt:variant>
        <vt:i4>0</vt:i4>
      </vt:variant>
      <vt:variant>
        <vt:i4>5</vt:i4>
      </vt:variant>
      <vt:variant>
        <vt:lpwstr>https://docs.microsoft.com/azure/active-directory/active-directory-assign-admin-roles-azure-portal</vt:lpwstr>
      </vt:variant>
      <vt:variant>
        <vt:lpwstr/>
      </vt:variant>
      <vt:variant>
        <vt:i4>2293812</vt:i4>
      </vt:variant>
      <vt:variant>
        <vt:i4>207</vt:i4>
      </vt:variant>
      <vt:variant>
        <vt:i4>0</vt:i4>
      </vt:variant>
      <vt:variant>
        <vt:i4>5</vt:i4>
      </vt:variant>
      <vt:variant>
        <vt:lpwstr>https://docs.microsoft.com/azure/active-directory/active-directory-conditional-access-best-practices</vt:lpwstr>
      </vt:variant>
      <vt:variant>
        <vt:lpwstr>how-should-you-deploy-a-new-policy</vt:lpwstr>
      </vt:variant>
      <vt:variant>
        <vt:i4>327707</vt:i4>
      </vt:variant>
      <vt:variant>
        <vt:i4>204</vt:i4>
      </vt:variant>
      <vt:variant>
        <vt:i4>0</vt:i4>
      </vt:variant>
      <vt:variant>
        <vt:i4>5</vt:i4>
      </vt:variant>
      <vt:variant>
        <vt:lpwstr>https://docs.microsoft.com/en-us/azure/active-directory/active-directory-identityprotection-playbook</vt:lpwstr>
      </vt:variant>
      <vt:variant>
        <vt:lpwstr/>
      </vt:variant>
      <vt:variant>
        <vt:i4>8192041</vt:i4>
      </vt:variant>
      <vt:variant>
        <vt:i4>201</vt:i4>
      </vt:variant>
      <vt:variant>
        <vt:i4>0</vt:i4>
      </vt:variant>
      <vt:variant>
        <vt:i4>5</vt:i4>
      </vt:variant>
      <vt:variant>
        <vt:lpwstr>https://docs.microsoft.com/en-us/azure/active-directory/active-directory-conditional-access-whatif</vt:lpwstr>
      </vt:variant>
      <vt:variant>
        <vt:lpwstr/>
      </vt:variant>
      <vt:variant>
        <vt:i4>1441854</vt:i4>
      </vt:variant>
      <vt:variant>
        <vt:i4>198</vt:i4>
      </vt:variant>
      <vt:variant>
        <vt:i4>0</vt:i4>
      </vt:variant>
      <vt:variant>
        <vt:i4>5</vt:i4>
      </vt:variant>
      <vt:variant>
        <vt:lpwstr/>
      </vt:variant>
      <vt:variant>
        <vt:lpwstr>_Phase_4:_Rollback</vt:lpwstr>
      </vt:variant>
      <vt:variant>
        <vt:i4>7929940</vt:i4>
      </vt:variant>
      <vt:variant>
        <vt:i4>195</vt:i4>
      </vt:variant>
      <vt:variant>
        <vt:i4>0</vt:i4>
      </vt:variant>
      <vt:variant>
        <vt:i4>5</vt:i4>
      </vt:variant>
      <vt:variant>
        <vt:lpwstr/>
      </vt:variant>
      <vt:variant>
        <vt:lpwstr>_Phase_3:_Moving</vt:lpwstr>
      </vt:variant>
      <vt:variant>
        <vt:i4>6684751</vt:i4>
      </vt:variant>
      <vt:variant>
        <vt:i4>192</vt:i4>
      </vt:variant>
      <vt:variant>
        <vt:i4>0</vt:i4>
      </vt:variant>
      <vt:variant>
        <vt:i4>5</vt:i4>
      </vt:variant>
      <vt:variant>
        <vt:lpwstr/>
      </vt:variant>
      <vt:variant>
        <vt:lpwstr>_Phase_2:_Testing</vt:lpwstr>
      </vt:variant>
      <vt:variant>
        <vt:i4>8257623</vt:i4>
      </vt:variant>
      <vt:variant>
        <vt:i4>189</vt:i4>
      </vt:variant>
      <vt:variant>
        <vt:i4>0</vt:i4>
      </vt:variant>
      <vt:variant>
        <vt:i4>5</vt:i4>
      </vt:variant>
      <vt:variant>
        <vt:lpwstr/>
      </vt:variant>
      <vt:variant>
        <vt:lpwstr>_Phase_1:_Implementation</vt:lpwstr>
      </vt:variant>
      <vt:variant>
        <vt:i4>1441819</vt:i4>
      </vt:variant>
      <vt:variant>
        <vt:i4>186</vt:i4>
      </vt:variant>
      <vt:variant>
        <vt:i4>0</vt:i4>
      </vt:variant>
      <vt:variant>
        <vt:i4>5</vt:i4>
      </vt:variant>
      <vt:variant>
        <vt:lpwstr>https://docs.microsoft.com/en-us/azure/active-directory/active-directory-identityprotection</vt:lpwstr>
      </vt:variant>
      <vt:variant>
        <vt:lpwstr>users-flagged-for-risk</vt:lpwstr>
      </vt:variant>
      <vt:variant>
        <vt:i4>7929966</vt:i4>
      </vt:variant>
      <vt:variant>
        <vt:i4>183</vt:i4>
      </vt:variant>
      <vt:variant>
        <vt:i4>0</vt:i4>
      </vt:variant>
      <vt:variant>
        <vt:i4>5</vt:i4>
      </vt:variant>
      <vt:variant>
        <vt:lpwstr>https://docs.microsoft.com/en-us/intune/planning-guide</vt:lpwstr>
      </vt:variant>
      <vt:variant>
        <vt:lpwstr/>
      </vt:variant>
      <vt:variant>
        <vt:i4>2162746</vt:i4>
      </vt:variant>
      <vt:variant>
        <vt:i4>180</vt:i4>
      </vt:variant>
      <vt:variant>
        <vt:i4>0</vt:i4>
      </vt:variant>
      <vt:variant>
        <vt:i4>5</vt:i4>
      </vt:variant>
      <vt:variant>
        <vt:lpwstr>https://www.microsoft.com/cloud-platform/microsoft-intune-apps</vt:lpwstr>
      </vt:variant>
      <vt:variant>
        <vt:lpwstr/>
      </vt:variant>
      <vt:variant>
        <vt:i4>6881381</vt:i4>
      </vt:variant>
      <vt:variant>
        <vt:i4>177</vt:i4>
      </vt:variant>
      <vt:variant>
        <vt:i4>0</vt:i4>
      </vt:variant>
      <vt:variant>
        <vt:i4>5</vt:i4>
      </vt:variant>
      <vt:variant>
        <vt:lpwstr>https://docs.microsoft.com/en-us/intune/introduction-device-app-lifecycles</vt:lpwstr>
      </vt:variant>
      <vt:variant>
        <vt:lpwstr/>
      </vt:variant>
      <vt:variant>
        <vt:i4>6946873</vt:i4>
      </vt:variant>
      <vt:variant>
        <vt:i4>174</vt:i4>
      </vt:variant>
      <vt:variant>
        <vt:i4>0</vt:i4>
      </vt:variant>
      <vt:variant>
        <vt:i4>5</vt:i4>
      </vt:variant>
      <vt:variant>
        <vt:lpwstr>https://docs.microsoft.com/en-us/intune/apps-selective-wipe</vt:lpwstr>
      </vt:variant>
      <vt:variant>
        <vt:lpwstr/>
      </vt:variant>
      <vt:variant>
        <vt:i4>1114197</vt:i4>
      </vt:variant>
      <vt:variant>
        <vt:i4>171</vt:i4>
      </vt:variant>
      <vt:variant>
        <vt:i4>0</vt:i4>
      </vt:variant>
      <vt:variant>
        <vt:i4>5</vt:i4>
      </vt:variant>
      <vt:variant>
        <vt:lpwstr>https://docs.microsoft.com/en-us/intune/device-factory-reset</vt:lpwstr>
      </vt:variant>
      <vt:variant>
        <vt:lpwstr/>
      </vt:variant>
      <vt:variant>
        <vt:i4>5636166</vt:i4>
      </vt:variant>
      <vt:variant>
        <vt:i4>168</vt:i4>
      </vt:variant>
      <vt:variant>
        <vt:i4>0</vt:i4>
      </vt:variant>
      <vt:variant>
        <vt:i4>5</vt:i4>
      </vt:variant>
      <vt:variant>
        <vt:lpwstr>https://docs.microsoft.com/en-us/intune/devices-wipe</vt:lpwstr>
      </vt:variant>
      <vt:variant>
        <vt:lpwstr/>
      </vt:variant>
      <vt:variant>
        <vt:i4>7929966</vt:i4>
      </vt:variant>
      <vt:variant>
        <vt:i4>165</vt:i4>
      </vt:variant>
      <vt:variant>
        <vt:i4>0</vt:i4>
      </vt:variant>
      <vt:variant>
        <vt:i4>5</vt:i4>
      </vt:variant>
      <vt:variant>
        <vt:lpwstr>https://docs.microsoft.com/en-us/intune/planning-guide</vt:lpwstr>
      </vt:variant>
      <vt:variant>
        <vt:lpwstr/>
      </vt:variant>
      <vt:variant>
        <vt:i4>3735657</vt:i4>
      </vt:variant>
      <vt:variant>
        <vt:i4>162</vt:i4>
      </vt:variant>
      <vt:variant>
        <vt:i4>0</vt:i4>
      </vt:variant>
      <vt:variant>
        <vt:i4>5</vt:i4>
      </vt:variant>
      <vt:variant>
        <vt:lpwstr>https://docs.microsoft.com/en-us/azure/active-directory/active-directory-identityprotection</vt:lpwstr>
      </vt:variant>
      <vt:variant>
        <vt:lpwstr/>
      </vt:variant>
      <vt:variant>
        <vt:i4>917570</vt:i4>
      </vt:variant>
      <vt:variant>
        <vt:i4>159</vt:i4>
      </vt:variant>
      <vt:variant>
        <vt:i4>0</vt:i4>
      </vt:variant>
      <vt:variant>
        <vt:i4>5</vt:i4>
      </vt:variant>
      <vt:variant>
        <vt:lpwstr>https://docs.microsoft.com/en-us/azure/active-directory/active-directory-conditional-access-locations</vt:lpwstr>
      </vt:variant>
      <vt:variant>
        <vt:lpwstr/>
      </vt:variant>
      <vt:variant>
        <vt:i4>7995483</vt:i4>
      </vt:variant>
      <vt:variant>
        <vt:i4>156</vt:i4>
      </vt:variant>
      <vt:variant>
        <vt:i4>0</vt:i4>
      </vt:variant>
      <vt:variant>
        <vt:i4>5</vt:i4>
      </vt:variant>
      <vt:variant>
        <vt:lpwstr/>
      </vt:variant>
      <vt:variant>
        <vt:lpwstr>_MFA_for_admins</vt:lpwstr>
      </vt:variant>
      <vt:variant>
        <vt:i4>3014675</vt:i4>
      </vt:variant>
      <vt:variant>
        <vt:i4>153</vt:i4>
      </vt:variant>
      <vt:variant>
        <vt:i4>0</vt:i4>
      </vt:variant>
      <vt:variant>
        <vt:i4>5</vt:i4>
      </vt:variant>
      <vt:variant>
        <vt:lpwstr/>
      </vt:variant>
      <vt:variant>
        <vt:lpwstr>_Password_change_for</vt:lpwstr>
      </vt:variant>
      <vt:variant>
        <vt:i4>6291540</vt:i4>
      </vt:variant>
      <vt:variant>
        <vt:i4>150</vt:i4>
      </vt:variant>
      <vt:variant>
        <vt:i4>0</vt:i4>
      </vt:variant>
      <vt:variant>
        <vt:i4>5</vt:i4>
      </vt:variant>
      <vt:variant>
        <vt:lpwstr/>
      </vt:variant>
      <vt:variant>
        <vt:lpwstr>_MFA_for_risky</vt:lpwstr>
      </vt:variant>
      <vt:variant>
        <vt:i4>7995483</vt:i4>
      </vt:variant>
      <vt:variant>
        <vt:i4>147</vt:i4>
      </vt:variant>
      <vt:variant>
        <vt:i4>0</vt:i4>
      </vt:variant>
      <vt:variant>
        <vt:i4>5</vt:i4>
      </vt:variant>
      <vt:variant>
        <vt:lpwstr/>
      </vt:variant>
      <vt:variant>
        <vt:lpwstr>_MFA_for_admins</vt:lpwstr>
      </vt:variant>
      <vt:variant>
        <vt:i4>3014670</vt:i4>
      </vt:variant>
      <vt:variant>
        <vt:i4>144</vt:i4>
      </vt:variant>
      <vt:variant>
        <vt:i4>0</vt:i4>
      </vt:variant>
      <vt:variant>
        <vt:i4>5</vt:i4>
      </vt:variant>
      <vt:variant>
        <vt:lpwstr/>
      </vt:variant>
      <vt:variant>
        <vt:lpwstr>_MFA_when_not</vt:lpwstr>
      </vt:variant>
      <vt:variant>
        <vt:i4>4259937</vt:i4>
      </vt:variant>
      <vt:variant>
        <vt:i4>141</vt:i4>
      </vt:variant>
      <vt:variant>
        <vt:i4>0</vt:i4>
      </vt:variant>
      <vt:variant>
        <vt:i4>5</vt:i4>
      </vt:variant>
      <vt:variant>
        <vt:lpwstr/>
      </vt:variant>
      <vt:variant>
        <vt:lpwstr>_Device_Compliance_when</vt:lpwstr>
      </vt:variant>
      <vt:variant>
        <vt:i4>6553653</vt:i4>
      </vt:variant>
      <vt:variant>
        <vt:i4>138</vt:i4>
      </vt:variant>
      <vt:variant>
        <vt:i4>0</vt:i4>
      </vt:variant>
      <vt:variant>
        <vt:i4>5</vt:i4>
      </vt:variant>
      <vt:variant>
        <vt:lpwstr>https://docs.microsoft.com/en-us/azure/active-directory/active-directory-conditional-access-conditions</vt:lpwstr>
      </vt:variant>
      <vt:variant>
        <vt:lpwstr/>
      </vt:variant>
      <vt:variant>
        <vt:i4>69</vt:i4>
      </vt:variant>
      <vt:variant>
        <vt:i4>135</vt:i4>
      </vt:variant>
      <vt:variant>
        <vt:i4>0</vt:i4>
      </vt:variant>
      <vt:variant>
        <vt:i4>5</vt:i4>
      </vt:variant>
      <vt:variant>
        <vt:lpwstr>https://docs.microsoft.com/en-us/azure/active-directory/active-directory-conditional-access-controls</vt:lpwstr>
      </vt:variant>
      <vt:variant>
        <vt:lpwstr/>
      </vt:variant>
      <vt:variant>
        <vt:i4>5570628</vt:i4>
      </vt:variant>
      <vt:variant>
        <vt:i4>132</vt:i4>
      </vt:variant>
      <vt:variant>
        <vt:i4>0</vt:i4>
      </vt:variant>
      <vt:variant>
        <vt:i4>5</vt:i4>
      </vt:variant>
      <vt:variant>
        <vt:lpwstr>https://docs.microsoft.com/en-us/azure/active-directory/active-directory-conditional-access-azure-portal</vt:lpwstr>
      </vt:variant>
      <vt:variant>
        <vt:lpwstr/>
      </vt:variant>
      <vt:variant>
        <vt:i4>3735657</vt:i4>
      </vt:variant>
      <vt:variant>
        <vt:i4>129</vt:i4>
      </vt:variant>
      <vt:variant>
        <vt:i4>0</vt:i4>
      </vt:variant>
      <vt:variant>
        <vt:i4>5</vt:i4>
      </vt:variant>
      <vt:variant>
        <vt:lpwstr>https://docs.microsoft.com/en-us/azure/active-directory/active-directory-identityprotection</vt:lpwstr>
      </vt:variant>
      <vt:variant>
        <vt:lpwstr/>
      </vt:variant>
      <vt:variant>
        <vt:i4>5570628</vt:i4>
      </vt:variant>
      <vt:variant>
        <vt:i4>126</vt:i4>
      </vt:variant>
      <vt:variant>
        <vt:i4>0</vt:i4>
      </vt:variant>
      <vt:variant>
        <vt:i4>5</vt:i4>
      </vt:variant>
      <vt:variant>
        <vt:lpwstr>https://docs.microsoft.com/en-us/azure/active-directory/active-directory-conditional-access-azure-portal</vt:lpwstr>
      </vt:variant>
      <vt:variant>
        <vt:lpwstr/>
      </vt:variant>
      <vt:variant>
        <vt:i4>7864359</vt:i4>
      </vt:variant>
      <vt:variant>
        <vt:i4>123</vt:i4>
      </vt:variant>
      <vt:variant>
        <vt:i4>0</vt:i4>
      </vt:variant>
      <vt:variant>
        <vt:i4>5</vt:i4>
      </vt:variant>
      <vt:variant>
        <vt:lpwstr>https://azure.microsoft.com/en-us/pricing/details/active-directory/</vt:lpwstr>
      </vt:variant>
      <vt:variant>
        <vt:lpwstr/>
      </vt:variant>
      <vt:variant>
        <vt:i4>1966133</vt:i4>
      </vt:variant>
      <vt:variant>
        <vt:i4>116</vt:i4>
      </vt:variant>
      <vt:variant>
        <vt:i4>0</vt:i4>
      </vt:variant>
      <vt:variant>
        <vt:i4>5</vt:i4>
      </vt:variant>
      <vt:variant>
        <vt:lpwstr/>
      </vt:variant>
      <vt:variant>
        <vt:lpwstr>_Toc513619277</vt:lpwstr>
      </vt:variant>
      <vt:variant>
        <vt:i4>1966133</vt:i4>
      </vt:variant>
      <vt:variant>
        <vt:i4>110</vt:i4>
      </vt:variant>
      <vt:variant>
        <vt:i4>0</vt:i4>
      </vt:variant>
      <vt:variant>
        <vt:i4>5</vt:i4>
      </vt:variant>
      <vt:variant>
        <vt:lpwstr/>
      </vt:variant>
      <vt:variant>
        <vt:lpwstr>_Toc513619276</vt:lpwstr>
      </vt:variant>
      <vt:variant>
        <vt:i4>1966133</vt:i4>
      </vt:variant>
      <vt:variant>
        <vt:i4>104</vt:i4>
      </vt:variant>
      <vt:variant>
        <vt:i4>0</vt:i4>
      </vt:variant>
      <vt:variant>
        <vt:i4>5</vt:i4>
      </vt:variant>
      <vt:variant>
        <vt:lpwstr/>
      </vt:variant>
      <vt:variant>
        <vt:lpwstr>_Toc513619275</vt:lpwstr>
      </vt:variant>
      <vt:variant>
        <vt:i4>1966133</vt:i4>
      </vt:variant>
      <vt:variant>
        <vt:i4>98</vt:i4>
      </vt:variant>
      <vt:variant>
        <vt:i4>0</vt:i4>
      </vt:variant>
      <vt:variant>
        <vt:i4>5</vt:i4>
      </vt:variant>
      <vt:variant>
        <vt:lpwstr/>
      </vt:variant>
      <vt:variant>
        <vt:lpwstr>_Toc513619274</vt:lpwstr>
      </vt:variant>
      <vt:variant>
        <vt:i4>1966133</vt:i4>
      </vt:variant>
      <vt:variant>
        <vt:i4>92</vt:i4>
      </vt:variant>
      <vt:variant>
        <vt:i4>0</vt:i4>
      </vt:variant>
      <vt:variant>
        <vt:i4>5</vt:i4>
      </vt:variant>
      <vt:variant>
        <vt:lpwstr/>
      </vt:variant>
      <vt:variant>
        <vt:lpwstr>_Toc513619273</vt:lpwstr>
      </vt:variant>
      <vt:variant>
        <vt:i4>1966133</vt:i4>
      </vt:variant>
      <vt:variant>
        <vt:i4>86</vt:i4>
      </vt:variant>
      <vt:variant>
        <vt:i4>0</vt:i4>
      </vt:variant>
      <vt:variant>
        <vt:i4>5</vt:i4>
      </vt:variant>
      <vt:variant>
        <vt:lpwstr/>
      </vt:variant>
      <vt:variant>
        <vt:lpwstr>_Toc513619272</vt:lpwstr>
      </vt:variant>
      <vt:variant>
        <vt:i4>1966133</vt:i4>
      </vt:variant>
      <vt:variant>
        <vt:i4>80</vt:i4>
      </vt:variant>
      <vt:variant>
        <vt:i4>0</vt:i4>
      </vt:variant>
      <vt:variant>
        <vt:i4>5</vt:i4>
      </vt:variant>
      <vt:variant>
        <vt:lpwstr/>
      </vt:variant>
      <vt:variant>
        <vt:lpwstr>_Toc513619271</vt:lpwstr>
      </vt:variant>
      <vt:variant>
        <vt:i4>1966133</vt:i4>
      </vt:variant>
      <vt:variant>
        <vt:i4>74</vt:i4>
      </vt:variant>
      <vt:variant>
        <vt:i4>0</vt:i4>
      </vt:variant>
      <vt:variant>
        <vt:i4>5</vt:i4>
      </vt:variant>
      <vt:variant>
        <vt:lpwstr/>
      </vt:variant>
      <vt:variant>
        <vt:lpwstr>_Toc513619270</vt:lpwstr>
      </vt:variant>
      <vt:variant>
        <vt:i4>2031669</vt:i4>
      </vt:variant>
      <vt:variant>
        <vt:i4>68</vt:i4>
      </vt:variant>
      <vt:variant>
        <vt:i4>0</vt:i4>
      </vt:variant>
      <vt:variant>
        <vt:i4>5</vt:i4>
      </vt:variant>
      <vt:variant>
        <vt:lpwstr/>
      </vt:variant>
      <vt:variant>
        <vt:lpwstr>_Toc513619269</vt:lpwstr>
      </vt:variant>
      <vt:variant>
        <vt:i4>2031669</vt:i4>
      </vt:variant>
      <vt:variant>
        <vt:i4>62</vt:i4>
      </vt:variant>
      <vt:variant>
        <vt:i4>0</vt:i4>
      </vt:variant>
      <vt:variant>
        <vt:i4>5</vt:i4>
      </vt:variant>
      <vt:variant>
        <vt:lpwstr/>
      </vt:variant>
      <vt:variant>
        <vt:lpwstr>_Toc513619268</vt:lpwstr>
      </vt:variant>
      <vt:variant>
        <vt:i4>2031669</vt:i4>
      </vt:variant>
      <vt:variant>
        <vt:i4>56</vt:i4>
      </vt:variant>
      <vt:variant>
        <vt:i4>0</vt:i4>
      </vt:variant>
      <vt:variant>
        <vt:i4>5</vt:i4>
      </vt:variant>
      <vt:variant>
        <vt:lpwstr/>
      </vt:variant>
      <vt:variant>
        <vt:lpwstr>_Toc513619267</vt:lpwstr>
      </vt:variant>
      <vt:variant>
        <vt:i4>2031669</vt:i4>
      </vt:variant>
      <vt:variant>
        <vt:i4>50</vt:i4>
      </vt:variant>
      <vt:variant>
        <vt:i4>0</vt:i4>
      </vt:variant>
      <vt:variant>
        <vt:i4>5</vt:i4>
      </vt:variant>
      <vt:variant>
        <vt:lpwstr/>
      </vt:variant>
      <vt:variant>
        <vt:lpwstr>_Toc513619266</vt:lpwstr>
      </vt:variant>
      <vt:variant>
        <vt:i4>2031669</vt:i4>
      </vt:variant>
      <vt:variant>
        <vt:i4>44</vt:i4>
      </vt:variant>
      <vt:variant>
        <vt:i4>0</vt:i4>
      </vt:variant>
      <vt:variant>
        <vt:i4>5</vt:i4>
      </vt:variant>
      <vt:variant>
        <vt:lpwstr/>
      </vt:variant>
      <vt:variant>
        <vt:lpwstr>_Toc513619265</vt:lpwstr>
      </vt:variant>
      <vt:variant>
        <vt:i4>2031669</vt:i4>
      </vt:variant>
      <vt:variant>
        <vt:i4>38</vt:i4>
      </vt:variant>
      <vt:variant>
        <vt:i4>0</vt:i4>
      </vt:variant>
      <vt:variant>
        <vt:i4>5</vt:i4>
      </vt:variant>
      <vt:variant>
        <vt:lpwstr/>
      </vt:variant>
      <vt:variant>
        <vt:lpwstr>_Toc513619264</vt:lpwstr>
      </vt:variant>
      <vt:variant>
        <vt:i4>2031669</vt:i4>
      </vt:variant>
      <vt:variant>
        <vt:i4>32</vt:i4>
      </vt:variant>
      <vt:variant>
        <vt:i4>0</vt:i4>
      </vt:variant>
      <vt:variant>
        <vt:i4>5</vt:i4>
      </vt:variant>
      <vt:variant>
        <vt:lpwstr/>
      </vt:variant>
      <vt:variant>
        <vt:lpwstr>_Toc513619263</vt:lpwstr>
      </vt:variant>
      <vt:variant>
        <vt:i4>2031669</vt:i4>
      </vt:variant>
      <vt:variant>
        <vt:i4>26</vt:i4>
      </vt:variant>
      <vt:variant>
        <vt:i4>0</vt:i4>
      </vt:variant>
      <vt:variant>
        <vt:i4>5</vt:i4>
      </vt:variant>
      <vt:variant>
        <vt:lpwstr/>
      </vt:variant>
      <vt:variant>
        <vt:lpwstr>_Toc513619262</vt:lpwstr>
      </vt:variant>
      <vt:variant>
        <vt:i4>2031669</vt:i4>
      </vt:variant>
      <vt:variant>
        <vt:i4>20</vt:i4>
      </vt:variant>
      <vt:variant>
        <vt:i4>0</vt:i4>
      </vt:variant>
      <vt:variant>
        <vt:i4>5</vt:i4>
      </vt:variant>
      <vt:variant>
        <vt:lpwstr/>
      </vt:variant>
      <vt:variant>
        <vt:lpwstr>_Toc513619261</vt:lpwstr>
      </vt:variant>
      <vt:variant>
        <vt:i4>2031669</vt:i4>
      </vt:variant>
      <vt:variant>
        <vt:i4>14</vt:i4>
      </vt:variant>
      <vt:variant>
        <vt:i4>0</vt:i4>
      </vt:variant>
      <vt:variant>
        <vt:i4>5</vt:i4>
      </vt:variant>
      <vt:variant>
        <vt:lpwstr/>
      </vt:variant>
      <vt:variant>
        <vt:lpwstr>_Toc513619260</vt:lpwstr>
      </vt:variant>
      <vt:variant>
        <vt:i4>1835061</vt:i4>
      </vt:variant>
      <vt:variant>
        <vt:i4>8</vt:i4>
      </vt:variant>
      <vt:variant>
        <vt:i4>0</vt:i4>
      </vt:variant>
      <vt:variant>
        <vt:i4>5</vt:i4>
      </vt:variant>
      <vt:variant>
        <vt:lpwstr/>
      </vt:variant>
      <vt:variant>
        <vt:lpwstr>_Toc513619259</vt:lpwstr>
      </vt:variant>
      <vt:variant>
        <vt:i4>1835061</vt:i4>
      </vt:variant>
      <vt:variant>
        <vt:i4>2</vt:i4>
      </vt:variant>
      <vt:variant>
        <vt:i4>0</vt:i4>
      </vt:variant>
      <vt:variant>
        <vt:i4>5</vt:i4>
      </vt:variant>
      <vt:variant>
        <vt:lpwstr/>
      </vt:variant>
      <vt:variant>
        <vt:lpwstr>_Toc513619258</vt:lpwstr>
      </vt:variant>
      <vt:variant>
        <vt:i4>786524</vt:i4>
      </vt:variant>
      <vt:variant>
        <vt:i4>15</vt:i4>
      </vt:variant>
      <vt:variant>
        <vt:i4>0</vt:i4>
      </vt:variant>
      <vt:variant>
        <vt:i4>5</vt:i4>
      </vt:variant>
      <vt:variant>
        <vt:lpwstr>https://azure.microsoft.com/en-us/support/legal/website-terms-of-use/</vt:lpwstr>
      </vt:variant>
      <vt:variant>
        <vt:lpwstr/>
      </vt:variant>
      <vt:variant>
        <vt:i4>655446</vt:i4>
      </vt:variant>
      <vt:variant>
        <vt:i4>12</vt:i4>
      </vt:variant>
      <vt:variant>
        <vt:i4>0</vt:i4>
      </vt:variant>
      <vt:variant>
        <vt:i4>5</vt:i4>
      </vt:variant>
      <vt:variant>
        <vt:lpwstr>http://aka.ms/deploymentplans</vt:lpwstr>
      </vt:variant>
      <vt:variant>
        <vt:lpwstr/>
      </vt:variant>
      <vt:variant>
        <vt:i4>4980737</vt:i4>
      </vt:variant>
      <vt:variant>
        <vt:i4>9</vt:i4>
      </vt:variant>
      <vt:variant>
        <vt:i4>0</vt:i4>
      </vt:variant>
      <vt:variant>
        <vt:i4>5</vt:i4>
      </vt:variant>
      <vt:variant>
        <vt:lpwstr>https://aka.ms/deploymentplanfeedback</vt:lpwstr>
      </vt:variant>
      <vt:variant>
        <vt:lpwstr/>
      </vt:variant>
      <vt:variant>
        <vt:i4>2883617</vt:i4>
      </vt:variant>
      <vt:variant>
        <vt:i4>6</vt:i4>
      </vt:variant>
      <vt:variant>
        <vt:i4>0</vt:i4>
      </vt:variant>
      <vt:variant>
        <vt:i4>5</vt:i4>
      </vt:variant>
      <vt:variant>
        <vt:lpwstr>aka.ms/deploymentplans</vt:lpwstr>
      </vt:variant>
      <vt:variant>
        <vt:lpwstr/>
      </vt:variant>
      <vt:variant>
        <vt:i4>4980737</vt:i4>
      </vt:variant>
      <vt:variant>
        <vt:i4>3</vt:i4>
      </vt:variant>
      <vt:variant>
        <vt:i4>0</vt:i4>
      </vt:variant>
      <vt:variant>
        <vt:i4>5</vt:i4>
      </vt:variant>
      <vt:variant>
        <vt:lpwstr>https://aka.ms/deploymentplanfeedback</vt:lpwstr>
      </vt:variant>
      <vt:variant>
        <vt:lpwstr/>
      </vt:variant>
      <vt:variant>
        <vt:i4>4522099</vt:i4>
      </vt:variant>
      <vt:variant>
        <vt:i4>12</vt:i4>
      </vt:variant>
      <vt:variant>
        <vt:i4>0</vt:i4>
      </vt:variant>
      <vt:variant>
        <vt:i4>5</vt:i4>
      </vt:variant>
      <vt:variant>
        <vt:lpwstr/>
      </vt:variant>
      <vt:variant>
        <vt:lpwstr>_Implementing_Your_Solution</vt:lpwstr>
      </vt:variant>
      <vt:variant>
        <vt:i4>3539016</vt:i4>
      </vt:variant>
      <vt:variant>
        <vt:i4>9</vt:i4>
      </vt:variant>
      <vt:variant>
        <vt:i4>0</vt:i4>
      </vt:variant>
      <vt:variant>
        <vt:i4>5</vt:i4>
      </vt:variant>
      <vt:variant>
        <vt:lpwstr/>
      </vt:variant>
      <vt:variant>
        <vt:lpwstr>_Operational_Doc_1</vt:lpwstr>
      </vt:variant>
      <vt:variant>
        <vt:i4>7340115</vt:i4>
      </vt:variant>
      <vt:variant>
        <vt:i4>6</vt:i4>
      </vt:variant>
      <vt:variant>
        <vt:i4>0</vt:i4>
      </vt:variant>
      <vt:variant>
        <vt:i4>5</vt:i4>
      </vt:variant>
      <vt:variant>
        <vt:lpwstr/>
      </vt:variant>
      <vt:variant>
        <vt:lpwstr>_Design</vt:lpwstr>
      </vt:variant>
      <vt:variant>
        <vt:i4>2424842</vt:i4>
      </vt:variant>
      <vt:variant>
        <vt:i4>3</vt:i4>
      </vt:variant>
      <vt:variant>
        <vt:i4>0</vt:i4>
      </vt:variant>
      <vt:variant>
        <vt:i4>5</vt:i4>
      </vt:variant>
      <vt:variant>
        <vt:lpwstr/>
      </vt:variant>
      <vt:variant>
        <vt:lpwstr>_Planning_Your_Implementation</vt:lpwstr>
      </vt:variant>
      <vt:variant>
        <vt:i4>7208968</vt:i4>
      </vt:variant>
      <vt:variant>
        <vt:i4>0</vt:i4>
      </vt:variant>
      <vt:variant>
        <vt:i4>0</vt:i4>
      </vt:variant>
      <vt:variant>
        <vt:i4>5</vt:i4>
      </vt:variant>
      <vt:variant>
        <vt:lpwstr/>
      </vt:variant>
      <vt:variant>
        <vt:lpwstr>_Stakeholders_and_Sign-off</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Azure Active Directory Deployment Plan</dc:title>
  <dc:subject>Conditional Access</dc:subject>
  <dc:creator>Arvind Harinder</dc:creator>
  <cp:keywords/>
  <dc:description/>
  <cp:lastModifiedBy>Arvind Harinder</cp:lastModifiedBy>
  <cp:revision>4</cp:revision>
  <dcterms:created xsi:type="dcterms:W3CDTF">2018-05-10T18:20:00Z</dcterms:created>
  <dcterms:modified xsi:type="dcterms:W3CDTF">2018-05-10T18:21:00Z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0x010100CB491B387F83E7468FCB4E6A50AC4E2C</vt:lpwstr>
  </property>
  <property fmtid="{D5CDD505-2E9C-101B-9397-08002B2CF9AE}" pid="3" name="MSIP_Label_f42aa342-8706-4288-bd11-ebb85995028c_Enabled">
    <vt:lpwstr>True</vt:lpwstr>
  </property>
  <property fmtid="{D5CDD505-2E9C-101B-9397-08002B2CF9AE}" pid="4" name="MSIP_Label_f42aa342-8706-4288-bd11-ebb85995028c_SiteId">
    <vt:lpwstr>72f988bf-86f1-41af-91ab-2d7cd011db47</vt:lpwstr>
  </property>
  <property fmtid="{D5CDD505-2E9C-101B-9397-08002B2CF9AE}" pid="5" name="MSIP_Label_f42aa342-8706-4288-bd11-ebb85995028c_Owner">
    <vt:lpwstr>arvinh@microsoft.com</vt:lpwstr>
  </property>
  <property fmtid="{D5CDD505-2E9C-101B-9397-08002B2CF9AE}" pid="6" name="MSIP_Label_f42aa342-8706-4288-bd11-ebb85995028c_SetDate">
    <vt:lpwstr>2018-03-13T21:05:48.9969701Z</vt:lpwstr>
  </property>
  <property fmtid="{D5CDD505-2E9C-101B-9397-08002B2CF9AE}" pid="7" name="MSIP_Label_f42aa342-8706-4288-bd11-ebb85995028c_Name">
    <vt:lpwstr>General</vt:lpwstr>
  </property>
  <property fmtid="{D5CDD505-2E9C-101B-9397-08002B2CF9AE}" pid="8" name="MSIP_Label_f42aa342-8706-4288-bd11-ebb85995028c_Application">
    <vt:lpwstr>Microsoft Azure Information Protection</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