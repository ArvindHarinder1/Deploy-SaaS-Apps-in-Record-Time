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F065D7"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F065D7">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F065D7">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F065D7">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F065D7">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F065D7">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F065D7">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F065D7">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F065D7">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F065D7">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F065D7">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F065D7">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F065D7">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F065D7">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F065D7">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F065D7">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F065D7">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F065D7">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F065D7">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F065D7">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650641"/>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8" w:author="Arvind Harinder" w:date="2018-05-07T15:19:00Z"/>
                <w:del w:id="9" w:author="Arvind Harinder" w:date="2018-05-07T15:19:00Z"/>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0" w:name="_Purpose_of_Document"/>
      <w:bookmarkStart w:id="11" w:name="_Toc512426048"/>
      <w:bookmarkStart w:id="12" w:name="_Toc513313919"/>
      <w:bookmarkStart w:id="13" w:name="_Toc513650642"/>
      <w:bookmarkEnd w:id="4"/>
      <w:bookmarkEnd w:id="5"/>
      <w:bookmarkEnd w:id="6"/>
      <w:bookmarkEnd w:id="10"/>
      <w:r>
        <w:lastRenderedPageBreak/>
        <w:t>Planning Your Implementation</w:t>
      </w:r>
      <w:bookmarkStart w:id="14" w:name="implement"/>
      <w:bookmarkEnd w:id="11"/>
      <w:bookmarkEnd w:id="12"/>
      <w:bookmarkEnd w:id="13"/>
      <w:bookmarkEnd w:id="14"/>
    </w:p>
    <w:p w14:paraId="78B86CB2" w14:textId="77777777" w:rsidR="00EA2113" w:rsidRDefault="00EA2113">
      <w:pPr>
        <w:pStyle w:val="Heading2"/>
      </w:pPr>
      <w:bookmarkStart w:id="15" w:name="_Planning_Your_Implementation"/>
      <w:bookmarkStart w:id="16" w:name="_Stakeholders_and_Sign-off"/>
      <w:bookmarkStart w:id="17" w:name="_Toc508615605"/>
      <w:bookmarkStart w:id="18" w:name="_Toc502754448"/>
      <w:bookmarkStart w:id="19" w:name="_Toc502750737"/>
      <w:bookmarkStart w:id="20" w:name="_Toc513313920"/>
      <w:bookmarkStart w:id="21" w:name="_Toc513650643"/>
      <w:bookmarkStart w:id="22" w:name="_Toc501456961"/>
      <w:bookmarkStart w:id="23" w:name="_Toc502750735"/>
      <w:bookmarkStart w:id="24" w:name="_Toc502754477"/>
      <w:bookmarkStart w:id="25" w:name="_Toc502924265"/>
      <w:bookmarkEnd w:id="15"/>
      <w:bookmarkEnd w:id="16"/>
      <w:r>
        <w:t>Stakeholders and Sign-off</w:t>
      </w:r>
      <w:bookmarkEnd w:id="17"/>
      <w:bookmarkEnd w:id="18"/>
      <w:bookmarkEnd w:id="19"/>
      <w:bookmarkEnd w:id="20"/>
      <w:bookmarkEnd w:id="21"/>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6" w:name="_Toc513313921"/>
      <w:r>
        <w:br w:type="page"/>
      </w:r>
    </w:p>
    <w:p w14:paraId="0E23395C" w14:textId="41A63B0C" w:rsidR="00EC4FBF" w:rsidRPr="00B77B2B" w:rsidRDefault="00EC4FBF" w:rsidP="002B34DE">
      <w:pPr>
        <w:pStyle w:val="Heading2"/>
      </w:pPr>
      <w:bookmarkStart w:id="27" w:name="_Toc513650644"/>
      <w:r>
        <w:lastRenderedPageBreak/>
        <w:t>Licensing</w:t>
      </w:r>
      <w:bookmarkEnd w:id="26"/>
      <w:bookmarkEnd w:id="27"/>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F065D7"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F065D7"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8" w:name="_Toc513313922"/>
      <w:bookmarkStart w:id="29" w:name="_Toc513650645"/>
      <w:r>
        <w:t>H</w:t>
      </w:r>
      <w:r w:rsidR="00FF60F4">
        <w:t xml:space="preserve">ow to draft </w:t>
      </w:r>
      <w:r w:rsidR="002F2DEC">
        <w:t>Conditional Access</w:t>
      </w:r>
      <w:r>
        <w:t xml:space="preserve"> </w:t>
      </w:r>
      <w:r w:rsidR="00FF60F4">
        <w:t>policies</w:t>
      </w:r>
      <w:bookmarkEnd w:id="28"/>
      <w:bookmarkEnd w:id="29"/>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0" w:name="_Toc513313923"/>
      <w:bookmarkStart w:id="31" w:name="_Toc513650646"/>
      <w:r>
        <w:t>Types of policies</w:t>
      </w:r>
      <w:bookmarkEnd w:id="30"/>
      <w:bookmarkEnd w:id="31"/>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2" w:name="_Toc513313924"/>
    </w:p>
    <w:p w14:paraId="587616F8" w14:textId="7D97E944" w:rsidR="00F93EFF" w:rsidRDefault="00F170D4" w:rsidP="002B34DE">
      <w:pPr>
        <w:pStyle w:val="Heading2"/>
      </w:pPr>
      <w:bookmarkStart w:id="33" w:name="_Toc513650647"/>
      <w:r>
        <w:t>Recommended Policies</w:t>
      </w:r>
      <w:bookmarkEnd w:id="32"/>
      <w:bookmarkEnd w:id="33"/>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845534" w:rsidRDefault="005D180B" w:rsidP="005D180B">
            <w:r w:rsidRPr="00845534">
              <w:rPr>
                <w:rFonts w:eastAsia="Times New Roman"/>
              </w:rPr>
              <w:t xml:space="preserve">By </w:t>
            </w:r>
            <w:r w:rsidRPr="00845534">
              <w:rPr>
                <w:rFonts w:eastAsia="Times New Roman"/>
                <w:b/>
              </w:rPr>
              <w:t>Global Administrators</w:t>
            </w:r>
          </w:p>
        </w:tc>
        <w:tc>
          <w:tcPr>
            <w:tcW w:w="4752" w:type="dxa"/>
          </w:tcPr>
          <w:p w14:paraId="3BD327DF" w14:textId="3BF2B07F" w:rsidR="005D180B" w:rsidRDefault="00F065D7"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F065D7"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22DDF09" w:rsidR="005D180B" w:rsidRPr="0045521D" w:rsidRDefault="00F065D7"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device</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F065D7"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F065D7"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F065D7"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4" w:name="_Design"/>
      <w:bookmarkStart w:id="35" w:name="_Toc512426066"/>
      <w:bookmarkStart w:id="36" w:name="_Toc513313925"/>
      <w:bookmarkEnd w:id="34"/>
    </w:p>
    <w:p w14:paraId="1AEC0730" w14:textId="2AF2410B" w:rsidR="000E04EF" w:rsidRPr="002B34DE" w:rsidRDefault="000E04EF" w:rsidP="002B34DE">
      <w:pPr>
        <w:pStyle w:val="Heading2"/>
      </w:pPr>
      <w:bookmarkStart w:id="37" w:name="_Toc513650648"/>
      <w:r w:rsidRPr="00CE3A5E">
        <w:lastRenderedPageBreak/>
        <w:t>Design</w:t>
      </w:r>
      <w:bookmarkEnd w:id="35"/>
      <w:bookmarkEnd w:id="36"/>
      <w:bookmarkEnd w:id="37"/>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8" w:name="_MFA_when_not"/>
      <w:bookmarkStart w:id="39" w:name="_Toc513313926"/>
      <w:bookmarkStart w:id="40" w:name="_Toc513650649"/>
      <w:bookmarkEnd w:id="38"/>
      <w:r>
        <w:t>MFA when not at work</w:t>
      </w:r>
      <w:bookmarkEnd w:id="39"/>
      <w:bookmarkEnd w:id="40"/>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1" w:name="_MFA_for_admins"/>
      <w:bookmarkStart w:id="42" w:name="_Toc513313927"/>
      <w:bookmarkStart w:id="43" w:name="_Toc513650650"/>
      <w:bookmarkEnd w:id="41"/>
      <w:r>
        <w:rPr>
          <w:rStyle w:val="Heading3Char"/>
        </w:rPr>
        <w:t>MFA for admins</w:t>
      </w:r>
      <w:bookmarkEnd w:id="42"/>
      <w:bookmarkEnd w:id="43"/>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w:t>
      </w:r>
      <w:r>
        <w:lastRenderedPageBreak/>
        <w:t>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DF7B80">
        <w:tc>
          <w:tcPr>
            <w:tcW w:w="2875" w:type="dxa"/>
          </w:tcPr>
          <w:p w14:paraId="7CD275D3" w14:textId="77777777" w:rsidR="00A1771C" w:rsidRPr="0016061F" w:rsidRDefault="00A1771C" w:rsidP="00DF7B80">
            <w:pPr>
              <w:rPr>
                <w:b/>
              </w:rPr>
            </w:pPr>
            <w:r w:rsidRPr="0016061F">
              <w:rPr>
                <w:b/>
              </w:rPr>
              <w:t>Field</w:t>
            </w:r>
          </w:p>
        </w:tc>
        <w:tc>
          <w:tcPr>
            <w:tcW w:w="6475" w:type="dxa"/>
          </w:tcPr>
          <w:p w14:paraId="30FF1358" w14:textId="77777777" w:rsidR="00A1771C" w:rsidRPr="0016061F" w:rsidRDefault="00A1771C" w:rsidP="00DF7B80">
            <w:pPr>
              <w:rPr>
                <w:b/>
              </w:rPr>
            </w:pPr>
            <w:r w:rsidRPr="0016061F">
              <w:rPr>
                <w:b/>
              </w:rPr>
              <w:t>Value</w:t>
            </w:r>
          </w:p>
        </w:tc>
      </w:tr>
      <w:tr w:rsidR="00A1771C" w14:paraId="6461EEDE" w14:textId="77777777" w:rsidTr="00DF7B80">
        <w:tc>
          <w:tcPr>
            <w:tcW w:w="2875" w:type="dxa"/>
          </w:tcPr>
          <w:p w14:paraId="441F2B15" w14:textId="77777777" w:rsidR="00A1771C" w:rsidRDefault="00A1771C" w:rsidP="00DF7B80">
            <w:r>
              <w:t>Policy Name</w:t>
            </w:r>
          </w:p>
        </w:tc>
        <w:tc>
          <w:tcPr>
            <w:tcW w:w="6475" w:type="dxa"/>
          </w:tcPr>
          <w:p w14:paraId="7AC4A103" w14:textId="35D24282" w:rsidR="00A1771C" w:rsidRDefault="00A1771C" w:rsidP="00DF7B80">
            <w:r>
              <w:t xml:space="preserve">MFA </w:t>
            </w:r>
            <w:r w:rsidR="007809FD">
              <w:t>for Admins</w:t>
            </w:r>
          </w:p>
        </w:tc>
      </w:tr>
      <w:tr w:rsidR="00A1771C" w14:paraId="22F89137" w14:textId="77777777" w:rsidTr="00DF7B80">
        <w:tc>
          <w:tcPr>
            <w:tcW w:w="2875" w:type="dxa"/>
          </w:tcPr>
          <w:p w14:paraId="1C15A161" w14:textId="77777777" w:rsidR="00A1771C" w:rsidRDefault="00A1771C" w:rsidP="00DF7B80">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DF7B80">
        <w:tc>
          <w:tcPr>
            <w:tcW w:w="2875" w:type="dxa"/>
          </w:tcPr>
          <w:p w14:paraId="34E7ACEB" w14:textId="77777777" w:rsidR="00A1771C" w:rsidRDefault="00A1771C" w:rsidP="00DF7B80">
            <w:r>
              <w:t>Cloud Apps</w:t>
            </w:r>
          </w:p>
        </w:tc>
        <w:tc>
          <w:tcPr>
            <w:tcW w:w="6475" w:type="dxa"/>
          </w:tcPr>
          <w:p w14:paraId="36E18737" w14:textId="706CFC7E" w:rsidR="00A1771C" w:rsidRPr="00802429" w:rsidRDefault="00802429" w:rsidP="00DF7B80">
            <w:r>
              <w:t>All Cloud Applications</w:t>
            </w:r>
          </w:p>
        </w:tc>
      </w:tr>
      <w:tr w:rsidR="00A1771C" w14:paraId="5F85EC32" w14:textId="77777777" w:rsidTr="00DF7B80">
        <w:tc>
          <w:tcPr>
            <w:tcW w:w="2875" w:type="dxa"/>
          </w:tcPr>
          <w:p w14:paraId="3E5E0DDC" w14:textId="44EDDF43" w:rsidR="00A1771C" w:rsidRDefault="00A1771C" w:rsidP="00DF7B80">
            <w:r>
              <w:t>Grant</w:t>
            </w:r>
          </w:p>
        </w:tc>
        <w:tc>
          <w:tcPr>
            <w:tcW w:w="6475" w:type="dxa"/>
          </w:tcPr>
          <w:p w14:paraId="39467867" w14:textId="42A75C57" w:rsidR="00A1771C" w:rsidRDefault="00A1771C" w:rsidP="00DF7B80">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4" w:name="_MFA_for_risky"/>
      <w:bookmarkStart w:id="45" w:name="_Toc513313928"/>
      <w:bookmarkEnd w:id="44"/>
    </w:p>
    <w:p w14:paraId="77F1F6E9" w14:textId="21C25BA3" w:rsidR="00E50579" w:rsidRDefault="00E50579">
      <w:pPr>
        <w:pStyle w:val="Heading3"/>
      </w:pPr>
      <w:bookmarkStart w:id="46" w:name="_Toc513650651"/>
      <w:r>
        <w:t>MFA for risky sign-ins</w:t>
      </w:r>
      <w:bookmarkEnd w:id="45"/>
      <w:bookmarkEnd w:id="46"/>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DF7B80">
            <w:pPr>
              <w:rPr>
                <w:b/>
              </w:rPr>
            </w:pPr>
            <w:r w:rsidRPr="0016061F">
              <w:rPr>
                <w:b/>
              </w:rPr>
              <w:t>Field</w:t>
            </w:r>
          </w:p>
        </w:tc>
        <w:tc>
          <w:tcPr>
            <w:tcW w:w="6115" w:type="dxa"/>
          </w:tcPr>
          <w:p w14:paraId="0B9C4BD8" w14:textId="77777777" w:rsidR="00802429" w:rsidRPr="0016061F" w:rsidRDefault="00802429" w:rsidP="00DF7B80">
            <w:pPr>
              <w:rPr>
                <w:b/>
              </w:rPr>
            </w:pPr>
            <w:r w:rsidRPr="0016061F">
              <w:rPr>
                <w:b/>
              </w:rPr>
              <w:t>Value</w:t>
            </w:r>
          </w:p>
        </w:tc>
      </w:tr>
      <w:tr w:rsidR="00802429" w14:paraId="09C5D9D8" w14:textId="77777777" w:rsidTr="00503084">
        <w:tc>
          <w:tcPr>
            <w:tcW w:w="3235" w:type="dxa"/>
          </w:tcPr>
          <w:p w14:paraId="20D029BA" w14:textId="77777777" w:rsidR="00802429" w:rsidRDefault="00802429" w:rsidP="00DF7B80">
            <w:r>
              <w:t>Policy Name</w:t>
            </w:r>
          </w:p>
        </w:tc>
        <w:tc>
          <w:tcPr>
            <w:tcW w:w="6115" w:type="dxa"/>
          </w:tcPr>
          <w:p w14:paraId="6CDD8861" w14:textId="1D68CFDA" w:rsidR="00802429" w:rsidRDefault="00802429" w:rsidP="00DF7B80">
            <w:r>
              <w:t xml:space="preserve">MFA </w:t>
            </w:r>
            <w:r w:rsidR="007809FD">
              <w:t>for Risky Sign-Ins</w:t>
            </w:r>
          </w:p>
        </w:tc>
      </w:tr>
      <w:tr w:rsidR="00802429" w14:paraId="68E78AEF" w14:textId="77777777" w:rsidTr="00503084">
        <w:tc>
          <w:tcPr>
            <w:tcW w:w="3235" w:type="dxa"/>
          </w:tcPr>
          <w:p w14:paraId="0642D677" w14:textId="77777777" w:rsidR="00802429" w:rsidRDefault="00802429" w:rsidP="00DF7B80">
            <w:r>
              <w:t>Users and Groups</w:t>
            </w:r>
          </w:p>
        </w:tc>
        <w:tc>
          <w:tcPr>
            <w:tcW w:w="6115" w:type="dxa"/>
          </w:tcPr>
          <w:p w14:paraId="4D2A400A" w14:textId="77777777" w:rsidR="00802429" w:rsidRDefault="00802429" w:rsidP="00DF7B80">
            <w:r>
              <w:t>&lt;Insert users and groups&gt;</w:t>
            </w:r>
          </w:p>
        </w:tc>
      </w:tr>
      <w:tr w:rsidR="00802429" w14:paraId="7D7FFBA0" w14:textId="77777777" w:rsidTr="00503084">
        <w:tc>
          <w:tcPr>
            <w:tcW w:w="3235" w:type="dxa"/>
          </w:tcPr>
          <w:p w14:paraId="15C9E1B9" w14:textId="77777777" w:rsidR="00802429" w:rsidRDefault="00802429" w:rsidP="00DF7B80">
            <w:r>
              <w:t>Cloud Apps</w:t>
            </w:r>
          </w:p>
        </w:tc>
        <w:tc>
          <w:tcPr>
            <w:tcW w:w="6115" w:type="dxa"/>
          </w:tcPr>
          <w:p w14:paraId="7CE52316" w14:textId="485215E4" w:rsidR="00802429" w:rsidRDefault="00503084" w:rsidP="00DF7B80">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4B3C44B" w14:textId="101E7183" w:rsidR="00953DED" w:rsidRDefault="001B32EC">
      <w:pPr>
        <w:pStyle w:val="Heading3"/>
      </w:pPr>
      <w:bookmarkStart w:id="47" w:name="_Device_Compliance_when"/>
      <w:bookmarkStart w:id="48" w:name="_Device_compliance_for"/>
      <w:bookmarkStart w:id="49" w:name="_Toc513650652"/>
      <w:bookmarkEnd w:id="47"/>
      <w:bookmarkEnd w:id="48"/>
      <w:r>
        <w:t>Require a compliant device</w:t>
      </w:r>
      <w:bookmarkEnd w:id="49"/>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0" w:name="_Toc512426061"/>
      <w:r w:rsidRPr="00970B9E">
        <w:rPr>
          <w:b/>
        </w:rPr>
        <w:t>Ways to ensure corporate data is not leaked</w:t>
      </w:r>
      <w:bookmarkEnd w:id="50"/>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1"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1"/>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DF7B80">
        <w:tc>
          <w:tcPr>
            <w:tcW w:w="3235" w:type="dxa"/>
          </w:tcPr>
          <w:p w14:paraId="42CC06DC" w14:textId="77777777" w:rsidR="00BC207B" w:rsidRPr="0016061F" w:rsidRDefault="00BC207B" w:rsidP="00DF7B80">
            <w:pPr>
              <w:rPr>
                <w:b/>
              </w:rPr>
            </w:pPr>
            <w:r w:rsidRPr="0016061F">
              <w:rPr>
                <w:b/>
              </w:rPr>
              <w:t>Field</w:t>
            </w:r>
          </w:p>
        </w:tc>
        <w:tc>
          <w:tcPr>
            <w:tcW w:w="6115" w:type="dxa"/>
          </w:tcPr>
          <w:p w14:paraId="28300921" w14:textId="77777777" w:rsidR="00BC207B" w:rsidRPr="0016061F" w:rsidRDefault="00BC207B" w:rsidP="00DF7B80">
            <w:pPr>
              <w:rPr>
                <w:b/>
              </w:rPr>
            </w:pPr>
            <w:r w:rsidRPr="0016061F">
              <w:rPr>
                <w:b/>
              </w:rPr>
              <w:t>Value</w:t>
            </w:r>
          </w:p>
        </w:tc>
      </w:tr>
      <w:tr w:rsidR="00BC207B" w14:paraId="1DD4BB06" w14:textId="77777777" w:rsidTr="00DF7B80">
        <w:tc>
          <w:tcPr>
            <w:tcW w:w="3235" w:type="dxa"/>
          </w:tcPr>
          <w:p w14:paraId="4D360850" w14:textId="77777777" w:rsidR="00BC207B" w:rsidRDefault="00BC207B" w:rsidP="00DF7B80">
            <w:r>
              <w:t>Policy Name</w:t>
            </w:r>
          </w:p>
        </w:tc>
        <w:tc>
          <w:tcPr>
            <w:tcW w:w="6115" w:type="dxa"/>
          </w:tcPr>
          <w:p w14:paraId="2CE9BBC2" w14:textId="4368822C" w:rsidR="00BC207B" w:rsidRDefault="003C7443" w:rsidP="00DF7B80">
            <w:r>
              <w:t>Compliant Device or Application</w:t>
            </w:r>
          </w:p>
        </w:tc>
      </w:tr>
      <w:tr w:rsidR="00BC207B" w14:paraId="38F4C4CA" w14:textId="77777777" w:rsidTr="00DF7B80">
        <w:tc>
          <w:tcPr>
            <w:tcW w:w="3235" w:type="dxa"/>
          </w:tcPr>
          <w:p w14:paraId="05179BD7" w14:textId="77777777" w:rsidR="00BC207B" w:rsidRDefault="00BC207B" w:rsidP="00DF7B80">
            <w:r>
              <w:t>Users and Groups</w:t>
            </w:r>
          </w:p>
        </w:tc>
        <w:tc>
          <w:tcPr>
            <w:tcW w:w="6115" w:type="dxa"/>
          </w:tcPr>
          <w:p w14:paraId="75C24598" w14:textId="77777777" w:rsidR="00BC207B" w:rsidRDefault="00BC207B" w:rsidP="00DF7B80">
            <w:r>
              <w:t>&lt;Insert users and groups&gt;</w:t>
            </w:r>
          </w:p>
        </w:tc>
      </w:tr>
      <w:tr w:rsidR="00BC207B" w14:paraId="3B3A2A7A" w14:textId="77777777" w:rsidTr="00DF7B80">
        <w:tc>
          <w:tcPr>
            <w:tcW w:w="3235" w:type="dxa"/>
          </w:tcPr>
          <w:p w14:paraId="212E5ADE" w14:textId="77777777" w:rsidR="00BC207B" w:rsidRDefault="00BC207B" w:rsidP="00DF7B80">
            <w:r>
              <w:t>Cloud Apps</w:t>
            </w:r>
          </w:p>
        </w:tc>
        <w:tc>
          <w:tcPr>
            <w:tcW w:w="6115" w:type="dxa"/>
          </w:tcPr>
          <w:p w14:paraId="0A60B631" w14:textId="77777777" w:rsidR="00BC207B" w:rsidRDefault="00BC207B" w:rsidP="00DF7B80">
            <w:r>
              <w:t>All Cloud applications</w:t>
            </w:r>
          </w:p>
        </w:tc>
      </w:tr>
      <w:tr w:rsidR="006169CE" w14:paraId="5BDC4FA3" w14:textId="77777777" w:rsidTr="00DF7B80">
        <w:tc>
          <w:tcPr>
            <w:tcW w:w="3235" w:type="dxa"/>
          </w:tcPr>
          <w:p w14:paraId="2E12BCBD" w14:textId="48224781" w:rsidR="006169CE" w:rsidRDefault="00D35DB3" w:rsidP="00DF7B80">
            <w:r>
              <w:t>Grant</w:t>
            </w:r>
          </w:p>
        </w:tc>
        <w:tc>
          <w:tcPr>
            <w:tcW w:w="6115" w:type="dxa"/>
          </w:tcPr>
          <w:p w14:paraId="2AB0463C" w14:textId="33DB37B5" w:rsidR="006169CE" w:rsidRPr="00FA79C5" w:rsidRDefault="006169CE" w:rsidP="00DF7B80">
            <w:pPr>
              <w:rPr>
                <w:b/>
              </w:rPr>
            </w:pPr>
            <w:r>
              <w:t>Require device to be marked as compliant</w:t>
            </w:r>
            <w:r w:rsidR="00FA79C5">
              <w:t xml:space="preserve"> </w:t>
            </w:r>
          </w:p>
          <w:p w14:paraId="1FDF7D72" w14:textId="3A0A118A" w:rsidR="006169CE" w:rsidRDefault="00D35DB3" w:rsidP="00DF7B80">
            <w:r>
              <w:t>Require approved client application</w:t>
            </w:r>
          </w:p>
        </w:tc>
      </w:tr>
      <w:tr w:rsidR="0096781E" w14:paraId="447491E2" w14:textId="77777777" w:rsidTr="00DF7B80">
        <w:tc>
          <w:tcPr>
            <w:tcW w:w="3235" w:type="dxa"/>
          </w:tcPr>
          <w:p w14:paraId="09D77EFA" w14:textId="4F6BC833" w:rsidR="0096781E" w:rsidRDefault="0096781E" w:rsidP="00DF7B80">
            <w:r>
              <w:t>Multiple Controls</w:t>
            </w:r>
          </w:p>
        </w:tc>
        <w:tc>
          <w:tcPr>
            <w:tcW w:w="6115" w:type="dxa"/>
          </w:tcPr>
          <w:p w14:paraId="2B2EFB89" w14:textId="2A21D566" w:rsidR="0096781E" w:rsidRDefault="0096781E" w:rsidP="00DF7B80">
            <w:r>
              <w:t>Require all the selected controls or</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2" w:name="_Password_change_for"/>
      <w:bookmarkStart w:id="53" w:name="_Toc513313930"/>
      <w:bookmarkStart w:id="54" w:name="_Toc513650653"/>
      <w:bookmarkEnd w:id="52"/>
      <w:r>
        <w:t>Password change for risky</w:t>
      </w:r>
      <w:r w:rsidR="004B4488">
        <w:t xml:space="preserve"> users</w:t>
      </w:r>
      <w:bookmarkEnd w:id="53"/>
      <w:bookmarkEnd w:id="54"/>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2"/>
      <w:bookmarkEnd w:id="23"/>
      <w:bookmarkEnd w:id="24"/>
      <w:bookmarkEnd w:id="25"/>
    </w:p>
    <w:p w14:paraId="1357841C" w14:textId="77777777" w:rsidR="00173912" w:rsidRDefault="00173912" w:rsidP="00173912">
      <w:pPr>
        <w:pStyle w:val="Heading1"/>
      </w:pPr>
      <w:bookmarkStart w:id="55" w:name="_Implementing_Your_Solution"/>
      <w:bookmarkStart w:id="56" w:name="_Toc502750748"/>
      <w:bookmarkStart w:id="57" w:name="_Toc502924279"/>
      <w:bookmarkStart w:id="58" w:name="_Toc512426079"/>
      <w:bookmarkStart w:id="59" w:name="_Toc513313931"/>
      <w:bookmarkStart w:id="60" w:name="_Toc513650654"/>
      <w:bookmarkEnd w:id="55"/>
      <w:r>
        <w:t>Implement</w:t>
      </w:r>
      <w:bookmarkEnd w:id="56"/>
      <w:bookmarkEnd w:id="57"/>
      <w:r>
        <w:t>ing Your Solution</w:t>
      </w:r>
      <w:bookmarkStart w:id="61" w:name="_Toc502750750"/>
      <w:bookmarkStart w:id="62" w:name="_Toc502924281"/>
      <w:bookmarkEnd w:id="58"/>
      <w:bookmarkEnd w:id="59"/>
      <w:bookmarkEnd w:id="60"/>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F065D7"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F065D7"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F065D7"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F065D7"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3" w:name="_Phase_1:_Implementation"/>
      <w:bookmarkStart w:id="64" w:name="_Toc512426080"/>
      <w:bookmarkStart w:id="65" w:name="_Toc513313932"/>
      <w:bookmarkStart w:id="66" w:name="_Toc513650655"/>
      <w:bookmarkEnd w:id="63"/>
      <w:r>
        <w:t>Phase 1: Implementation Steps</w:t>
      </w:r>
      <w:bookmarkEnd w:id="61"/>
      <w:bookmarkEnd w:id="62"/>
      <w:bookmarkEnd w:id="64"/>
      <w:bookmarkEnd w:id="65"/>
      <w:bookmarkEnd w:id="66"/>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7" w:name="_Toc513313933"/>
      <w:bookmarkStart w:id="68" w:name="_Toc513650656"/>
      <w:bookmarkStart w:id="69" w:name="_Toc502750749"/>
      <w:bookmarkStart w:id="70" w:name="_Toc502924280"/>
      <w:bookmarkStart w:id="71" w:name="_Toc512426081"/>
      <w:bookmarkStart w:id="72" w:name="_Toc502750751"/>
      <w:bookmarkStart w:id="73" w:name="_Toc502924282"/>
      <w:r>
        <w:lastRenderedPageBreak/>
        <w:t>Phase 2: Testing</w:t>
      </w:r>
      <w:bookmarkEnd w:id="67"/>
      <w:bookmarkEnd w:id="68"/>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2447FB00"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3A5136">
              <w:t xml:space="preserve">MFA and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4" w:name="_Toc513313934"/>
      <w:bookmarkStart w:id="75" w:name="_Toc513650657"/>
      <w:r>
        <w:t xml:space="preserve">Phase </w:t>
      </w:r>
      <w:r w:rsidR="00CF06C8">
        <w:t>3</w:t>
      </w:r>
      <w:r>
        <w:t xml:space="preserve">: </w:t>
      </w:r>
      <w:bookmarkEnd w:id="69"/>
      <w:bookmarkEnd w:id="70"/>
      <w:bookmarkEnd w:id="71"/>
      <w:r w:rsidR="00015EDA">
        <w:t>Moving to production</w:t>
      </w:r>
      <w:bookmarkEnd w:id="74"/>
      <w:bookmarkEnd w:id="75"/>
    </w:p>
    <w:p w14:paraId="383EE524" w14:textId="4EECAC96" w:rsidR="007B59F1" w:rsidRDefault="02BA7A29" w:rsidP="00845534">
      <w:pPr>
        <w:pStyle w:val="ListParagraph"/>
        <w:numPr>
          <w:ilvl w:val="0"/>
          <w:numId w:val="64"/>
        </w:numPr>
      </w:pPr>
      <w:bookmarkStart w:id="76" w:name="_Toc512426082"/>
      <w:r>
        <w:t>Provide Internal Change Communication to end users</w:t>
      </w:r>
      <w:bookmarkEnd w:id="76"/>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7" w:name="_Toc502750752"/>
      <w:bookmarkStart w:id="78" w:name="_Toc502924283"/>
      <w:bookmarkEnd w:id="72"/>
      <w:bookmarkEnd w:id="73"/>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79" w:name="_Phase_4:_Rollback"/>
      <w:bookmarkStart w:id="80" w:name="_Toc512426085"/>
      <w:bookmarkStart w:id="81" w:name="_Toc513313935"/>
      <w:bookmarkStart w:id="82" w:name="_Toc513650658"/>
      <w:bookmarkEnd w:id="79"/>
      <w:r>
        <w:t>Phase 4: Rollback Steps</w:t>
      </w:r>
      <w:bookmarkEnd w:id="77"/>
      <w:bookmarkEnd w:id="78"/>
      <w:bookmarkEnd w:id="80"/>
      <w:bookmarkEnd w:id="81"/>
      <w:bookmarkEnd w:id="82"/>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5EE5898A" w:rsidR="00C444A4" w:rsidRDefault="003A5136" w:rsidP="009D68B1">
      <w:r>
        <w:rPr>
          <w:noProof/>
        </w:rPr>
        <mc:AlternateContent>
          <mc:Choice Requires="wps">
            <w:drawing>
              <wp:anchor distT="0" distB="0" distL="114300" distR="114300" simplePos="0" relativeHeight="251658240" behindDoc="0" locked="0" layoutInCell="1" allowOverlap="1" wp14:anchorId="27184454" wp14:editId="1D774CB6">
                <wp:simplePos x="0" y="0"/>
                <wp:positionH relativeFrom="column">
                  <wp:posOffset>101600</wp:posOffset>
                </wp:positionH>
                <wp:positionV relativeFrom="paragraph">
                  <wp:posOffset>2038350</wp:posOffset>
                </wp:positionV>
                <wp:extent cx="723900" cy="3302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7239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2D2F" id="Rectangle 28" o:spid="_x0000_s1026" style="position:absolute;margin-left:8pt;margin-top:160.5pt;width:57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467797C2">
                <wp:simplePos x="0" y="0"/>
                <wp:positionH relativeFrom="column">
                  <wp:posOffset>368300</wp:posOffset>
                </wp:positionH>
                <wp:positionV relativeFrom="paragraph">
                  <wp:posOffset>298450</wp:posOffset>
                </wp:positionV>
                <wp:extent cx="450850" cy="196850"/>
                <wp:effectExtent l="0" t="0" r="25400" b="12700"/>
                <wp:wrapNone/>
                <wp:docPr id="29" name="Rectangle 29"/>
                <wp:cNvGraphicFramePr/>
                <a:graphic xmlns:a="http://schemas.openxmlformats.org/drawingml/2006/main">
                  <a:graphicData uri="http://schemas.microsoft.com/office/word/2010/wordprocessingShape">
                    <wps:wsp>
                      <wps:cNvSpPr/>
                      <wps:spPr>
                        <a:xfrm>
                          <a:off x="0" y="0"/>
                          <a:ext cx="450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EFA4" id="Rectangle 29" o:spid="_x0000_s1026" style="position:absolute;margin-left:29pt;margin-top:23.5pt;width:35.5pt;height:1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" filled="f" strokecolor="red" strokeweight="1pt"/>
            </w:pict>
          </mc:Fallback>
        </mc:AlternateContent>
      </w:r>
      <w:r w:rsidR="00A26737">
        <w:rPr>
          <w:noProof/>
        </w:rPr>
        <mc:AlternateContent>
          <mc:Choice Requires="wps">
            <w:drawing>
              <wp:anchor distT="0" distB="0" distL="114300" distR="114300" simplePos="0" relativeHeight="251658242" behindDoc="0" locked="0" layoutInCell="1" allowOverlap="1" wp14:anchorId="6D4A7867" wp14:editId="72241F63">
                <wp:simplePos x="0" y="0"/>
                <wp:positionH relativeFrom="column">
                  <wp:posOffset>4156075</wp:posOffset>
                </wp:positionH>
                <wp:positionV relativeFrom="paragraph">
                  <wp:posOffset>380365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7D220" id="Rectangle 31" o:spid="_x0000_s1026" style="position:absolute;margin-left:327.25pt;margin-top:29.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" filled="f" strokecolor="red" strokeweight="1pt"/>
            </w:pict>
          </mc:Fallback>
        </mc:AlternateContent>
      </w:r>
      <w:r w:rsidR="00F90337">
        <w:rPr>
          <w:noProof/>
        </w:rPr>
        <w:drawing>
          <wp:inline distT="0" distB="0" distL="0" distR="0" wp14:anchorId="2BB6BA04" wp14:editId="1D3E9DF9">
            <wp:extent cx="1652930" cy="288861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0496" cy="2919313"/>
                    </a:xfrm>
                    <a:prstGeom prst="rect">
                      <a:avLst/>
                    </a:prstGeom>
                  </pic:spPr>
                </pic:pic>
              </a:graphicData>
            </a:graphic>
          </wp:inline>
        </w:drawing>
      </w:r>
      <w:r w:rsidR="007E7843">
        <w:t xml:space="preserve"> </w:t>
      </w:r>
      <w:bookmarkStart w:id="83" w:name="_Operational_Doc"/>
      <w:bookmarkStart w:id="84" w:name="_Toc501456962"/>
      <w:bookmarkStart w:id="85" w:name="_Toc502750753"/>
      <w:bookmarkStart w:id="86" w:name="_Toc502754478"/>
      <w:bookmarkStart w:id="87" w:name="_Toc502924284"/>
      <w:bookmarkStart w:id="88" w:name="_Toc512426086"/>
      <w:bookmarkEnd w:id="83"/>
      <w:r w:rsidR="00F2458A">
        <w:t xml:space="preserve">             </w:t>
      </w:r>
      <w:r w:rsidR="00F2458A">
        <w:rPr>
          <w:noProof/>
        </w:rPr>
        <w:drawing>
          <wp:inline distT="0" distB="0" distL="0" distR="0" wp14:anchorId="798F49A4" wp14:editId="67365EAF">
            <wp:extent cx="3205976" cy="2834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894" cy="2930286"/>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89" w:name="_Operational_Doc_1"/>
      <w:bookmarkStart w:id="90" w:name="_Toc513313936"/>
      <w:bookmarkEnd w:id="89"/>
      <w:r>
        <w:br w:type="page"/>
      </w:r>
      <w:bookmarkStart w:id="91" w:name="_GoBack"/>
      <w:bookmarkEnd w:id="91"/>
    </w:p>
    <w:p w14:paraId="2FB416C9" w14:textId="765EBDB0" w:rsidR="00173912" w:rsidRDefault="006E2336" w:rsidP="00173912">
      <w:pPr>
        <w:pStyle w:val="Heading1"/>
      </w:pPr>
      <w:bookmarkStart w:id="92" w:name="_Toc513650659"/>
      <w:r>
        <w:lastRenderedPageBreak/>
        <w:t>Managing your solution</w:t>
      </w:r>
      <w:bookmarkEnd w:id="84"/>
      <w:bookmarkEnd w:id="85"/>
      <w:bookmarkEnd w:id="86"/>
      <w:bookmarkEnd w:id="87"/>
      <w:bookmarkEnd w:id="88"/>
      <w:bookmarkEnd w:id="90"/>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650660"/>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1670F" w14:textId="77777777" w:rsidR="00F065D7" w:rsidRDefault="00F065D7" w:rsidP="00173912">
      <w:pPr>
        <w:spacing w:after="0" w:line="240" w:lineRule="auto"/>
      </w:pPr>
      <w:r>
        <w:separator/>
      </w:r>
    </w:p>
  </w:endnote>
  <w:endnote w:type="continuationSeparator" w:id="0">
    <w:p w14:paraId="12B63CF2" w14:textId="77777777" w:rsidR="00F065D7" w:rsidRDefault="00F065D7" w:rsidP="00173912">
      <w:pPr>
        <w:spacing w:after="0" w:line="240" w:lineRule="auto"/>
      </w:pPr>
      <w:r>
        <w:continuationSeparator/>
      </w:r>
    </w:p>
  </w:endnote>
  <w:endnote w:type="continuationNotice" w:id="1">
    <w:p w14:paraId="41B9B070" w14:textId="77777777" w:rsidR="00F065D7" w:rsidRDefault="00F065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F065D7"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249EE" w14:textId="77777777" w:rsidR="00F065D7" w:rsidRDefault="00F065D7" w:rsidP="00173912">
      <w:pPr>
        <w:spacing w:after="0" w:line="240" w:lineRule="auto"/>
      </w:pPr>
      <w:r>
        <w:separator/>
      </w:r>
    </w:p>
  </w:footnote>
  <w:footnote w:type="continuationSeparator" w:id="0">
    <w:p w14:paraId="7C16F377" w14:textId="77777777" w:rsidR="00F065D7" w:rsidRDefault="00F065D7" w:rsidP="00173912">
      <w:pPr>
        <w:spacing w:after="0" w:line="240" w:lineRule="auto"/>
      </w:pPr>
      <w:r>
        <w:continuationSeparator/>
      </w:r>
    </w:p>
  </w:footnote>
  <w:footnote w:type="continuationNotice" w:id="1">
    <w:p w14:paraId="3688726B" w14:textId="77777777" w:rsidR="00F065D7" w:rsidRDefault="00F065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vind Harinder">
    <w15:presenceInfo w15:providerId="AD" w15:userId="S::arvinh@microsoft.com::6df8f784-4318-470f-97bf-282c4c0536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FA8"/>
    <w:rsid w:val="00396005"/>
    <w:rsid w:val="00396411"/>
    <w:rsid w:val="003974F4"/>
    <w:rsid w:val="00397FE3"/>
    <w:rsid w:val="003A364D"/>
    <w:rsid w:val="003A36A5"/>
    <w:rsid w:val="003A3969"/>
    <w:rsid w:val="003A3DB5"/>
    <w:rsid w:val="003A4385"/>
    <w:rsid w:val="003A48E3"/>
    <w:rsid w:val="003A4B91"/>
    <w:rsid w:val="003A4F29"/>
    <w:rsid w:val="003A50F0"/>
    <w:rsid w:val="003A5136"/>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41EC"/>
    <w:rsid w:val="00BE4770"/>
    <w:rsid w:val="00BE60CA"/>
    <w:rsid w:val="00BE6E62"/>
    <w:rsid w:val="00BF171A"/>
    <w:rsid w:val="00BF1B87"/>
    <w:rsid w:val="00BF1E95"/>
    <w:rsid w:val="00BF230C"/>
    <w:rsid w:val="00BF2926"/>
    <w:rsid w:val="00BF2D81"/>
    <w:rsid w:val="00BF3B66"/>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5D7"/>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305CBC88-D5A9-4CF4-B412-D6186D42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1029F8-AD47-455E-8459-7443EF1DF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9744</TotalTime>
  <Pages>20</Pages>
  <Words>4475</Words>
  <Characters>25513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29929</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7995483</vt:i4>
      </vt:variant>
      <vt:variant>
        <vt:i4>147</vt:i4>
      </vt:variant>
      <vt:variant>
        <vt:i4>0</vt:i4>
      </vt:variant>
      <vt:variant>
        <vt:i4>5</vt:i4>
      </vt:variant>
      <vt:variant>
        <vt:lpwstr/>
      </vt:variant>
      <vt:variant>
        <vt:lpwstr>_MFA_for_admins</vt:lpwstr>
      </vt:variant>
      <vt:variant>
        <vt:i4>3014670</vt:i4>
      </vt:variant>
      <vt:variant>
        <vt:i4>144</vt:i4>
      </vt:variant>
      <vt:variant>
        <vt:i4>0</vt:i4>
      </vt:variant>
      <vt:variant>
        <vt:i4>5</vt:i4>
      </vt:variant>
      <vt:variant>
        <vt:lpwstr/>
      </vt:variant>
      <vt:variant>
        <vt:lpwstr>_MFA_when_not</vt:lpwstr>
      </vt:variant>
      <vt:variant>
        <vt:i4>4259937</vt:i4>
      </vt:variant>
      <vt:variant>
        <vt:i4>141</vt:i4>
      </vt:variant>
      <vt:variant>
        <vt:i4>0</vt:i4>
      </vt:variant>
      <vt:variant>
        <vt:i4>5</vt:i4>
      </vt:variant>
      <vt:variant>
        <vt:lpwstr/>
      </vt:variant>
      <vt:variant>
        <vt:lpwstr>_Device_Compliance_when</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1966133</vt:i4>
      </vt:variant>
      <vt:variant>
        <vt:i4>116</vt:i4>
      </vt:variant>
      <vt:variant>
        <vt:i4>0</vt:i4>
      </vt:variant>
      <vt:variant>
        <vt:i4>5</vt:i4>
      </vt:variant>
      <vt:variant>
        <vt:lpwstr/>
      </vt:variant>
      <vt:variant>
        <vt:lpwstr>_Toc513619277</vt:lpwstr>
      </vt:variant>
      <vt:variant>
        <vt:i4>1966133</vt:i4>
      </vt:variant>
      <vt:variant>
        <vt:i4>110</vt:i4>
      </vt:variant>
      <vt:variant>
        <vt:i4>0</vt:i4>
      </vt:variant>
      <vt:variant>
        <vt:i4>5</vt:i4>
      </vt:variant>
      <vt:variant>
        <vt:lpwstr/>
      </vt:variant>
      <vt:variant>
        <vt:lpwstr>_Toc513619276</vt:lpwstr>
      </vt:variant>
      <vt:variant>
        <vt:i4>1966133</vt:i4>
      </vt:variant>
      <vt:variant>
        <vt:i4>104</vt:i4>
      </vt:variant>
      <vt:variant>
        <vt:i4>0</vt:i4>
      </vt:variant>
      <vt:variant>
        <vt:i4>5</vt:i4>
      </vt:variant>
      <vt:variant>
        <vt:lpwstr/>
      </vt:variant>
      <vt:variant>
        <vt:lpwstr>_Toc513619275</vt:lpwstr>
      </vt:variant>
      <vt:variant>
        <vt:i4>1966133</vt:i4>
      </vt:variant>
      <vt:variant>
        <vt:i4>98</vt:i4>
      </vt:variant>
      <vt:variant>
        <vt:i4>0</vt:i4>
      </vt:variant>
      <vt:variant>
        <vt:i4>5</vt:i4>
      </vt:variant>
      <vt:variant>
        <vt:lpwstr/>
      </vt:variant>
      <vt:variant>
        <vt:lpwstr>_Toc513619274</vt:lpwstr>
      </vt:variant>
      <vt:variant>
        <vt:i4>1966133</vt:i4>
      </vt:variant>
      <vt:variant>
        <vt:i4>92</vt:i4>
      </vt:variant>
      <vt:variant>
        <vt:i4>0</vt:i4>
      </vt:variant>
      <vt:variant>
        <vt:i4>5</vt:i4>
      </vt:variant>
      <vt:variant>
        <vt:lpwstr/>
      </vt:variant>
      <vt:variant>
        <vt:lpwstr>_Toc513619273</vt:lpwstr>
      </vt:variant>
      <vt:variant>
        <vt:i4>1966133</vt:i4>
      </vt:variant>
      <vt:variant>
        <vt:i4>86</vt:i4>
      </vt:variant>
      <vt:variant>
        <vt:i4>0</vt:i4>
      </vt:variant>
      <vt:variant>
        <vt:i4>5</vt:i4>
      </vt:variant>
      <vt:variant>
        <vt:lpwstr/>
      </vt:variant>
      <vt:variant>
        <vt:lpwstr>_Toc513619272</vt:lpwstr>
      </vt:variant>
      <vt:variant>
        <vt:i4>1966133</vt:i4>
      </vt:variant>
      <vt:variant>
        <vt:i4>80</vt:i4>
      </vt:variant>
      <vt:variant>
        <vt:i4>0</vt:i4>
      </vt:variant>
      <vt:variant>
        <vt:i4>5</vt:i4>
      </vt:variant>
      <vt:variant>
        <vt:lpwstr/>
      </vt:variant>
      <vt:variant>
        <vt:lpwstr>_Toc513619271</vt:lpwstr>
      </vt:variant>
      <vt:variant>
        <vt:i4>1966133</vt:i4>
      </vt:variant>
      <vt:variant>
        <vt:i4>74</vt:i4>
      </vt:variant>
      <vt:variant>
        <vt:i4>0</vt:i4>
      </vt:variant>
      <vt:variant>
        <vt:i4>5</vt:i4>
      </vt:variant>
      <vt:variant>
        <vt:lpwstr/>
      </vt:variant>
      <vt:variant>
        <vt:lpwstr>_Toc513619270</vt:lpwstr>
      </vt:variant>
      <vt:variant>
        <vt:i4>2031669</vt:i4>
      </vt:variant>
      <vt:variant>
        <vt:i4>68</vt:i4>
      </vt:variant>
      <vt:variant>
        <vt:i4>0</vt:i4>
      </vt:variant>
      <vt:variant>
        <vt:i4>5</vt:i4>
      </vt:variant>
      <vt:variant>
        <vt:lpwstr/>
      </vt:variant>
      <vt:variant>
        <vt:lpwstr>_Toc513619269</vt:lpwstr>
      </vt:variant>
      <vt:variant>
        <vt:i4>2031669</vt:i4>
      </vt:variant>
      <vt:variant>
        <vt:i4>62</vt:i4>
      </vt:variant>
      <vt:variant>
        <vt:i4>0</vt:i4>
      </vt:variant>
      <vt:variant>
        <vt:i4>5</vt:i4>
      </vt:variant>
      <vt:variant>
        <vt:lpwstr/>
      </vt:variant>
      <vt:variant>
        <vt:lpwstr>_Toc513619268</vt:lpwstr>
      </vt:variant>
      <vt:variant>
        <vt:i4>2031669</vt:i4>
      </vt:variant>
      <vt:variant>
        <vt:i4>56</vt:i4>
      </vt:variant>
      <vt:variant>
        <vt:i4>0</vt:i4>
      </vt:variant>
      <vt:variant>
        <vt:i4>5</vt:i4>
      </vt:variant>
      <vt:variant>
        <vt:lpwstr/>
      </vt:variant>
      <vt:variant>
        <vt:lpwstr>_Toc513619267</vt:lpwstr>
      </vt:variant>
      <vt:variant>
        <vt:i4>2031669</vt:i4>
      </vt:variant>
      <vt:variant>
        <vt:i4>50</vt:i4>
      </vt:variant>
      <vt:variant>
        <vt:i4>0</vt:i4>
      </vt:variant>
      <vt:variant>
        <vt:i4>5</vt:i4>
      </vt:variant>
      <vt:variant>
        <vt:lpwstr/>
      </vt:variant>
      <vt:variant>
        <vt:lpwstr>_Toc513619266</vt:lpwstr>
      </vt:variant>
      <vt:variant>
        <vt:i4>2031669</vt:i4>
      </vt:variant>
      <vt:variant>
        <vt:i4>44</vt:i4>
      </vt:variant>
      <vt:variant>
        <vt:i4>0</vt:i4>
      </vt:variant>
      <vt:variant>
        <vt:i4>5</vt:i4>
      </vt:variant>
      <vt:variant>
        <vt:lpwstr/>
      </vt:variant>
      <vt:variant>
        <vt:lpwstr>_Toc513619265</vt:lpwstr>
      </vt:variant>
      <vt:variant>
        <vt:i4>2031669</vt:i4>
      </vt:variant>
      <vt:variant>
        <vt:i4>38</vt:i4>
      </vt:variant>
      <vt:variant>
        <vt:i4>0</vt:i4>
      </vt:variant>
      <vt:variant>
        <vt:i4>5</vt:i4>
      </vt:variant>
      <vt:variant>
        <vt:lpwstr/>
      </vt:variant>
      <vt:variant>
        <vt:lpwstr>_Toc513619264</vt:lpwstr>
      </vt:variant>
      <vt:variant>
        <vt:i4>2031669</vt:i4>
      </vt:variant>
      <vt:variant>
        <vt:i4>32</vt:i4>
      </vt:variant>
      <vt:variant>
        <vt:i4>0</vt:i4>
      </vt:variant>
      <vt:variant>
        <vt:i4>5</vt:i4>
      </vt:variant>
      <vt:variant>
        <vt:lpwstr/>
      </vt:variant>
      <vt:variant>
        <vt:lpwstr>_Toc513619263</vt:lpwstr>
      </vt:variant>
      <vt:variant>
        <vt:i4>2031669</vt:i4>
      </vt:variant>
      <vt:variant>
        <vt:i4>26</vt:i4>
      </vt:variant>
      <vt:variant>
        <vt:i4>0</vt:i4>
      </vt:variant>
      <vt:variant>
        <vt:i4>5</vt:i4>
      </vt:variant>
      <vt:variant>
        <vt:lpwstr/>
      </vt:variant>
      <vt:variant>
        <vt:lpwstr>_Toc513619262</vt:lpwstr>
      </vt:variant>
      <vt:variant>
        <vt:i4>2031669</vt:i4>
      </vt:variant>
      <vt:variant>
        <vt:i4>20</vt:i4>
      </vt:variant>
      <vt:variant>
        <vt:i4>0</vt:i4>
      </vt:variant>
      <vt:variant>
        <vt:i4>5</vt:i4>
      </vt:variant>
      <vt:variant>
        <vt:lpwstr/>
      </vt:variant>
      <vt:variant>
        <vt:lpwstr>_Toc513619261</vt:lpwstr>
      </vt:variant>
      <vt:variant>
        <vt:i4>2031669</vt:i4>
      </vt:variant>
      <vt:variant>
        <vt:i4>14</vt:i4>
      </vt:variant>
      <vt:variant>
        <vt:i4>0</vt:i4>
      </vt:variant>
      <vt:variant>
        <vt:i4>5</vt:i4>
      </vt:variant>
      <vt:variant>
        <vt:lpwstr/>
      </vt:variant>
      <vt:variant>
        <vt:lpwstr>_Toc513619260</vt:lpwstr>
      </vt:variant>
      <vt:variant>
        <vt:i4>1835061</vt:i4>
      </vt:variant>
      <vt:variant>
        <vt:i4>8</vt:i4>
      </vt:variant>
      <vt:variant>
        <vt:i4>0</vt:i4>
      </vt:variant>
      <vt:variant>
        <vt:i4>5</vt:i4>
      </vt:variant>
      <vt:variant>
        <vt:lpwstr/>
      </vt:variant>
      <vt:variant>
        <vt:lpwstr>_Toc513619259</vt:lpwstr>
      </vt:variant>
      <vt:variant>
        <vt:i4>1835061</vt:i4>
      </vt:variant>
      <vt:variant>
        <vt:i4>2</vt:i4>
      </vt:variant>
      <vt:variant>
        <vt:i4>0</vt:i4>
      </vt:variant>
      <vt:variant>
        <vt:i4>5</vt:i4>
      </vt:variant>
      <vt:variant>
        <vt:lpwstr/>
      </vt:variant>
      <vt:variant>
        <vt:lpwstr>_Toc513619258</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Arvind Harinder</cp:lastModifiedBy>
  <cp:revision>1305</cp:revision>
  <dcterms:created xsi:type="dcterms:W3CDTF">2018-03-26T20:01:00Z</dcterms:created>
  <dcterms:modified xsi:type="dcterms:W3CDTF">2018-05-10T01:50:00Z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