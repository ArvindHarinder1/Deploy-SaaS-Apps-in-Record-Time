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w14:anchorId="05CE7977">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CBFD6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56F1314B"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FD28F9" w:rsidRDefault="005A001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7493DCB3">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7E70295" w14:textId="66DBEDB0" w:rsidR="00FD28F9" w:rsidRDefault="008E0DF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35B92D5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DA2808C" w14:textId="4C8EF2BE" w:rsidR="00DA2720"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08609855" w:history="1">
            <w:r w:rsidR="00DA2720" w:rsidRPr="00F84430">
              <w:rPr>
                <w:rStyle w:val="Hyperlink"/>
                <w:noProof/>
              </w:rPr>
              <w:t>Introduction</w:t>
            </w:r>
            <w:r w:rsidR="00DA2720">
              <w:rPr>
                <w:noProof/>
                <w:webHidden/>
              </w:rPr>
              <w:tab/>
            </w:r>
            <w:r w:rsidR="00DA2720">
              <w:rPr>
                <w:noProof/>
                <w:webHidden/>
              </w:rPr>
              <w:fldChar w:fldCharType="begin"/>
            </w:r>
            <w:r w:rsidR="00DA2720">
              <w:rPr>
                <w:noProof/>
                <w:webHidden/>
              </w:rPr>
              <w:instrText xml:space="preserve"> PAGEREF _Toc508609855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3E2A5E5D" w14:textId="0FAD985F" w:rsidR="00DA2720" w:rsidRDefault="005A0014">
          <w:pPr>
            <w:pStyle w:val="TOC2"/>
            <w:tabs>
              <w:tab w:val="right" w:leader="dot" w:pos="9350"/>
            </w:tabs>
            <w:rPr>
              <w:rFonts w:eastAsiaTheme="minorEastAsia" w:cstheme="minorBidi"/>
              <w:smallCaps w:val="0"/>
              <w:noProof/>
              <w:sz w:val="22"/>
              <w:szCs w:val="22"/>
            </w:rPr>
          </w:pPr>
          <w:hyperlink w:anchor="_Toc508609856"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_Toc508609856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A72F803" w14:textId="533F1101" w:rsidR="00DA2720" w:rsidRDefault="005A0014">
          <w:pPr>
            <w:pStyle w:val="TOC2"/>
            <w:tabs>
              <w:tab w:val="right" w:leader="dot" w:pos="9350"/>
            </w:tabs>
            <w:rPr>
              <w:rFonts w:eastAsiaTheme="minorEastAsia" w:cstheme="minorBidi"/>
              <w:smallCaps w:val="0"/>
              <w:noProof/>
              <w:sz w:val="22"/>
              <w:szCs w:val="22"/>
            </w:rPr>
          </w:pPr>
          <w:hyperlink w:anchor="_Toc508609857" w:history="1">
            <w:r w:rsidR="00DA2720" w:rsidRPr="00F84430">
              <w:rPr>
                <w:rStyle w:val="Hyperlink"/>
                <w:noProof/>
              </w:rPr>
              <w:t>Confidentiality Statement</w:t>
            </w:r>
            <w:r w:rsidR="00DA2720">
              <w:rPr>
                <w:noProof/>
                <w:webHidden/>
              </w:rPr>
              <w:tab/>
            </w:r>
            <w:r w:rsidR="00DA2720">
              <w:rPr>
                <w:noProof/>
                <w:webHidden/>
              </w:rPr>
              <w:fldChar w:fldCharType="begin"/>
            </w:r>
            <w:r w:rsidR="00DA2720">
              <w:rPr>
                <w:noProof/>
                <w:webHidden/>
              </w:rPr>
              <w:instrText xml:space="preserve"> PAGEREF _Toc508609857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7A19050" w14:textId="5F551E3C" w:rsidR="00DA2720" w:rsidRDefault="005A0014">
          <w:pPr>
            <w:pStyle w:val="TOC3"/>
            <w:tabs>
              <w:tab w:val="right" w:leader="dot" w:pos="9350"/>
            </w:tabs>
            <w:rPr>
              <w:rFonts w:eastAsiaTheme="minorEastAsia" w:cstheme="minorBidi"/>
              <w:i w:val="0"/>
              <w:iCs w:val="0"/>
              <w:noProof/>
              <w:sz w:val="22"/>
              <w:szCs w:val="22"/>
            </w:rPr>
          </w:pPr>
          <w:hyperlink w:anchor="_Toc508609858" w:history="1">
            <w:r w:rsidR="00DA2720" w:rsidRPr="00F84430">
              <w:rPr>
                <w:rStyle w:val="Hyperlink"/>
                <w:noProof/>
              </w:rPr>
              <w:t>Azure Active Directory Single Sign-on</w:t>
            </w:r>
            <w:r w:rsidR="00DA2720">
              <w:rPr>
                <w:noProof/>
                <w:webHidden/>
              </w:rPr>
              <w:tab/>
            </w:r>
            <w:r w:rsidR="00DA2720">
              <w:rPr>
                <w:noProof/>
                <w:webHidden/>
              </w:rPr>
              <w:fldChar w:fldCharType="begin"/>
            </w:r>
            <w:r w:rsidR="00DA2720">
              <w:rPr>
                <w:noProof/>
                <w:webHidden/>
              </w:rPr>
              <w:instrText xml:space="preserve"> PAGEREF _Toc508609858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C2A2566" w14:textId="6489B701" w:rsidR="00DA2720" w:rsidRDefault="005A0014">
          <w:pPr>
            <w:pStyle w:val="TOC1"/>
            <w:rPr>
              <w:rFonts w:eastAsiaTheme="minorEastAsia" w:cstheme="minorBidi"/>
              <w:b w:val="0"/>
              <w:bCs w:val="0"/>
              <w:caps w:val="0"/>
              <w:noProof/>
              <w:sz w:val="22"/>
              <w:szCs w:val="22"/>
            </w:rPr>
          </w:pPr>
          <w:hyperlink w:anchor="_Toc508609859" w:history="1">
            <w:r w:rsidR="00DA2720" w:rsidRPr="00F84430">
              <w:rPr>
                <w:rStyle w:val="Hyperlink"/>
                <w:noProof/>
              </w:rPr>
              <w:t>Current State</w:t>
            </w:r>
            <w:r w:rsidR="00DA2720">
              <w:rPr>
                <w:noProof/>
                <w:webHidden/>
              </w:rPr>
              <w:tab/>
            </w:r>
            <w:r w:rsidR="00DA2720">
              <w:rPr>
                <w:noProof/>
                <w:webHidden/>
              </w:rPr>
              <w:fldChar w:fldCharType="begin"/>
            </w:r>
            <w:r w:rsidR="00DA2720">
              <w:rPr>
                <w:noProof/>
                <w:webHidden/>
              </w:rPr>
              <w:instrText xml:space="preserve"> PAGEREF _Toc508609859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7E9C02C" w14:textId="7DEA4F04" w:rsidR="00DA2720" w:rsidRDefault="005A0014">
          <w:pPr>
            <w:pStyle w:val="TOC2"/>
            <w:tabs>
              <w:tab w:val="right" w:leader="dot" w:pos="9350"/>
            </w:tabs>
            <w:rPr>
              <w:rFonts w:eastAsiaTheme="minorEastAsia" w:cstheme="minorBidi"/>
              <w:smallCaps w:val="0"/>
              <w:noProof/>
              <w:sz w:val="22"/>
              <w:szCs w:val="22"/>
            </w:rPr>
          </w:pPr>
          <w:hyperlink w:anchor="_Toc508609860" w:history="1">
            <w:r w:rsidR="00DA2720" w:rsidRPr="00F84430">
              <w:rPr>
                <w:rStyle w:val="Hyperlink"/>
                <w:noProof/>
              </w:rPr>
              <w:t>Current Authentication Methods</w:t>
            </w:r>
            <w:r w:rsidR="00DA2720">
              <w:rPr>
                <w:noProof/>
                <w:webHidden/>
              </w:rPr>
              <w:tab/>
            </w:r>
            <w:r w:rsidR="00DA2720">
              <w:rPr>
                <w:noProof/>
                <w:webHidden/>
              </w:rPr>
              <w:fldChar w:fldCharType="begin"/>
            </w:r>
            <w:r w:rsidR="00DA2720">
              <w:rPr>
                <w:noProof/>
                <w:webHidden/>
              </w:rPr>
              <w:instrText xml:space="preserve"> PAGEREF _Toc508609860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D7E5D94" w14:textId="376A3A0F" w:rsidR="00DA2720" w:rsidRDefault="005A0014">
          <w:pPr>
            <w:pStyle w:val="TOC2"/>
            <w:tabs>
              <w:tab w:val="right" w:leader="dot" w:pos="9350"/>
            </w:tabs>
            <w:rPr>
              <w:rFonts w:eastAsiaTheme="minorEastAsia" w:cstheme="minorBidi"/>
              <w:smallCaps w:val="0"/>
              <w:noProof/>
              <w:sz w:val="22"/>
              <w:szCs w:val="22"/>
            </w:rPr>
          </w:pPr>
          <w:hyperlink w:anchor="_Toc508609861" w:history="1">
            <w:r w:rsidR="00DA2720" w:rsidRPr="00F84430">
              <w:rPr>
                <w:rStyle w:val="Hyperlink"/>
                <w:noProof/>
              </w:rPr>
              <w:t>Costs of Current Authentication</w:t>
            </w:r>
            <w:r w:rsidR="00DA2720">
              <w:rPr>
                <w:noProof/>
                <w:webHidden/>
              </w:rPr>
              <w:tab/>
            </w:r>
            <w:r w:rsidR="00DA2720">
              <w:rPr>
                <w:noProof/>
                <w:webHidden/>
              </w:rPr>
              <w:fldChar w:fldCharType="begin"/>
            </w:r>
            <w:r w:rsidR="00DA2720">
              <w:rPr>
                <w:noProof/>
                <w:webHidden/>
              </w:rPr>
              <w:instrText xml:space="preserve"> PAGEREF _Toc508609861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3D8F1DF" w14:textId="2025994D" w:rsidR="00DA2720" w:rsidRDefault="005A0014">
          <w:pPr>
            <w:pStyle w:val="TOC2"/>
            <w:tabs>
              <w:tab w:val="right" w:leader="dot" w:pos="9350"/>
            </w:tabs>
            <w:rPr>
              <w:rFonts w:eastAsiaTheme="minorEastAsia" w:cstheme="minorBidi"/>
              <w:smallCaps w:val="0"/>
              <w:noProof/>
              <w:sz w:val="22"/>
              <w:szCs w:val="22"/>
            </w:rPr>
          </w:pPr>
          <w:hyperlink w:anchor="_Toc508609862" w:history="1">
            <w:r w:rsidR="00DA2720" w:rsidRPr="00F84430">
              <w:rPr>
                <w:rStyle w:val="Hyperlink"/>
                <w:noProof/>
              </w:rPr>
              <w:t>Benefits of Azure Active Directory Single Sign-On for &lt;&lt;Application Name&gt;&gt;</w:t>
            </w:r>
            <w:r w:rsidR="00DA2720">
              <w:rPr>
                <w:noProof/>
                <w:webHidden/>
              </w:rPr>
              <w:tab/>
            </w:r>
            <w:r w:rsidR="00DA2720">
              <w:rPr>
                <w:noProof/>
                <w:webHidden/>
              </w:rPr>
              <w:fldChar w:fldCharType="begin"/>
            </w:r>
            <w:r w:rsidR="00DA2720">
              <w:rPr>
                <w:noProof/>
                <w:webHidden/>
              </w:rPr>
              <w:instrText xml:space="preserve"> PAGEREF _Toc508609862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4C3E28F" w14:textId="3226A07C" w:rsidR="00DA2720" w:rsidRDefault="005A0014">
          <w:pPr>
            <w:pStyle w:val="TOC1"/>
            <w:rPr>
              <w:rFonts w:eastAsiaTheme="minorEastAsia" w:cstheme="minorBidi"/>
              <w:b w:val="0"/>
              <w:bCs w:val="0"/>
              <w:caps w:val="0"/>
              <w:noProof/>
              <w:sz w:val="22"/>
              <w:szCs w:val="22"/>
            </w:rPr>
          </w:pPr>
          <w:hyperlink w:anchor="_Toc508609863" w:history="1">
            <w:r w:rsidR="00DA2720" w:rsidRPr="00F84430">
              <w:rPr>
                <w:rStyle w:val="Hyperlink"/>
                <w:noProof/>
              </w:rPr>
              <w:t>How to use this guide</w:t>
            </w:r>
            <w:r w:rsidR="00DA2720">
              <w:rPr>
                <w:noProof/>
                <w:webHidden/>
              </w:rPr>
              <w:tab/>
            </w:r>
            <w:r w:rsidR="00DA2720">
              <w:rPr>
                <w:noProof/>
                <w:webHidden/>
              </w:rPr>
              <w:fldChar w:fldCharType="begin"/>
            </w:r>
            <w:r w:rsidR="00DA2720">
              <w:rPr>
                <w:noProof/>
                <w:webHidden/>
              </w:rPr>
              <w:instrText xml:space="preserve"> PAGEREF _Toc508609863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9D76D07" w14:textId="0359460D" w:rsidR="00DA2720" w:rsidRDefault="005A0014">
          <w:pPr>
            <w:pStyle w:val="TOC2"/>
            <w:tabs>
              <w:tab w:val="right" w:leader="dot" w:pos="9350"/>
            </w:tabs>
            <w:rPr>
              <w:rFonts w:eastAsiaTheme="minorEastAsia" w:cstheme="minorBidi"/>
              <w:smallCaps w:val="0"/>
              <w:noProof/>
              <w:sz w:val="22"/>
              <w:szCs w:val="22"/>
            </w:rPr>
          </w:pPr>
          <w:hyperlink w:anchor="_Toc508609864" w:history="1">
            <w:r w:rsidR="00DA2720" w:rsidRPr="00F84430">
              <w:rPr>
                <w:rStyle w:val="Hyperlink"/>
                <w:noProof/>
              </w:rPr>
              <w:t>Stakeholders and Sign-off</w:t>
            </w:r>
            <w:r w:rsidR="00DA2720">
              <w:rPr>
                <w:noProof/>
                <w:webHidden/>
              </w:rPr>
              <w:tab/>
            </w:r>
            <w:r w:rsidR="00DA2720">
              <w:rPr>
                <w:noProof/>
                <w:webHidden/>
              </w:rPr>
              <w:fldChar w:fldCharType="begin"/>
            </w:r>
            <w:r w:rsidR="00DA2720">
              <w:rPr>
                <w:noProof/>
                <w:webHidden/>
              </w:rPr>
              <w:instrText xml:space="preserve"> PAGEREF _Toc508609864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87E80A8" w14:textId="353B757C" w:rsidR="00DA2720" w:rsidRDefault="005A0014">
          <w:pPr>
            <w:pStyle w:val="TOC1"/>
            <w:rPr>
              <w:rFonts w:eastAsiaTheme="minorEastAsia" w:cstheme="minorBidi"/>
              <w:b w:val="0"/>
              <w:bCs w:val="0"/>
              <w:caps w:val="0"/>
              <w:noProof/>
              <w:sz w:val="22"/>
              <w:szCs w:val="22"/>
            </w:rPr>
          </w:pPr>
          <w:hyperlink w:anchor="_Toc508609865" w:history="1">
            <w:r w:rsidR="00DA2720" w:rsidRPr="00F84430">
              <w:rPr>
                <w:rStyle w:val="Hyperlink"/>
                <w:noProof/>
              </w:rPr>
              <w:t>Planning Your Implementation</w:t>
            </w:r>
            <w:r w:rsidR="00DA2720">
              <w:rPr>
                <w:noProof/>
                <w:webHidden/>
              </w:rPr>
              <w:tab/>
            </w:r>
            <w:r w:rsidR="00DA2720">
              <w:rPr>
                <w:noProof/>
                <w:webHidden/>
              </w:rPr>
              <w:fldChar w:fldCharType="begin"/>
            </w:r>
            <w:r w:rsidR="00DA2720">
              <w:rPr>
                <w:noProof/>
                <w:webHidden/>
              </w:rPr>
              <w:instrText xml:space="preserve"> PAGEREF _Toc508609865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381A8213" w14:textId="48BA364F" w:rsidR="00DA2720" w:rsidRDefault="005A0014">
          <w:pPr>
            <w:pStyle w:val="TOC2"/>
            <w:tabs>
              <w:tab w:val="right" w:leader="dot" w:pos="9350"/>
            </w:tabs>
            <w:rPr>
              <w:rFonts w:eastAsiaTheme="minorEastAsia" w:cstheme="minorBidi"/>
              <w:smallCaps w:val="0"/>
              <w:noProof/>
              <w:sz w:val="22"/>
              <w:szCs w:val="22"/>
            </w:rPr>
          </w:pPr>
          <w:hyperlink w:anchor="_Toc508609866" w:history="1">
            <w:r w:rsidR="00DA2720" w:rsidRPr="00F84430">
              <w:rPr>
                <w:rStyle w:val="Hyperlink"/>
                <w:noProof/>
              </w:rPr>
              <w:t>General Planning</w:t>
            </w:r>
            <w:r w:rsidR="00DA2720">
              <w:rPr>
                <w:noProof/>
                <w:webHidden/>
              </w:rPr>
              <w:tab/>
            </w:r>
            <w:r w:rsidR="00DA2720">
              <w:rPr>
                <w:noProof/>
                <w:webHidden/>
              </w:rPr>
              <w:fldChar w:fldCharType="begin"/>
            </w:r>
            <w:r w:rsidR="00DA2720">
              <w:rPr>
                <w:noProof/>
                <w:webHidden/>
              </w:rPr>
              <w:instrText xml:space="preserve"> PAGEREF _Toc508609866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BFCF2F5" w14:textId="3ABFEF60" w:rsidR="00DA2720" w:rsidRDefault="005A0014">
          <w:pPr>
            <w:pStyle w:val="TOC3"/>
            <w:tabs>
              <w:tab w:val="right" w:leader="dot" w:pos="9350"/>
            </w:tabs>
            <w:rPr>
              <w:rFonts w:eastAsiaTheme="minorEastAsia" w:cstheme="minorBidi"/>
              <w:i w:val="0"/>
              <w:iCs w:val="0"/>
              <w:noProof/>
              <w:sz w:val="22"/>
              <w:szCs w:val="22"/>
            </w:rPr>
          </w:pPr>
          <w:hyperlink w:anchor="_Toc508609867" w:history="1">
            <w:r w:rsidR="00DA2720" w:rsidRPr="00F84430">
              <w:rPr>
                <w:rStyle w:val="Hyperlink"/>
                <w:noProof/>
              </w:rPr>
              <w:t>Tracking Timelines</w:t>
            </w:r>
            <w:r w:rsidR="00DA2720">
              <w:rPr>
                <w:noProof/>
                <w:webHidden/>
              </w:rPr>
              <w:tab/>
            </w:r>
            <w:r w:rsidR="00DA2720">
              <w:rPr>
                <w:noProof/>
                <w:webHidden/>
              </w:rPr>
              <w:fldChar w:fldCharType="begin"/>
            </w:r>
            <w:r w:rsidR="00DA2720">
              <w:rPr>
                <w:noProof/>
                <w:webHidden/>
              </w:rPr>
              <w:instrText xml:space="preserve"> PAGEREF _Toc508609867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2019BF6" w14:textId="022D4D9D" w:rsidR="00DA2720" w:rsidRDefault="005A0014">
          <w:pPr>
            <w:pStyle w:val="TOC3"/>
            <w:tabs>
              <w:tab w:val="right" w:leader="dot" w:pos="9350"/>
            </w:tabs>
            <w:rPr>
              <w:rFonts w:eastAsiaTheme="minorEastAsia" w:cstheme="minorBidi"/>
              <w:i w:val="0"/>
              <w:iCs w:val="0"/>
              <w:noProof/>
              <w:sz w:val="22"/>
              <w:szCs w:val="22"/>
            </w:rPr>
          </w:pPr>
          <w:hyperlink w:anchor="_Toc508609868" w:history="1">
            <w:r w:rsidR="00DA2720" w:rsidRPr="00F84430">
              <w:rPr>
                <w:rStyle w:val="Hyperlink"/>
                <w:noProof/>
              </w:rPr>
              <w:t>In Scope</w:t>
            </w:r>
            <w:r w:rsidR="00DA2720">
              <w:rPr>
                <w:noProof/>
                <w:webHidden/>
              </w:rPr>
              <w:tab/>
            </w:r>
            <w:r w:rsidR="00DA2720">
              <w:rPr>
                <w:noProof/>
                <w:webHidden/>
              </w:rPr>
              <w:fldChar w:fldCharType="begin"/>
            </w:r>
            <w:r w:rsidR="00DA2720">
              <w:rPr>
                <w:noProof/>
                <w:webHidden/>
              </w:rPr>
              <w:instrText xml:space="preserve"> PAGEREF _Toc508609868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72C9090D" w14:textId="2877D644" w:rsidR="00DA2720" w:rsidRDefault="005A0014">
          <w:pPr>
            <w:pStyle w:val="TOC3"/>
            <w:tabs>
              <w:tab w:val="right" w:leader="dot" w:pos="9350"/>
            </w:tabs>
            <w:rPr>
              <w:rFonts w:eastAsiaTheme="minorEastAsia" w:cstheme="minorBidi"/>
              <w:i w:val="0"/>
              <w:iCs w:val="0"/>
              <w:noProof/>
              <w:sz w:val="22"/>
              <w:szCs w:val="22"/>
            </w:rPr>
          </w:pPr>
          <w:hyperlink w:anchor="_Toc508609869" w:history="1">
            <w:r w:rsidR="00DA2720" w:rsidRPr="00F84430">
              <w:rPr>
                <w:rStyle w:val="Hyperlink"/>
                <w:noProof/>
              </w:rPr>
              <w:t>Out of scope</w:t>
            </w:r>
            <w:r w:rsidR="00DA2720">
              <w:rPr>
                <w:noProof/>
                <w:webHidden/>
              </w:rPr>
              <w:tab/>
            </w:r>
            <w:r w:rsidR="00DA2720">
              <w:rPr>
                <w:noProof/>
                <w:webHidden/>
              </w:rPr>
              <w:fldChar w:fldCharType="begin"/>
            </w:r>
            <w:r w:rsidR="00DA2720">
              <w:rPr>
                <w:noProof/>
                <w:webHidden/>
              </w:rPr>
              <w:instrText xml:space="preserve"> PAGEREF _Toc508609869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256D2C03" w14:textId="68F2C355" w:rsidR="00DA2720" w:rsidRDefault="005A0014">
          <w:pPr>
            <w:pStyle w:val="TOC3"/>
            <w:tabs>
              <w:tab w:val="right" w:leader="dot" w:pos="9350"/>
            </w:tabs>
            <w:rPr>
              <w:rFonts w:eastAsiaTheme="minorEastAsia" w:cstheme="minorBidi"/>
              <w:i w:val="0"/>
              <w:iCs w:val="0"/>
              <w:noProof/>
              <w:sz w:val="22"/>
              <w:szCs w:val="22"/>
            </w:rPr>
          </w:pPr>
          <w:hyperlink w:anchor="_Toc508609870" w:history="1">
            <w:r w:rsidR="00DA2720" w:rsidRPr="00F84430">
              <w:rPr>
                <w:rStyle w:val="Hyperlink"/>
                <w:noProof/>
              </w:rPr>
              <w:t>Licensing</w:t>
            </w:r>
            <w:r w:rsidR="00DA2720">
              <w:rPr>
                <w:noProof/>
                <w:webHidden/>
              </w:rPr>
              <w:tab/>
            </w:r>
            <w:r w:rsidR="00DA2720">
              <w:rPr>
                <w:noProof/>
                <w:webHidden/>
              </w:rPr>
              <w:fldChar w:fldCharType="begin"/>
            </w:r>
            <w:r w:rsidR="00DA2720">
              <w:rPr>
                <w:noProof/>
                <w:webHidden/>
              </w:rPr>
              <w:instrText xml:space="preserve"> PAGEREF _Toc508609870 \h </w:instrText>
            </w:r>
            <w:r w:rsidR="00DA2720">
              <w:rPr>
                <w:noProof/>
                <w:webHidden/>
              </w:rPr>
            </w:r>
            <w:r w:rsidR="00DA2720">
              <w:rPr>
                <w:noProof/>
                <w:webHidden/>
              </w:rPr>
              <w:fldChar w:fldCharType="separate"/>
            </w:r>
            <w:r w:rsidR="00DA2720">
              <w:rPr>
                <w:noProof/>
                <w:webHidden/>
              </w:rPr>
              <w:t>4</w:t>
            </w:r>
            <w:r w:rsidR="00DA2720">
              <w:rPr>
                <w:noProof/>
                <w:webHidden/>
              </w:rPr>
              <w:fldChar w:fldCharType="end"/>
            </w:r>
          </w:hyperlink>
        </w:p>
        <w:p w14:paraId="683E4555" w14:textId="262A5556" w:rsidR="00DA2720" w:rsidRDefault="005A0014">
          <w:pPr>
            <w:pStyle w:val="TOC2"/>
            <w:tabs>
              <w:tab w:val="right" w:leader="dot" w:pos="9350"/>
            </w:tabs>
            <w:rPr>
              <w:rFonts w:eastAsiaTheme="minorEastAsia" w:cstheme="minorBidi"/>
              <w:smallCaps w:val="0"/>
              <w:noProof/>
              <w:sz w:val="22"/>
              <w:szCs w:val="22"/>
            </w:rPr>
          </w:pPr>
          <w:hyperlink w:anchor="_Toc508609871" w:history="1">
            <w:r w:rsidR="00DA2720" w:rsidRPr="00F84430">
              <w:rPr>
                <w:rStyle w:val="Hyperlink"/>
                <w:noProof/>
              </w:rPr>
              <w:t xml:space="preserve">       Planning Single Sign-on</w:t>
            </w:r>
            <w:r w:rsidR="00DA2720">
              <w:rPr>
                <w:noProof/>
                <w:webHidden/>
              </w:rPr>
              <w:tab/>
            </w:r>
            <w:r w:rsidR="00DA2720">
              <w:rPr>
                <w:noProof/>
                <w:webHidden/>
              </w:rPr>
              <w:fldChar w:fldCharType="begin"/>
            </w:r>
            <w:r w:rsidR="00DA2720">
              <w:rPr>
                <w:noProof/>
                <w:webHidden/>
              </w:rPr>
              <w:instrText xml:space="preserve"> PAGEREF _Toc508609871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37F6AA57" w14:textId="05E661EF" w:rsidR="00DA2720" w:rsidRDefault="005A0014">
          <w:pPr>
            <w:pStyle w:val="TOC3"/>
            <w:tabs>
              <w:tab w:val="right" w:leader="dot" w:pos="9350"/>
            </w:tabs>
            <w:rPr>
              <w:rFonts w:eastAsiaTheme="minorEastAsia" w:cstheme="minorBidi"/>
              <w:i w:val="0"/>
              <w:iCs w:val="0"/>
              <w:noProof/>
              <w:sz w:val="22"/>
              <w:szCs w:val="22"/>
            </w:rPr>
          </w:pPr>
          <w:hyperlink w:anchor="_Toc508609872" w:history="1">
            <w:r w:rsidR="00DA2720" w:rsidRPr="00F84430">
              <w:rPr>
                <w:rStyle w:val="Hyperlink"/>
                <w:noProof/>
              </w:rPr>
              <w:t>Considerations for Password-based Single Sign on</w:t>
            </w:r>
            <w:r w:rsidR="00DA2720">
              <w:rPr>
                <w:noProof/>
                <w:webHidden/>
              </w:rPr>
              <w:tab/>
            </w:r>
            <w:r w:rsidR="00DA2720">
              <w:rPr>
                <w:noProof/>
                <w:webHidden/>
              </w:rPr>
              <w:fldChar w:fldCharType="begin"/>
            </w:r>
            <w:r w:rsidR="00DA2720">
              <w:rPr>
                <w:noProof/>
                <w:webHidden/>
              </w:rPr>
              <w:instrText xml:space="preserve"> PAGEREF _Toc508609872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0CF1AAFE" w14:textId="2E32FD7F" w:rsidR="00DA2720" w:rsidRDefault="005A0014">
          <w:pPr>
            <w:pStyle w:val="TOC2"/>
            <w:tabs>
              <w:tab w:val="right" w:leader="dot" w:pos="9350"/>
            </w:tabs>
            <w:rPr>
              <w:rFonts w:eastAsiaTheme="minorEastAsia" w:cstheme="minorBidi"/>
              <w:smallCaps w:val="0"/>
              <w:noProof/>
              <w:sz w:val="22"/>
              <w:szCs w:val="22"/>
            </w:rPr>
          </w:pPr>
          <w:hyperlink w:anchor="_Toc508609873" w:history="1">
            <w:r w:rsidR="00DA2720" w:rsidRPr="00F84430">
              <w:rPr>
                <w:rStyle w:val="Hyperlink"/>
                <w:noProof/>
              </w:rPr>
              <w:t>Planning Reporting and Auditing</w:t>
            </w:r>
            <w:r w:rsidR="00DA2720">
              <w:rPr>
                <w:noProof/>
                <w:webHidden/>
              </w:rPr>
              <w:tab/>
            </w:r>
            <w:r w:rsidR="00DA2720">
              <w:rPr>
                <w:noProof/>
                <w:webHidden/>
              </w:rPr>
              <w:fldChar w:fldCharType="begin"/>
            </w:r>
            <w:r w:rsidR="00DA2720">
              <w:rPr>
                <w:noProof/>
                <w:webHidden/>
              </w:rPr>
              <w:instrText xml:space="preserve"> PAGEREF _Toc508609873 \h </w:instrText>
            </w:r>
            <w:r w:rsidR="00DA2720">
              <w:rPr>
                <w:noProof/>
                <w:webHidden/>
              </w:rPr>
            </w:r>
            <w:r w:rsidR="00DA2720">
              <w:rPr>
                <w:noProof/>
                <w:webHidden/>
              </w:rPr>
              <w:fldChar w:fldCharType="separate"/>
            </w:r>
            <w:r w:rsidR="00DA2720">
              <w:rPr>
                <w:noProof/>
                <w:webHidden/>
              </w:rPr>
              <w:t>6</w:t>
            </w:r>
            <w:r w:rsidR="00DA2720">
              <w:rPr>
                <w:noProof/>
                <w:webHidden/>
              </w:rPr>
              <w:fldChar w:fldCharType="end"/>
            </w:r>
          </w:hyperlink>
        </w:p>
        <w:p w14:paraId="2E398E84" w14:textId="618BA679" w:rsidR="00DA2720" w:rsidRDefault="005A0014">
          <w:pPr>
            <w:pStyle w:val="TOC3"/>
            <w:tabs>
              <w:tab w:val="right" w:leader="dot" w:pos="9350"/>
            </w:tabs>
            <w:rPr>
              <w:rFonts w:eastAsiaTheme="minorEastAsia" w:cstheme="minorBidi"/>
              <w:i w:val="0"/>
              <w:iCs w:val="0"/>
              <w:noProof/>
              <w:sz w:val="22"/>
              <w:szCs w:val="22"/>
            </w:rPr>
          </w:pPr>
          <w:hyperlink w:anchor="_Toc508609874" w:history="1">
            <w:r w:rsidR="00DA2720" w:rsidRPr="00F84430">
              <w:rPr>
                <w:rStyle w:val="Hyperlink"/>
                <w:noProof/>
              </w:rPr>
              <w:t>Planning Your Security Review</w:t>
            </w:r>
            <w:r w:rsidR="00DA2720">
              <w:rPr>
                <w:noProof/>
                <w:webHidden/>
              </w:rPr>
              <w:tab/>
            </w:r>
            <w:r w:rsidR="00DA2720">
              <w:rPr>
                <w:noProof/>
                <w:webHidden/>
              </w:rPr>
              <w:fldChar w:fldCharType="begin"/>
            </w:r>
            <w:r w:rsidR="00DA2720">
              <w:rPr>
                <w:noProof/>
                <w:webHidden/>
              </w:rPr>
              <w:instrText xml:space="preserve"> PAGEREF _Toc508609874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711D394A" w14:textId="098565EB" w:rsidR="00DA2720" w:rsidRDefault="005A0014">
          <w:pPr>
            <w:pStyle w:val="TOC1"/>
            <w:rPr>
              <w:rFonts w:eastAsiaTheme="minorEastAsia" w:cstheme="minorBidi"/>
              <w:b w:val="0"/>
              <w:bCs w:val="0"/>
              <w:caps w:val="0"/>
              <w:noProof/>
              <w:sz w:val="22"/>
              <w:szCs w:val="22"/>
            </w:rPr>
          </w:pPr>
          <w:hyperlink w:anchor="_Toc508609875" w:history="1">
            <w:r w:rsidR="00DA2720" w:rsidRPr="00F84430">
              <w:rPr>
                <w:rStyle w:val="Hyperlink"/>
                <w:noProof/>
              </w:rPr>
              <w:t>Designing Your Implementation</w:t>
            </w:r>
            <w:r w:rsidR="00DA2720">
              <w:rPr>
                <w:noProof/>
                <w:webHidden/>
              </w:rPr>
              <w:tab/>
            </w:r>
            <w:r w:rsidR="00DA2720">
              <w:rPr>
                <w:noProof/>
                <w:webHidden/>
              </w:rPr>
              <w:fldChar w:fldCharType="begin"/>
            </w:r>
            <w:r w:rsidR="00DA2720">
              <w:rPr>
                <w:noProof/>
                <w:webHidden/>
              </w:rPr>
              <w:instrText xml:space="preserve"> PAGEREF _Toc508609875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092BB5D6" w14:textId="4EE17CE0" w:rsidR="00DA2720" w:rsidRDefault="005A0014">
          <w:pPr>
            <w:pStyle w:val="TOC2"/>
            <w:tabs>
              <w:tab w:val="right" w:leader="dot" w:pos="9350"/>
            </w:tabs>
            <w:rPr>
              <w:rFonts w:eastAsiaTheme="minorEastAsia" w:cstheme="minorBidi"/>
              <w:smallCaps w:val="0"/>
              <w:noProof/>
              <w:sz w:val="22"/>
              <w:szCs w:val="22"/>
            </w:rPr>
          </w:pPr>
          <w:hyperlink w:anchor="_Toc508609876" w:history="1">
            <w:r w:rsidR="00DA2720" w:rsidRPr="00F84430">
              <w:rPr>
                <w:rStyle w:val="Hyperlink"/>
                <w:noProof/>
              </w:rPr>
              <w:t xml:space="preserve">        Designing Single Sign on</w:t>
            </w:r>
            <w:r w:rsidR="00DA2720">
              <w:rPr>
                <w:noProof/>
                <w:webHidden/>
              </w:rPr>
              <w:tab/>
            </w:r>
            <w:r w:rsidR="00DA2720">
              <w:rPr>
                <w:noProof/>
                <w:webHidden/>
              </w:rPr>
              <w:fldChar w:fldCharType="begin"/>
            </w:r>
            <w:r w:rsidR="00DA2720">
              <w:rPr>
                <w:noProof/>
                <w:webHidden/>
              </w:rPr>
              <w:instrText xml:space="preserve"> PAGEREF _Toc508609876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6CEB8039" w14:textId="085CB7B6" w:rsidR="00DA2720" w:rsidRDefault="005A0014">
          <w:pPr>
            <w:pStyle w:val="TOC3"/>
            <w:tabs>
              <w:tab w:val="right" w:leader="dot" w:pos="9350"/>
            </w:tabs>
            <w:rPr>
              <w:rFonts w:eastAsiaTheme="minorEastAsia" w:cstheme="minorBidi"/>
              <w:i w:val="0"/>
              <w:iCs w:val="0"/>
              <w:noProof/>
              <w:sz w:val="22"/>
              <w:szCs w:val="22"/>
            </w:rPr>
          </w:pPr>
          <w:hyperlink w:anchor="_Toc508609877" w:history="1">
            <w:r w:rsidR="00DA2720" w:rsidRPr="00F84430">
              <w:rPr>
                <w:rStyle w:val="Hyperlink"/>
                <w:noProof/>
              </w:rPr>
              <w:t>Endpoint Information</w:t>
            </w:r>
            <w:r w:rsidR="00DA2720">
              <w:rPr>
                <w:noProof/>
                <w:webHidden/>
              </w:rPr>
              <w:tab/>
            </w:r>
            <w:r w:rsidR="00DA2720">
              <w:rPr>
                <w:noProof/>
                <w:webHidden/>
              </w:rPr>
              <w:fldChar w:fldCharType="begin"/>
            </w:r>
            <w:r w:rsidR="00DA2720">
              <w:rPr>
                <w:noProof/>
                <w:webHidden/>
              </w:rPr>
              <w:instrText xml:space="preserve"> PAGEREF _Toc508609877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21A2EE5D" w14:textId="1538B3DB" w:rsidR="00DA2720" w:rsidRDefault="005A0014">
          <w:pPr>
            <w:pStyle w:val="TOC2"/>
            <w:tabs>
              <w:tab w:val="right" w:leader="dot" w:pos="9350"/>
            </w:tabs>
            <w:rPr>
              <w:rFonts w:eastAsiaTheme="minorEastAsia" w:cstheme="minorBidi"/>
              <w:smallCaps w:val="0"/>
              <w:noProof/>
              <w:sz w:val="22"/>
              <w:szCs w:val="22"/>
            </w:rPr>
          </w:pPr>
          <w:hyperlink w:anchor="_Toc508609878" w:history="1">
            <w:r w:rsidR="00DA2720" w:rsidRPr="00F84430">
              <w:rPr>
                <w:rStyle w:val="Hyperlink"/>
                <w:noProof/>
              </w:rPr>
              <w:t>Solution Architecture Diagrams and Description</w:t>
            </w:r>
            <w:r w:rsidR="00DA2720">
              <w:rPr>
                <w:noProof/>
                <w:webHidden/>
              </w:rPr>
              <w:tab/>
            </w:r>
            <w:r w:rsidR="00DA2720">
              <w:rPr>
                <w:noProof/>
                <w:webHidden/>
              </w:rPr>
              <w:fldChar w:fldCharType="begin"/>
            </w:r>
            <w:r w:rsidR="00DA2720">
              <w:rPr>
                <w:noProof/>
                <w:webHidden/>
              </w:rPr>
              <w:instrText xml:space="preserve"> PAGEREF _Toc508609878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029F2FBE" w14:textId="2497305A" w:rsidR="00DA2720" w:rsidRDefault="005A0014">
          <w:pPr>
            <w:pStyle w:val="TOC3"/>
            <w:tabs>
              <w:tab w:val="right" w:leader="dot" w:pos="9350"/>
            </w:tabs>
            <w:rPr>
              <w:rFonts w:eastAsiaTheme="minorEastAsia" w:cstheme="minorBidi"/>
              <w:i w:val="0"/>
              <w:iCs w:val="0"/>
              <w:noProof/>
              <w:sz w:val="22"/>
              <w:szCs w:val="22"/>
            </w:rPr>
          </w:pPr>
          <w:hyperlink w:anchor="_Toc508609879" w:history="1">
            <w:r w:rsidR="00DA2720" w:rsidRPr="00F84430">
              <w:rPr>
                <w:rStyle w:val="Hyperlink"/>
                <w:noProof/>
              </w:rPr>
              <w:t>Azure AD Single Sign-on with Password Hash Sync or cloud-based users Authentication</w:t>
            </w:r>
            <w:r w:rsidR="00DA2720">
              <w:rPr>
                <w:noProof/>
                <w:webHidden/>
              </w:rPr>
              <w:tab/>
            </w:r>
            <w:r w:rsidR="00DA2720">
              <w:rPr>
                <w:noProof/>
                <w:webHidden/>
              </w:rPr>
              <w:fldChar w:fldCharType="begin"/>
            </w:r>
            <w:r w:rsidR="00DA2720">
              <w:rPr>
                <w:noProof/>
                <w:webHidden/>
              </w:rPr>
              <w:instrText xml:space="preserve"> PAGEREF _Toc508609879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2FF74A37" w14:textId="739DE259" w:rsidR="00DA2720" w:rsidRDefault="005A0014">
          <w:pPr>
            <w:pStyle w:val="TOC3"/>
            <w:tabs>
              <w:tab w:val="right" w:leader="dot" w:pos="9350"/>
            </w:tabs>
            <w:rPr>
              <w:rFonts w:eastAsiaTheme="minorEastAsia" w:cstheme="minorBidi"/>
              <w:i w:val="0"/>
              <w:iCs w:val="0"/>
              <w:noProof/>
              <w:sz w:val="22"/>
              <w:szCs w:val="22"/>
            </w:rPr>
          </w:pPr>
          <w:hyperlink w:anchor="_Toc508609880" w:history="1">
            <w:r w:rsidR="00DA2720" w:rsidRPr="00F84430">
              <w:rPr>
                <w:rStyle w:val="Hyperlink"/>
                <w:noProof/>
              </w:rPr>
              <w:t>Azure AD Single Sign-on with AD FS or other Federation as IdP</w:t>
            </w:r>
            <w:r w:rsidR="00DA2720">
              <w:rPr>
                <w:noProof/>
                <w:webHidden/>
              </w:rPr>
              <w:tab/>
            </w:r>
            <w:r w:rsidR="00DA2720">
              <w:rPr>
                <w:noProof/>
                <w:webHidden/>
              </w:rPr>
              <w:fldChar w:fldCharType="begin"/>
            </w:r>
            <w:r w:rsidR="00DA2720">
              <w:rPr>
                <w:noProof/>
                <w:webHidden/>
              </w:rPr>
              <w:instrText xml:space="preserve"> PAGEREF _Toc508609880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3CE6F0AE" w14:textId="1FDCFF76" w:rsidR="00DA2720" w:rsidRDefault="005A0014">
          <w:pPr>
            <w:pStyle w:val="TOC3"/>
            <w:tabs>
              <w:tab w:val="right" w:leader="dot" w:pos="9350"/>
            </w:tabs>
            <w:rPr>
              <w:rFonts w:eastAsiaTheme="minorEastAsia" w:cstheme="minorBidi"/>
              <w:i w:val="0"/>
              <w:iCs w:val="0"/>
              <w:noProof/>
              <w:sz w:val="22"/>
              <w:szCs w:val="22"/>
            </w:rPr>
          </w:pPr>
          <w:hyperlink w:anchor="_Toc508609881" w:history="1">
            <w:r w:rsidR="00DA2720" w:rsidRPr="00F84430">
              <w:rPr>
                <w:rStyle w:val="Hyperlink"/>
                <w:noProof/>
              </w:rPr>
              <w:t>Azure AD Single Sign-on with Pass-through Authentication</w:t>
            </w:r>
            <w:r w:rsidR="00DA2720">
              <w:rPr>
                <w:noProof/>
                <w:webHidden/>
              </w:rPr>
              <w:tab/>
            </w:r>
            <w:r w:rsidR="00DA2720">
              <w:rPr>
                <w:noProof/>
                <w:webHidden/>
              </w:rPr>
              <w:fldChar w:fldCharType="begin"/>
            </w:r>
            <w:r w:rsidR="00DA2720">
              <w:rPr>
                <w:noProof/>
                <w:webHidden/>
              </w:rPr>
              <w:instrText xml:space="preserve"> PAGEREF _Toc508609881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02AC25BF" w14:textId="5466B01E" w:rsidR="00DA2720" w:rsidRDefault="005A0014">
          <w:pPr>
            <w:pStyle w:val="TOC1"/>
            <w:rPr>
              <w:rFonts w:eastAsiaTheme="minorEastAsia" w:cstheme="minorBidi"/>
              <w:b w:val="0"/>
              <w:bCs w:val="0"/>
              <w:caps w:val="0"/>
              <w:noProof/>
              <w:sz w:val="22"/>
              <w:szCs w:val="22"/>
            </w:rPr>
          </w:pPr>
          <w:hyperlink w:anchor="_Toc508609882" w:history="1">
            <w:r w:rsidR="00DA2720" w:rsidRPr="00F84430">
              <w:rPr>
                <w:rStyle w:val="Hyperlink"/>
                <w:noProof/>
              </w:rPr>
              <w:t>Technical Requirements</w:t>
            </w:r>
            <w:r w:rsidR="00DA2720">
              <w:rPr>
                <w:noProof/>
                <w:webHidden/>
              </w:rPr>
              <w:tab/>
            </w:r>
            <w:r w:rsidR="00DA2720">
              <w:rPr>
                <w:noProof/>
                <w:webHidden/>
              </w:rPr>
              <w:fldChar w:fldCharType="begin"/>
            </w:r>
            <w:r w:rsidR="00DA2720">
              <w:rPr>
                <w:noProof/>
                <w:webHidden/>
              </w:rPr>
              <w:instrText xml:space="preserve"> PAGEREF _Toc508609882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2130BE65" w14:textId="5CC482D5" w:rsidR="00DA2720" w:rsidRDefault="005A0014">
          <w:pPr>
            <w:pStyle w:val="TOC2"/>
            <w:tabs>
              <w:tab w:val="right" w:leader="dot" w:pos="9350"/>
            </w:tabs>
            <w:rPr>
              <w:rFonts w:eastAsiaTheme="minorEastAsia" w:cstheme="minorBidi"/>
              <w:smallCaps w:val="0"/>
              <w:noProof/>
              <w:sz w:val="22"/>
              <w:szCs w:val="22"/>
            </w:rPr>
          </w:pPr>
          <w:hyperlink w:anchor="_Toc508609883" w:history="1">
            <w:r w:rsidR="00DA2720" w:rsidRPr="00F84430">
              <w:rPr>
                <w:rStyle w:val="Hyperlink"/>
                <w:noProof/>
              </w:rPr>
              <w:t>Azure Single Sign-on Requirements</w:t>
            </w:r>
            <w:r w:rsidR="00DA2720">
              <w:rPr>
                <w:noProof/>
                <w:webHidden/>
              </w:rPr>
              <w:tab/>
            </w:r>
            <w:r w:rsidR="00DA2720">
              <w:rPr>
                <w:noProof/>
                <w:webHidden/>
              </w:rPr>
              <w:fldChar w:fldCharType="begin"/>
            </w:r>
            <w:r w:rsidR="00DA2720">
              <w:rPr>
                <w:noProof/>
                <w:webHidden/>
              </w:rPr>
              <w:instrText xml:space="preserve"> PAGEREF _Toc508609883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04F066" w14:textId="5AEE580F" w:rsidR="00DA2720" w:rsidRDefault="005A0014">
          <w:pPr>
            <w:pStyle w:val="TOC3"/>
            <w:tabs>
              <w:tab w:val="right" w:leader="dot" w:pos="9350"/>
            </w:tabs>
            <w:rPr>
              <w:rFonts w:eastAsiaTheme="minorEastAsia" w:cstheme="minorBidi"/>
              <w:i w:val="0"/>
              <w:iCs w:val="0"/>
              <w:noProof/>
              <w:sz w:val="22"/>
              <w:szCs w:val="22"/>
            </w:rPr>
          </w:pPr>
          <w:hyperlink w:anchor="_Toc508609884" w:history="1">
            <w:r w:rsidR="00DA2720" w:rsidRPr="00F84430">
              <w:rPr>
                <w:rStyle w:val="Hyperlink"/>
                <w:noProof/>
              </w:rPr>
              <w:t>Attribute Requirements</w:t>
            </w:r>
            <w:r w:rsidR="00DA2720">
              <w:rPr>
                <w:noProof/>
                <w:webHidden/>
              </w:rPr>
              <w:tab/>
            </w:r>
            <w:r w:rsidR="00DA2720">
              <w:rPr>
                <w:noProof/>
                <w:webHidden/>
              </w:rPr>
              <w:fldChar w:fldCharType="begin"/>
            </w:r>
            <w:r w:rsidR="00DA2720">
              <w:rPr>
                <w:noProof/>
                <w:webHidden/>
              </w:rPr>
              <w:instrText xml:space="preserve"> PAGEREF _Toc508609884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876360" w14:textId="2CEF9394" w:rsidR="00DA2720" w:rsidRDefault="005A0014">
          <w:pPr>
            <w:pStyle w:val="TOC3"/>
            <w:tabs>
              <w:tab w:val="right" w:leader="dot" w:pos="9350"/>
            </w:tabs>
            <w:rPr>
              <w:rFonts w:eastAsiaTheme="minorEastAsia" w:cstheme="minorBidi"/>
              <w:i w:val="0"/>
              <w:iCs w:val="0"/>
              <w:noProof/>
              <w:sz w:val="22"/>
              <w:szCs w:val="22"/>
            </w:rPr>
          </w:pPr>
          <w:hyperlink w:anchor="_Toc508609885" w:history="1">
            <w:r w:rsidR="00DA2720" w:rsidRPr="00F84430">
              <w:rPr>
                <w:rStyle w:val="Hyperlink"/>
                <w:noProof/>
              </w:rPr>
              <w:t>Certificate Requirements</w:t>
            </w:r>
            <w:r w:rsidR="00DA2720">
              <w:rPr>
                <w:noProof/>
                <w:webHidden/>
              </w:rPr>
              <w:tab/>
            </w:r>
            <w:r w:rsidR="00DA2720">
              <w:rPr>
                <w:noProof/>
                <w:webHidden/>
              </w:rPr>
              <w:fldChar w:fldCharType="begin"/>
            </w:r>
            <w:r w:rsidR="00DA2720">
              <w:rPr>
                <w:noProof/>
                <w:webHidden/>
              </w:rPr>
              <w:instrText xml:space="preserve"> PAGEREF _Toc508609885 \h </w:instrText>
            </w:r>
            <w:r w:rsidR="00DA2720">
              <w:rPr>
                <w:noProof/>
                <w:webHidden/>
              </w:rPr>
            </w:r>
            <w:r w:rsidR="00DA2720">
              <w:rPr>
                <w:noProof/>
                <w:webHidden/>
              </w:rPr>
              <w:fldChar w:fldCharType="separate"/>
            </w:r>
            <w:r w:rsidR="00DA2720">
              <w:rPr>
                <w:noProof/>
                <w:webHidden/>
              </w:rPr>
              <w:t>14</w:t>
            </w:r>
            <w:r w:rsidR="00DA2720">
              <w:rPr>
                <w:noProof/>
                <w:webHidden/>
              </w:rPr>
              <w:fldChar w:fldCharType="end"/>
            </w:r>
          </w:hyperlink>
        </w:p>
        <w:p w14:paraId="72FC5069" w14:textId="6F286E54" w:rsidR="00DA2720" w:rsidRDefault="005A0014">
          <w:pPr>
            <w:pStyle w:val="TOC1"/>
            <w:rPr>
              <w:rFonts w:eastAsiaTheme="minorEastAsia" w:cstheme="minorBidi"/>
              <w:b w:val="0"/>
              <w:bCs w:val="0"/>
              <w:caps w:val="0"/>
              <w:noProof/>
              <w:sz w:val="22"/>
              <w:szCs w:val="22"/>
            </w:rPr>
          </w:pPr>
          <w:hyperlink w:anchor="_Toc508609886" w:history="1">
            <w:r w:rsidR="00DA2720" w:rsidRPr="00F84430">
              <w:rPr>
                <w:rStyle w:val="Hyperlink"/>
                <w:noProof/>
              </w:rPr>
              <w:t>Implementing Your Solution</w:t>
            </w:r>
            <w:r w:rsidR="00DA2720">
              <w:rPr>
                <w:noProof/>
                <w:webHidden/>
              </w:rPr>
              <w:tab/>
            </w:r>
            <w:r w:rsidR="00DA2720">
              <w:rPr>
                <w:noProof/>
                <w:webHidden/>
              </w:rPr>
              <w:fldChar w:fldCharType="begin"/>
            </w:r>
            <w:r w:rsidR="00DA2720">
              <w:rPr>
                <w:noProof/>
                <w:webHidden/>
              </w:rPr>
              <w:instrText xml:space="preserve"> PAGEREF _Toc508609886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54A5B39F" w14:textId="0D4B782A" w:rsidR="00DA2720" w:rsidRDefault="005A0014">
          <w:pPr>
            <w:pStyle w:val="TOC2"/>
            <w:tabs>
              <w:tab w:val="right" w:leader="dot" w:pos="9350"/>
            </w:tabs>
            <w:rPr>
              <w:rFonts w:eastAsiaTheme="minorEastAsia" w:cstheme="minorBidi"/>
              <w:smallCaps w:val="0"/>
              <w:noProof/>
              <w:sz w:val="22"/>
              <w:szCs w:val="22"/>
            </w:rPr>
          </w:pPr>
          <w:hyperlink w:anchor="_Toc508609887" w:history="1">
            <w:r w:rsidR="00DA2720" w:rsidRPr="00F84430">
              <w:rPr>
                <w:rStyle w:val="Hyperlink"/>
                <w:noProof/>
              </w:rPr>
              <w:t>Phase 1: Implementation Steps</w:t>
            </w:r>
            <w:r w:rsidR="00DA2720">
              <w:rPr>
                <w:noProof/>
                <w:webHidden/>
              </w:rPr>
              <w:tab/>
            </w:r>
            <w:r w:rsidR="00DA2720">
              <w:rPr>
                <w:noProof/>
                <w:webHidden/>
              </w:rPr>
              <w:fldChar w:fldCharType="begin"/>
            </w:r>
            <w:r w:rsidR="00DA2720">
              <w:rPr>
                <w:noProof/>
                <w:webHidden/>
              </w:rPr>
              <w:instrText xml:space="preserve"> PAGEREF _Toc508609887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73E8AEC1" w14:textId="65518493" w:rsidR="00DA2720" w:rsidRDefault="005A0014">
          <w:pPr>
            <w:pStyle w:val="TOC3"/>
            <w:tabs>
              <w:tab w:val="right" w:leader="dot" w:pos="9350"/>
            </w:tabs>
            <w:rPr>
              <w:rFonts w:eastAsiaTheme="minorEastAsia" w:cstheme="minorBidi"/>
              <w:i w:val="0"/>
              <w:iCs w:val="0"/>
              <w:noProof/>
              <w:sz w:val="22"/>
              <w:szCs w:val="22"/>
            </w:rPr>
          </w:pPr>
          <w:hyperlink w:anchor="_Toc508609888" w:history="1">
            <w:r w:rsidR="00DA2720" w:rsidRPr="00F84430">
              <w:rPr>
                <w:rStyle w:val="Hyperlink"/>
                <w:noProof/>
              </w:rPr>
              <w:t>Step 1: Identify your Test Users</w:t>
            </w:r>
            <w:r w:rsidR="00DA2720">
              <w:rPr>
                <w:noProof/>
                <w:webHidden/>
              </w:rPr>
              <w:tab/>
            </w:r>
            <w:r w:rsidR="00DA2720">
              <w:rPr>
                <w:noProof/>
                <w:webHidden/>
              </w:rPr>
              <w:fldChar w:fldCharType="begin"/>
            </w:r>
            <w:r w:rsidR="00DA2720">
              <w:rPr>
                <w:noProof/>
                <w:webHidden/>
              </w:rPr>
              <w:instrText xml:space="preserve"> PAGEREF _Toc508609888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08513B4" w14:textId="4B3A1CBA" w:rsidR="00DA2720" w:rsidRDefault="005A0014">
          <w:pPr>
            <w:pStyle w:val="TOC3"/>
            <w:tabs>
              <w:tab w:val="right" w:leader="dot" w:pos="9350"/>
            </w:tabs>
            <w:rPr>
              <w:rFonts w:eastAsiaTheme="minorEastAsia" w:cstheme="minorBidi"/>
              <w:i w:val="0"/>
              <w:iCs w:val="0"/>
              <w:noProof/>
              <w:sz w:val="22"/>
              <w:szCs w:val="22"/>
            </w:rPr>
          </w:pPr>
          <w:hyperlink w:anchor="_Toc508609889" w:history="1">
            <w:r w:rsidR="00DA2720" w:rsidRPr="00F84430">
              <w:rPr>
                <w:rStyle w:val="Hyperlink"/>
                <w:noProof/>
              </w:rPr>
              <w:t>Step 2: Configure Azure Single Sign-on</w:t>
            </w:r>
            <w:r w:rsidR="00DA2720">
              <w:rPr>
                <w:noProof/>
                <w:webHidden/>
              </w:rPr>
              <w:tab/>
            </w:r>
            <w:r w:rsidR="00DA2720">
              <w:rPr>
                <w:noProof/>
                <w:webHidden/>
              </w:rPr>
              <w:fldChar w:fldCharType="begin"/>
            </w:r>
            <w:r w:rsidR="00DA2720">
              <w:rPr>
                <w:noProof/>
                <w:webHidden/>
              </w:rPr>
              <w:instrText xml:space="preserve"> PAGEREF _Toc508609889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C51C851" w14:textId="1B923965" w:rsidR="00DA2720" w:rsidRDefault="005A0014">
          <w:pPr>
            <w:pStyle w:val="TOC2"/>
            <w:tabs>
              <w:tab w:val="right" w:leader="dot" w:pos="9350"/>
            </w:tabs>
            <w:rPr>
              <w:rFonts w:eastAsiaTheme="minorEastAsia" w:cstheme="minorBidi"/>
              <w:smallCaps w:val="0"/>
              <w:noProof/>
              <w:sz w:val="22"/>
              <w:szCs w:val="22"/>
            </w:rPr>
          </w:pPr>
          <w:hyperlink w:anchor="_Toc508609890" w:history="1">
            <w:r w:rsidR="00DA2720" w:rsidRPr="00F84430">
              <w:rPr>
                <w:rStyle w:val="Hyperlink"/>
                <w:noProof/>
              </w:rPr>
              <w:t>Phase 2: Change Communications</w:t>
            </w:r>
            <w:r w:rsidR="00DA2720">
              <w:rPr>
                <w:noProof/>
                <w:webHidden/>
              </w:rPr>
              <w:tab/>
            </w:r>
            <w:r w:rsidR="00DA2720">
              <w:rPr>
                <w:noProof/>
                <w:webHidden/>
              </w:rPr>
              <w:fldChar w:fldCharType="begin"/>
            </w:r>
            <w:r w:rsidR="00DA2720">
              <w:rPr>
                <w:noProof/>
                <w:webHidden/>
              </w:rPr>
              <w:instrText xml:space="preserve"> PAGEREF _Toc508609890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787EA2CA" w14:textId="69B411E9" w:rsidR="00DA2720" w:rsidRDefault="005A0014">
          <w:pPr>
            <w:pStyle w:val="TOC3"/>
            <w:tabs>
              <w:tab w:val="right" w:leader="dot" w:pos="9350"/>
            </w:tabs>
            <w:rPr>
              <w:rFonts w:eastAsiaTheme="minorEastAsia" w:cstheme="minorBidi"/>
              <w:i w:val="0"/>
              <w:iCs w:val="0"/>
              <w:noProof/>
              <w:sz w:val="22"/>
              <w:szCs w:val="22"/>
            </w:rPr>
          </w:pPr>
          <w:hyperlink w:anchor="_Toc508609891" w:history="1">
            <w:r w:rsidR="00DA2720" w:rsidRPr="00F84430">
              <w:rPr>
                <w:rStyle w:val="Hyperlink"/>
                <w:noProof/>
              </w:rPr>
              <w:t>Step 1: Provide Internal Change Communication to end users</w:t>
            </w:r>
            <w:r w:rsidR="00DA2720">
              <w:rPr>
                <w:noProof/>
                <w:webHidden/>
              </w:rPr>
              <w:tab/>
            </w:r>
            <w:r w:rsidR="00DA2720">
              <w:rPr>
                <w:noProof/>
                <w:webHidden/>
              </w:rPr>
              <w:fldChar w:fldCharType="begin"/>
            </w:r>
            <w:r w:rsidR="00DA2720">
              <w:rPr>
                <w:noProof/>
                <w:webHidden/>
              </w:rPr>
              <w:instrText xml:space="preserve"> PAGEREF _Toc508609891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2D3817A5" w14:textId="692E92FF" w:rsidR="00DA2720" w:rsidRDefault="005A0014">
          <w:pPr>
            <w:pStyle w:val="TOC2"/>
            <w:tabs>
              <w:tab w:val="right" w:leader="dot" w:pos="9350"/>
            </w:tabs>
            <w:rPr>
              <w:rFonts w:eastAsiaTheme="minorEastAsia" w:cstheme="minorBidi"/>
              <w:smallCaps w:val="0"/>
              <w:noProof/>
              <w:sz w:val="22"/>
              <w:szCs w:val="22"/>
            </w:rPr>
          </w:pPr>
          <w:hyperlink w:anchor="_Toc508609892" w:history="1">
            <w:r w:rsidR="00DA2720" w:rsidRPr="00F84430">
              <w:rPr>
                <w:rStyle w:val="Hyperlink"/>
                <w:noProof/>
              </w:rPr>
              <w:t>Phase 3: User Acceptance Testing (UAT) for SSO</w:t>
            </w:r>
            <w:r w:rsidR="00DA2720">
              <w:rPr>
                <w:noProof/>
                <w:webHidden/>
              </w:rPr>
              <w:tab/>
            </w:r>
            <w:r w:rsidR="00DA2720">
              <w:rPr>
                <w:noProof/>
                <w:webHidden/>
              </w:rPr>
              <w:fldChar w:fldCharType="begin"/>
            </w:r>
            <w:r w:rsidR="00DA2720">
              <w:rPr>
                <w:noProof/>
                <w:webHidden/>
              </w:rPr>
              <w:instrText xml:space="preserve"> PAGEREF _Toc508609892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5BEFDCF2" w14:textId="43DF2944" w:rsidR="00DA2720" w:rsidRDefault="005A0014">
          <w:pPr>
            <w:pStyle w:val="TOC3"/>
            <w:tabs>
              <w:tab w:val="right" w:leader="dot" w:pos="9350"/>
            </w:tabs>
            <w:rPr>
              <w:rFonts w:eastAsiaTheme="minorEastAsia" w:cstheme="minorBidi"/>
              <w:i w:val="0"/>
              <w:iCs w:val="0"/>
              <w:noProof/>
              <w:sz w:val="22"/>
              <w:szCs w:val="22"/>
            </w:rPr>
          </w:pPr>
          <w:hyperlink w:anchor="_Toc508609893" w:history="1">
            <w:r w:rsidR="00DA2720" w:rsidRPr="00F84430">
              <w:rPr>
                <w:rStyle w:val="Hyperlink"/>
                <w:noProof/>
              </w:rPr>
              <w:t>Step 1: Create test cases for your application deployment</w:t>
            </w:r>
            <w:r w:rsidR="00DA2720">
              <w:rPr>
                <w:noProof/>
                <w:webHidden/>
              </w:rPr>
              <w:tab/>
            </w:r>
            <w:r w:rsidR="00DA2720">
              <w:rPr>
                <w:noProof/>
                <w:webHidden/>
              </w:rPr>
              <w:fldChar w:fldCharType="begin"/>
            </w:r>
            <w:r w:rsidR="00DA2720">
              <w:rPr>
                <w:noProof/>
                <w:webHidden/>
              </w:rPr>
              <w:instrText xml:space="preserve"> PAGEREF _Toc508609893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1BFC1F1C" w14:textId="489AF81D" w:rsidR="00DA2720" w:rsidRDefault="005A0014">
          <w:pPr>
            <w:pStyle w:val="TOC3"/>
            <w:tabs>
              <w:tab w:val="right" w:leader="dot" w:pos="9350"/>
            </w:tabs>
            <w:rPr>
              <w:rFonts w:eastAsiaTheme="minorEastAsia" w:cstheme="minorBidi"/>
              <w:i w:val="0"/>
              <w:iCs w:val="0"/>
              <w:noProof/>
              <w:sz w:val="22"/>
              <w:szCs w:val="22"/>
            </w:rPr>
          </w:pPr>
          <w:hyperlink w:anchor="_Toc508609894" w:history="1">
            <w:r w:rsidR="00DA2720" w:rsidRPr="00F84430">
              <w:rPr>
                <w:rStyle w:val="Hyperlink"/>
                <w:noProof/>
              </w:rPr>
              <w:t>Step 2: Document your results</w:t>
            </w:r>
            <w:r w:rsidR="00DA2720">
              <w:rPr>
                <w:noProof/>
                <w:webHidden/>
              </w:rPr>
              <w:tab/>
            </w:r>
            <w:r w:rsidR="00DA2720">
              <w:rPr>
                <w:noProof/>
                <w:webHidden/>
              </w:rPr>
              <w:fldChar w:fldCharType="begin"/>
            </w:r>
            <w:r w:rsidR="00DA2720">
              <w:rPr>
                <w:noProof/>
                <w:webHidden/>
              </w:rPr>
              <w:instrText xml:space="preserve"> PAGEREF _Toc508609894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23DEE" w14:textId="1BEC017D" w:rsidR="00DA2720" w:rsidRDefault="005A0014">
          <w:pPr>
            <w:pStyle w:val="TOC3"/>
            <w:tabs>
              <w:tab w:val="right" w:leader="dot" w:pos="9350"/>
            </w:tabs>
            <w:rPr>
              <w:rFonts w:eastAsiaTheme="minorEastAsia" w:cstheme="minorBidi"/>
              <w:i w:val="0"/>
              <w:iCs w:val="0"/>
              <w:noProof/>
              <w:sz w:val="22"/>
              <w:szCs w:val="22"/>
            </w:rPr>
          </w:pPr>
          <w:hyperlink w:anchor="_Toc508609895" w:history="1">
            <w:r w:rsidR="00DA2720" w:rsidRPr="00F84430">
              <w:rPr>
                <w:rStyle w:val="Hyperlink"/>
                <w:noProof/>
              </w:rPr>
              <w:t>Step 3: Moving into Production</w:t>
            </w:r>
            <w:r w:rsidR="00DA2720">
              <w:rPr>
                <w:noProof/>
                <w:webHidden/>
              </w:rPr>
              <w:tab/>
            </w:r>
            <w:r w:rsidR="00DA2720">
              <w:rPr>
                <w:noProof/>
                <w:webHidden/>
              </w:rPr>
              <w:fldChar w:fldCharType="begin"/>
            </w:r>
            <w:r w:rsidR="00DA2720">
              <w:rPr>
                <w:noProof/>
                <w:webHidden/>
              </w:rPr>
              <w:instrText xml:space="preserve"> PAGEREF _Toc508609895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E9540" w14:textId="4752614E" w:rsidR="00DA2720" w:rsidRDefault="005A0014">
          <w:pPr>
            <w:pStyle w:val="TOC2"/>
            <w:tabs>
              <w:tab w:val="right" w:leader="dot" w:pos="9350"/>
            </w:tabs>
            <w:rPr>
              <w:rFonts w:eastAsiaTheme="minorEastAsia" w:cstheme="minorBidi"/>
              <w:smallCaps w:val="0"/>
              <w:noProof/>
              <w:sz w:val="22"/>
              <w:szCs w:val="22"/>
            </w:rPr>
          </w:pPr>
          <w:hyperlink w:anchor="_Toc508609896" w:history="1">
            <w:r w:rsidR="00DA2720" w:rsidRPr="00F84430">
              <w:rPr>
                <w:rStyle w:val="Hyperlink"/>
                <w:noProof/>
              </w:rPr>
              <w:t>Phase 4: Rollback Steps</w:t>
            </w:r>
            <w:r w:rsidR="00DA2720">
              <w:rPr>
                <w:noProof/>
                <w:webHidden/>
              </w:rPr>
              <w:tab/>
            </w:r>
            <w:r w:rsidR="00DA2720">
              <w:rPr>
                <w:noProof/>
                <w:webHidden/>
              </w:rPr>
              <w:fldChar w:fldCharType="begin"/>
            </w:r>
            <w:r w:rsidR="00DA2720">
              <w:rPr>
                <w:noProof/>
                <w:webHidden/>
              </w:rPr>
              <w:instrText xml:space="preserve"> PAGEREF _Toc508609896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0BC07E29" w14:textId="2AF76BA2" w:rsidR="00DA2720" w:rsidRDefault="005A0014">
          <w:pPr>
            <w:pStyle w:val="TOC3"/>
            <w:tabs>
              <w:tab w:val="right" w:leader="dot" w:pos="9350"/>
            </w:tabs>
            <w:rPr>
              <w:rFonts w:eastAsiaTheme="minorEastAsia" w:cstheme="minorBidi"/>
              <w:i w:val="0"/>
              <w:iCs w:val="0"/>
              <w:noProof/>
              <w:sz w:val="22"/>
              <w:szCs w:val="22"/>
            </w:rPr>
          </w:pPr>
          <w:hyperlink w:anchor="_Toc508609897" w:history="1">
            <w:r w:rsidR="00DA2720" w:rsidRPr="00F84430">
              <w:rPr>
                <w:rStyle w:val="Hyperlink"/>
                <w:noProof/>
              </w:rPr>
              <w:t>Step 1: Identify available options for rolling back during migration or failure</w:t>
            </w:r>
            <w:r w:rsidR="00DA2720">
              <w:rPr>
                <w:noProof/>
                <w:webHidden/>
              </w:rPr>
              <w:tab/>
            </w:r>
            <w:r w:rsidR="00DA2720">
              <w:rPr>
                <w:noProof/>
                <w:webHidden/>
              </w:rPr>
              <w:fldChar w:fldCharType="begin"/>
            </w:r>
            <w:r w:rsidR="00DA2720">
              <w:rPr>
                <w:noProof/>
                <w:webHidden/>
              </w:rPr>
              <w:instrText xml:space="preserve"> PAGEREF _Toc508609897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72B4B06D" w14:textId="52C51B7C" w:rsidR="00DA2720" w:rsidRDefault="005A0014">
          <w:pPr>
            <w:pStyle w:val="TOC1"/>
            <w:rPr>
              <w:rFonts w:eastAsiaTheme="minorEastAsia" w:cstheme="minorBidi"/>
              <w:b w:val="0"/>
              <w:bCs w:val="0"/>
              <w:caps w:val="0"/>
              <w:noProof/>
              <w:sz w:val="22"/>
              <w:szCs w:val="22"/>
            </w:rPr>
          </w:pPr>
          <w:hyperlink w:anchor="_Toc508609898" w:history="1">
            <w:r w:rsidR="00DA2720" w:rsidRPr="00F84430">
              <w:rPr>
                <w:rStyle w:val="Hyperlink"/>
                <w:noProof/>
              </w:rPr>
              <w:t>Operationalize your Implementation</w:t>
            </w:r>
            <w:r w:rsidR="00DA2720">
              <w:rPr>
                <w:noProof/>
                <w:webHidden/>
              </w:rPr>
              <w:tab/>
            </w:r>
            <w:r w:rsidR="00DA2720">
              <w:rPr>
                <w:noProof/>
                <w:webHidden/>
              </w:rPr>
              <w:fldChar w:fldCharType="begin"/>
            </w:r>
            <w:r w:rsidR="00DA2720">
              <w:rPr>
                <w:noProof/>
                <w:webHidden/>
              </w:rPr>
              <w:instrText xml:space="preserve"> PAGEREF _Toc508609898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8E13505" w14:textId="55896886" w:rsidR="00DA2720" w:rsidRDefault="005A0014">
          <w:pPr>
            <w:pStyle w:val="TOC2"/>
            <w:tabs>
              <w:tab w:val="right" w:leader="dot" w:pos="9350"/>
            </w:tabs>
            <w:rPr>
              <w:rFonts w:eastAsiaTheme="minorEastAsia" w:cstheme="minorBidi"/>
              <w:smallCaps w:val="0"/>
              <w:noProof/>
              <w:sz w:val="22"/>
              <w:szCs w:val="22"/>
            </w:rPr>
          </w:pPr>
          <w:hyperlink w:anchor="_Toc508609899"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_Toc508609899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2BBB831" w14:textId="5A7894B3" w:rsidR="00DA2720" w:rsidRDefault="005A0014">
          <w:pPr>
            <w:pStyle w:val="TOC2"/>
            <w:tabs>
              <w:tab w:val="right" w:leader="dot" w:pos="9350"/>
            </w:tabs>
            <w:rPr>
              <w:rFonts w:eastAsiaTheme="minorEastAsia" w:cstheme="minorBidi"/>
              <w:smallCaps w:val="0"/>
              <w:noProof/>
              <w:sz w:val="22"/>
              <w:szCs w:val="22"/>
            </w:rPr>
          </w:pPr>
          <w:hyperlink w:anchor="_Toc508609900" w:history="1">
            <w:r w:rsidR="00DA2720" w:rsidRPr="00F84430">
              <w:rPr>
                <w:rStyle w:val="Hyperlink"/>
                <w:noProof/>
              </w:rPr>
              <w:t>Required Roles</w:t>
            </w:r>
            <w:r w:rsidR="00DA2720">
              <w:rPr>
                <w:noProof/>
                <w:webHidden/>
              </w:rPr>
              <w:tab/>
            </w:r>
            <w:r w:rsidR="00DA2720">
              <w:rPr>
                <w:noProof/>
                <w:webHidden/>
              </w:rPr>
              <w:fldChar w:fldCharType="begin"/>
            </w:r>
            <w:r w:rsidR="00DA2720">
              <w:rPr>
                <w:noProof/>
                <w:webHidden/>
              </w:rPr>
              <w:instrText xml:space="preserve"> PAGEREF _Toc508609900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4695EC31" w14:textId="66768E17" w:rsidR="00DA2720" w:rsidRDefault="005A0014">
          <w:pPr>
            <w:pStyle w:val="TOC2"/>
            <w:tabs>
              <w:tab w:val="right" w:leader="dot" w:pos="9350"/>
            </w:tabs>
            <w:rPr>
              <w:rFonts w:eastAsiaTheme="minorEastAsia" w:cstheme="minorBidi"/>
              <w:smallCaps w:val="0"/>
              <w:noProof/>
              <w:sz w:val="22"/>
              <w:szCs w:val="22"/>
            </w:rPr>
          </w:pPr>
          <w:hyperlink w:anchor="_Toc508609901" w:history="1">
            <w:r w:rsidR="00DA2720" w:rsidRPr="00F84430">
              <w:rPr>
                <w:rStyle w:val="Hyperlink"/>
                <w:noProof/>
              </w:rPr>
              <w:t>Single Sign-on Certificate Lifecycle [Azure Active Directory]</w:t>
            </w:r>
            <w:r w:rsidR="00DA2720">
              <w:rPr>
                <w:noProof/>
                <w:webHidden/>
              </w:rPr>
              <w:tab/>
            </w:r>
            <w:r w:rsidR="00DA2720">
              <w:rPr>
                <w:noProof/>
                <w:webHidden/>
              </w:rPr>
              <w:fldChar w:fldCharType="begin"/>
            </w:r>
            <w:r w:rsidR="00DA2720">
              <w:rPr>
                <w:noProof/>
                <w:webHidden/>
              </w:rPr>
              <w:instrText xml:space="preserve"> PAGEREF _Toc508609901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0092FD14" w14:textId="21C5216D" w:rsidR="00DA2720" w:rsidRDefault="005A0014">
          <w:pPr>
            <w:pStyle w:val="TOC2"/>
            <w:tabs>
              <w:tab w:val="right" w:leader="dot" w:pos="9350"/>
            </w:tabs>
            <w:rPr>
              <w:rFonts w:eastAsiaTheme="minorEastAsia" w:cstheme="minorBidi"/>
              <w:smallCaps w:val="0"/>
              <w:noProof/>
              <w:sz w:val="22"/>
              <w:szCs w:val="22"/>
            </w:rPr>
          </w:pPr>
          <w:hyperlink w:anchor="_Toc508609902" w:history="1">
            <w:r w:rsidR="00DA2720" w:rsidRPr="00F84430">
              <w:rPr>
                <w:rStyle w:val="Hyperlink"/>
                <w:noProof/>
              </w:rPr>
              <w:t>Access Management</w:t>
            </w:r>
            <w:r w:rsidR="00DA2720">
              <w:rPr>
                <w:noProof/>
                <w:webHidden/>
              </w:rPr>
              <w:tab/>
            </w:r>
            <w:r w:rsidR="00DA2720">
              <w:rPr>
                <w:noProof/>
                <w:webHidden/>
              </w:rPr>
              <w:fldChar w:fldCharType="begin"/>
            </w:r>
            <w:r w:rsidR="00DA2720">
              <w:rPr>
                <w:noProof/>
                <w:webHidden/>
              </w:rPr>
              <w:instrText xml:space="preserve"> PAGEREF _Toc508609902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2203A39C" w14:textId="56E3CA97" w:rsidR="00DA2720" w:rsidRDefault="005A0014">
          <w:pPr>
            <w:pStyle w:val="TOC2"/>
            <w:tabs>
              <w:tab w:val="right" w:leader="dot" w:pos="9350"/>
            </w:tabs>
            <w:rPr>
              <w:rFonts w:eastAsiaTheme="minorEastAsia" w:cstheme="minorBidi"/>
              <w:smallCaps w:val="0"/>
              <w:noProof/>
              <w:sz w:val="22"/>
              <w:szCs w:val="22"/>
            </w:rPr>
          </w:pPr>
          <w:hyperlink w:anchor="_Toc508609903" w:history="1">
            <w:r w:rsidR="00DA2720" w:rsidRPr="00F84430">
              <w:rPr>
                <w:rStyle w:val="Hyperlink"/>
                <w:noProof/>
              </w:rPr>
              <w:t>Troubleshooting Guide &amp; Steps</w:t>
            </w:r>
            <w:r w:rsidR="00DA2720">
              <w:rPr>
                <w:noProof/>
                <w:webHidden/>
              </w:rPr>
              <w:tab/>
            </w:r>
            <w:r w:rsidR="00DA2720">
              <w:rPr>
                <w:noProof/>
                <w:webHidden/>
              </w:rPr>
              <w:fldChar w:fldCharType="begin"/>
            </w:r>
            <w:r w:rsidR="00DA2720">
              <w:rPr>
                <w:noProof/>
                <w:webHidden/>
              </w:rPr>
              <w:instrText xml:space="preserve"> PAGEREF _Toc508609903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00A86C1F" w14:textId="1738E9CF" w:rsidR="00DA2720" w:rsidRDefault="005A0014">
          <w:pPr>
            <w:pStyle w:val="TOC3"/>
            <w:tabs>
              <w:tab w:val="right" w:leader="dot" w:pos="9350"/>
            </w:tabs>
            <w:rPr>
              <w:rFonts w:eastAsiaTheme="minorEastAsia" w:cstheme="minorBidi"/>
              <w:i w:val="0"/>
              <w:iCs w:val="0"/>
              <w:noProof/>
              <w:sz w:val="22"/>
              <w:szCs w:val="22"/>
            </w:rPr>
          </w:pPr>
          <w:hyperlink w:anchor="_Toc508609904" w:history="1">
            <w:r w:rsidR="00DA2720" w:rsidRPr="00F84430">
              <w:rPr>
                <w:rStyle w:val="Hyperlink"/>
                <w:noProof/>
              </w:rPr>
              <w:t>Example: Single account not being able to log into the application.</w:t>
            </w:r>
            <w:r w:rsidR="00DA2720">
              <w:rPr>
                <w:noProof/>
                <w:webHidden/>
              </w:rPr>
              <w:tab/>
            </w:r>
            <w:r w:rsidR="00DA2720">
              <w:rPr>
                <w:noProof/>
                <w:webHidden/>
              </w:rPr>
              <w:fldChar w:fldCharType="begin"/>
            </w:r>
            <w:r w:rsidR="00DA2720">
              <w:rPr>
                <w:noProof/>
                <w:webHidden/>
              </w:rPr>
              <w:instrText xml:space="preserve"> PAGEREF _Toc508609904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58489513" w14:textId="01432FCA" w:rsidR="00DA2720" w:rsidRDefault="005A0014">
          <w:pPr>
            <w:pStyle w:val="TOC3"/>
            <w:tabs>
              <w:tab w:val="right" w:leader="dot" w:pos="9350"/>
            </w:tabs>
            <w:rPr>
              <w:rFonts w:eastAsiaTheme="minorEastAsia" w:cstheme="minorBidi"/>
              <w:i w:val="0"/>
              <w:iCs w:val="0"/>
              <w:noProof/>
              <w:sz w:val="22"/>
              <w:szCs w:val="22"/>
            </w:rPr>
          </w:pPr>
          <w:hyperlink w:anchor="_Toc508609905" w:history="1">
            <w:r w:rsidR="00DA2720" w:rsidRPr="00F84430">
              <w:rPr>
                <w:rStyle w:val="Hyperlink"/>
                <w:noProof/>
              </w:rPr>
              <w:t>Example: Complete outage of &lt;&lt;APPLICATION NAME&gt;&gt; - No user can sign in</w:t>
            </w:r>
            <w:r w:rsidR="00DA2720">
              <w:rPr>
                <w:noProof/>
                <w:webHidden/>
              </w:rPr>
              <w:tab/>
            </w:r>
            <w:r w:rsidR="00DA2720">
              <w:rPr>
                <w:noProof/>
                <w:webHidden/>
              </w:rPr>
              <w:fldChar w:fldCharType="begin"/>
            </w:r>
            <w:r w:rsidR="00DA2720">
              <w:rPr>
                <w:noProof/>
                <w:webHidden/>
              </w:rPr>
              <w:instrText xml:space="preserve"> PAGEREF _Toc508609905 \h </w:instrText>
            </w:r>
            <w:r w:rsidR="00DA2720">
              <w:rPr>
                <w:noProof/>
                <w:webHidden/>
              </w:rPr>
            </w:r>
            <w:r w:rsidR="00DA2720">
              <w:rPr>
                <w:noProof/>
                <w:webHidden/>
              </w:rPr>
              <w:fldChar w:fldCharType="separate"/>
            </w:r>
            <w:r w:rsidR="00DA2720">
              <w:rPr>
                <w:noProof/>
                <w:webHidden/>
              </w:rPr>
              <w:t>25</w:t>
            </w:r>
            <w:r w:rsidR="00DA2720">
              <w:rPr>
                <w:noProof/>
                <w:webHidden/>
              </w:rPr>
              <w:fldChar w:fldCharType="end"/>
            </w:r>
          </w:hyperlink>
        </w:p>
        <w:p w14:paraId="738BD7C0" w14:textId="3865B510" w:rsidR="00DA2720" w:rsidRDefault="005A0014">
          <w:pPr>
            <w:pStyle w:val="TOC2"/>
            <w:tabs>
              <w:tab w:val="right" w:leader="dot" w:pos="9350"/>
            </w:tabs>
            <w:rPr>
              <w:rFonts w:eastAsiaTheme="minorEastAsia" w:cstheme="minorBidi"/>
              <w:smallCaps w:val="0"/>
              <w:noProof/>
              <w:sz w:val="22"/>
              <w:szCs w:val="22"/>
            </w:rPr>
          </w:pPr>
          <w:hyperlink w:anchor="_Toc508609906" w:history="1">
            <w:r w:rsidR="00DA2720" w:rsidRPr="00F84430">
              <w:rPr>
                <w:rStyle w:val="Hyperlink"/>
                <w:noProof/>
              </w:rPr>
              <w:t>Helpful Documentation</w:t>
            </w:r>
            <w:r w:rsidR="00DA2720">
              <w:rPr>
                <w:noProof/>
                <w:webHidden/>
              </w:rPr>
              <w:tab/>
            </w:r>
            <w:r w:rsidR="00DA2720">
              <w:rPr>
                <w:noProof/>
                <w:webHidden/>
              </w:rPr>
              <w:fldChar w:fldCharType="begin"/>
            </w:r>
            <w:r w:rsidR="00DA2720">
              <w:rPr>
                <w:noProof/>
                <w:webHidden/>
              </w:rPr>
              <w:instrText xml:space="preserve"> PAGEREF _Toc508609906 \h </w:instrText>
            </w:r>
            <w:r w:rsidR="00DA2720">
              <w:rPr>
                <w:noProof/>
                <w:webHidden/>
              </w:rPr>
            </w:r>
            <w:r w:rsidR="00DA2720">
              <w:rPr>
                <w:noProof/>
                <w:webHidden/>
              </w:rPr>
              <w:fldChar w:fldCharType="separate"/>
            </w:r>
            <w:r w:rsidR="00DA2720">
              <w:rPr>
                <w:noProof/>
                <w:webHidden/>
              </w:rPr>
              <w:t>26</w:t>
            </w:r>
            <w:r w:rsidR="00DA2720">
              <w:rPr>
                <w:noProof/>
                <w:webHidden/>
              </w:rPr>
              <w:fldChar w:fldCharType="end"/>
            </w:r>
          </w:hyperlink>
        </w:p>
        <w:p w14:paraId="136AC9FB" w14:textId="12DBEDDF"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2" w:name="businesscase"/>
      <w:bookmarkEnd w:id="2"/>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1E3A71FA" w:rsidR="00C72F5F" w:rsidRDefault="00C72F5F" w:rsidP="004D7E6A">
      <w:pPr>
        <w:pStyle w:val="Heading1"/>
      </w:pPr>
      <w:bookmarkStart w:id="3" w:name="_Toc504650306"/>
      <w:bookmarkStart w:id="4" w:name="_Toc508188783"/>
      <w:bookmarkStart w:id="5" w:name="_Toc508609855"/>
      <w:bookmarkStart w:id="6" w:name="_Toc508610064"/>
      <w:bookmarkStart w:id="7" w:name="_Toc502840490"/>
      <w:bookmarkStart w:id="8" w:name="_Toc502924261"/>
      <w:bookmarkStart w:id="9" w:name="_Toc502750733"/>
      <w:r>
        <w:lastRenderedPageBreak/>
        <w:t>Introduction</w:t>
      </w:r>
      <w:bookmarkEnd w:id="3"/>
      <w:bookmarkEnd w:id="4"/>
      <w:bookmarkEnd w:id="5"/>
      <w:bookmarkEnd w:id="6"/>
    </w:p>
    <w:p w14:paraId="1AFA9997" w14:textId="427F8792" w:rsidR="00C72F5F" w:rsidRPr="006510BB" w:rsidRDefault="00C72F5F" w:rsidP="003A58A1">
      <w:pPr>
        <w:pStyle w:val="Heading2"/>
      </w:pPr>
      <w:bookmarkStart w:id="10" w:name="_Toc504650307"/>
      <w:bookmarkStart w:id="11" w:name="_Toc508188784"/>
      <w:bookmarkStart w:id="12" w:name="_Toc508609856"/>
      <w:bookmarkStart w:id="13" w:name="_Toc508610065"/>
      <w:r w:rsidRPr="006510BB">
        <w:t>Purpose of Document</w:t>
      </w:r>
      <w:bookmarkEnd w:id="10"/>
      <w:bookmarkEnd w:id="11"/>
      <w:bookmarkEnd w:id="12"/>
      <w:bookmarkEnd w:id="13"/>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r w:rsidR="005A0014">
        <w:fldChar w:fldCharType="begin"/>
      </w:r>
      <w:r w:rsidR="005A0014">
        <w:instrText xml:space="preserve"> MERGEFIELD  ApplicationName \* Upper \m  \* MERGEFORMAT </w:instrText>
      </w:r>
      <w:r w:rsidR="005A0014">
        <w:fldChar w:fldCharType="separate"/>
      </w:r>
      <w:r>
        <w:rPr>
          <w:noProof/>
        </w:rPr>
        <w:t>«APPLICATIONNAME»</w:t>
      </w:r>
      <w:r w:rsidR="005A0014">
        <w:rPr>
          <w:noProof/>
        </w:rPr>
        <w:fldChar w:fldCharType="end"/>
      </w:r>
      <w:r>
        <w:t xml:space="preserve"> (“The Application”).</w:t>
      </w:r>
    </w:p>
    <w:p w14:paraId="124E6351" w14:textId="2CA1CBDF" w:rsidR="00C72F5F" w:rsidRPr="00DA2D8F" w:rsidRDefault="00C72F5F" w:rsidP="003A58A1">
      <w:pPr>
        <w:pStyle w:val="Heading2"/>
      </w:pPr>
      <w:bookmarkStart w:id="14" w:name="_Toc504650308"/>
      <w:bookmarkStart w:id="15" w:name="_Toc508188785"/>
      <w:bookmarkStart w:id="16" w:name="_Toc508609857"/>
      <w:bookmarkStart w:id="17" w:name="_Toc508610066"/>
      <w:r w:rsidRPr="00DA2D8F">
        <w:t>Confidentiality Statement</w:t>
      </w:r>
      <w:bookmarkEnd w:id="14"/>
      <w:bookmarkEnd w:id="15"/>
      <w:bookmarkEnd w:id="16"/>
      <w:bookmarkEnd w:id="17"/>
    </w:p>
    <w:p w14:paraId="6444CAD4" w14:textId="33B269F9" w:rsidR="00C72F5F" w:rsidRPr="00F26EEF" w:rsidRDefault="3200B4FF" w:rsidP="00C72F5F">
      <w:pPr>
        <w:ind w:left="360"/>
      </w:pPr>
      <w:r>
        <w:t>This document may provide certain information that is and must be kept confidential. To ensure the protection of such information you should not disclose any part of this plan summary to anyone who does not have a legitimate reason for needing it.</w:t>
      </w:r>
    </w:p>
    <w:p w14:paraId="2739E6FE" w14:textId="77777777" w:rsidR="00DC1938" w:rsidRDefault="00DC1938" w:rsidP="00DC1938">
      <w:pPr>
        <w:pStyle w:val="Heading3"/>
      </w:pPr>
      <w:bookmarkStart w:id="18" w:name="_Toc508188786"/>
      <w:bookmarkStart w:id="19" w:name="_Toc508609858"/>
      <w:bookmarkStart w:id="20" w:name="_Toc508610067"/>
      <w:bookmarkStart w:id="21" w:name="_Toc504650309"/>
      <w:r w:rsidRPr="00EF2783">
        <w:t>Azure Active Directory Single Sign-on</w:t>
      </w:r>
      <w:bookmarkEnd w:id="18"/>
      <w:bookmarkEnd w:id="19"/>
      <w:bookmarkEnd w:id="20"/>
    </w:p>
    <w:bookmarkEnd w:id="21"/>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2FC0CCCC" w:rsidR="00C72F5F" w:rsidRDefault="00C72F5F" w:rsidP="004D7E6A">
      <w:pPr>
        <w:pStyle w:val="Heading1"/>
      </w:pPr>
      <w:bookmarkStart w:id="22" w:name="_Toc504650313"/>
      <w:bookmarkStart w:id="23" w:name="_Toc508188787"/>
      <w:bookmarkStart w:id="24" w:name="_Toc508609859"/>
      <w:bookmarkStart w:id="25" w:name="_Toc508610068"/>
      <w:r>
        <w:t>Current State</w:t>
      </w:r>
      <w:bookmarkEnd w:id="22"/>
      <w:bookmarkEnd w:id="23"/>
      <w:bookmarkEnd w:id="24"/>
      <w:bookmarkEnd w:id="25"/>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1022DA22" w:rsidR="00C72F5F" w:rsidRPr="008718C7" w:rsidRDefault="00D5375E" w:rsidP="003A58A1">
      <w:pPr>
        <w:pStyle w:val="Heading2"/>
        <w:rPr>
          <w:color w:val="FF0000"/>
        </w:rPr>
      </w:pPr>
      <w:bookmarkStart w:id="26" w:name="_Toc504650314"/>
      <w:bookmarkStart w:id="27" w:name="_Toc508188788"/>
      <w:bookmarkStart w:id="28" w:name="_Toc508609860"/>
      <w:bookmarkStart w:id="29" w:name="_Toc508610069"/>
      <w:r>
        <w:t>Cur</w:t>
      </w:r>
      <w:r w:rsidR="00C72F5F">
        <w:t>rent Authentication Methods</w:t>
      </w:r>
      <w:bookmarkEnd w:id="26"/>
      <w:bookmarkEnd w:id="27"/>
      <w:bookmarkEnd w:id="28"/>
      <w:bookmarkEnd w:id="29"/>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3BD225B0" w:rsidR="00C72F5F" w:rsidRPr="006A3A51" w:rsidRDefault="00C72F5F" w:rsidP="003A58A1">
      <w:pPr>
        <w:pStyle w:val="Heading2"/>
      </w:pPr>
      <w:bookmarkStart w:id="30" w:name="_Toc504650315"/>
      <w:bookmarkStart w:id="31" w:name="_Toc508188789"/>
      <w:bookmarkStart w:id="32" w:name="_Toc508609861"/>
      <w:bookmarkStart w:id="33" w:name="_Toc508610070"/>
      <w:r>
        <w:t>Costs of Current Authentication</w:t>
      </w:r>
      <w:bookmarkEnd w:id="30"/>
      <w:bookmarkEnd w:id="31"/>
      <w:bookmarkEnd w:id="32"/>
      <w:bookmarkEnd w:id="33"/>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6A863863" w:rsidR="00C72F5F" w:rsidRPr="00735B20" w:rsidRDefault="00C72F5F" w:rsidP="003A58A1">
      <w:pPr>
        <w:pStyle w:val="Heading2"/>
      </w:pPr>
      <w:bookmarkStart w:id="34" w:name="_Toc504650316"/>
      <w:bookmarkStart w:id="35" w:name="_Toc508188790"/>
      <w:bookmarkStart w:id="36" w:name="_Toc508609862"/>
      <w:bookmarkStart w:id="37" w:name="_Toc508610071"/>
      <w:r w:rsidRPr="00E17853">
        <w:lastRenderedPageBreak/>
        <w:t xml:space="preserve">Benefits of Azure Active Directory Single Sign-On for </w:t>
      </w:r>
      <w:bookmarkEnd w:id="34"/>
      <w:bookmarkEnd w:id="35"/>
      <w:r w:rsidR="00206FA5">
        <w:t>&lt;&lt;Application Name&gt;&gt;</w:t>
      </w:r>
      <w:bookmarkEnd w:id="36"/>
      <w:bookmarkEnd w:id="37"/>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77777777" w:rsidR="00C72F5F" w:rsidRDefault="00C72F5F" w:rsidP="00271140">
                  <w:r>
                    <w:t xml:space="preserve">Enabling </w:t>
                  </w:r>
                  <w:r w:rsidRPr="008C2C0C">
                    <w:rPr>
                      <w:b/>
                    </w:rPr>
                    <w:t>conditional access</w:t>
                  </w:r>
                  <w:r>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77777777" w:rsidR="00C72F5F" w:rsidRDefault="00C72F5F" w:rsidP="00271140">
                  <w:r>
                    <w:t>The replacement of the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8" w:name="_Purpose_of_Document"/>
      <w:bookmarkEnd w:id="7"/>
      <w:bookmarkEnd w:id="8"/>
      <w:bookmarkEnd w:id="9"/>
      <w:bookmarkEnd w:id="38"/>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9" w:name="implement"/>
      <w:bookmarkEnd w:id="39"/>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244459E8" w:rsidR="00737924" w:rsidRDefault="00737924" w:rsidP="00B77B2B">
      <w:pPr>
        <w:pStyle w:val="Heading1"/>
      </w:pPr>
      <w:bookmarkStart w:id="40" w:name="_Toc508188791"/>
      <w:bookmarkStart w:id="41" w:name="_Toc508609863"/>
      <w:bookmarkStart w:id="42" w:name="_Toc508610072"/>
      <w:r>
        <w:t>How to use this guide</w:t>
      </w:r>
      <w:bookmarkEnd w:id="40"/>
      <w:bookmarkEnd w:id="41"/>
      <w:bookmarkEnd w:id="42"/>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01AF476C" w:rsidR="00A22844" w:rsidRPr="008052B4" w:rsidRDefault="008052B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00A22844" w:rsidRPr="008052B4">
                                <w:rPr>
                                  <w:rStyle w:val="Hyperlink"/>
                                  <w:rFonts w:asciiTheme="minorHAnsi" w:hAnsi="Calibri" w:cstheme="minorBidi"/>
                                  <w:b/>
                                  <w:kern w:val="24"/>
                                  <w:sz w:val="16"/>
                                  <w:szCs w:val="16"/>
                                </w:rPr>
                                <w:t>Include</w:t>
                              </w:r>
                            </w:p>
                            <w:p w14:paraId="05BFA79A" w14:textId="7B01410C" w:rsidR="00A22844" w:rsidRDefault="00A22844" w:rsidP="00A22844">
                              <w:pPr>
                                <w:pStyle w:val="NormalWeb"/>
                                <w:spacing w:before="0" w:beforeAutospacing="0" w:after="0" w:afterAutospacing="0"/>
                                <w:jc w:val="center"/>
                              </w:pPr>
                              <w:r w:rsidRPr="008052B4">
                                <w:rPr>
                                  <w:rStyle w:val="Hyperlink"/>
                                  <w:rFonts w:asciiTheme="minorHAnsi" w:hAnsi="Calibri" w:cstheme="minorBidi"/>
                                  <w:kern w:val="24"/>
                                  <w:sz w:val="16"/>
                                  <w:szCs w:val="16"/>
                                </w:rPr>
                                <w:t>Stakehold</w:t>
                              </w:r>
                              <w:r w:rsidRPr="008052B4">
                                <w:rPr>
                                  <w:rStyle w:val="Hyperlink"/>
                                  <w:rFonts w:asciiTheme="minorHAnsi" w:hAnsi="Calibri" w:cstheme="minorBidi"/>
                                  <w:kern w:val="24"/>
                                  <w:sz w:val="16"/>
                                  <w:szCs w:val="16"/>
                                </w:rPr>
                                <w:t>e</w:t>
                              </w:r>
                              <w:r w:rsidRPr="008052B4">
                                <w:rPr>
                                  <w:rStyle w:val="Hyperlink"/>
                                  <w:rFonts w:asciiTheme="minorHAnsi" w:hAnsi="Calibri" w:cstheme="minorBidi"/>
                                  <w:kern w:val="24"/>
                                  <w:sz w:val="16"/>
                                  <w:szCs w:val="16"/>
                                </w:rPr>
                                <w:t>rs</w:t>
                              </w:r>
                              <w:r w:rsidR="008052B4">
                                <w:rPr>
                                  <w:rFonts w:asciiTheme="minorHAnsi" w:hAnsi="Calibri" w:cstheme="minorBidi"/>
                                  <w:b/>
                                  <w:color w:val="000000" w:themeColor="text1"/>
                                  <w:kern w:val="24"/>
                                  <w:sz w:val="16"/>
                                  <w:szCs w:val="16"/>
                                </w:rPr>
                                <w:fldChar w:fldCharType="end"/>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type id="_x0000_t202" coordsize="21600,21600" o:spt="202" path="m,l,21600r21600,l21600,xe">
                  <v:stroke joinstyle="miter"/>
                  <v:path gradientshapeok="t" o:connecttype="rect"/>
                </v:shapetype>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01AF476C" w:rsidR="00A22844" w:rsidRPr="008052B4" w:rsidRDefault="008052B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00A22844" w:rsidRPr="008052B4">
                          <w:rPr>
                            <w:rStyle w:val="Hyperlink"/>
                            <w:rFonts w:asciiTheme="minorHAnsi" w:hAnsi="Calibri" w:cstheme="minorBidi"/>
                            <w:b/>
                            <w:kern w:val="24"/>
                            <w:sz w:val="16"/>
                            <w:szCs w:val="16"/>
                          </w:rPr>
                          <w:t>Include</w:t>
                        </w:r>
                      </w:p>
                      <w:p w14:paraId="05BFA79A" w14:textId="7B01410C" w:rsidR="00A22844" w:rsidRDefault="00A22844" w:rsidP="00A22844">
                        <w:pPr>
                          <w:pStyle w:val="NormalWeb"/>
                          <w:spacing w:before="0" w:beforeAutospacing="0" w:after="0" w:afterAutospacing="0"/>
                          <w:jc w:val="center"/>
                        </w:pPr>
                        <w:r w:rsidRPr="008052B4">
                          <w:rPr>
                            <w:rStyle w:val="Hyperlink"/>
                            <w:rFonts w:asciiTheme="minorHAnsi" w:hAnsi="Calibri" w:cstheme="minorBidi"/>
                            <w:kern w:val="24"/>
                            <w:sz w:val="16"/>
                            <w:szCs w:val="16"/>
                          </w:rPr>
                          <w:t>Stakehold</w:t>
                        </w:r>
                        <w:r w:rsidRPr="008052B4">
                          <w:rPr>
                            <w:rStyle w:val="Hyperlink"/>
                            <w:rFonts w:asciiTheme="minorHAnsi" w:hAnsi="Calibri" w:cstheme="minorBidi"/>
                            <w:kern w:val="24"/>
                            <w:sz w:val="16"/>
                            <w:szCs w:val="16"/>
                          </w:rPr>
                          <w:t>e</w:t>
                        </w:r>
                        <w:r w:rsidRPr="008052B4">
                          <w:rPr>
                            <w:rStyle w:val="Hyperlink"/>
                            <w:rFonts w:asciiTheme="minorHAnsi" w:hAnsi="Calibri" w:cstheme="minorBidi"/>
                            <w:kern w:val="24"/>
                            <w:sz w:val="16"/>
                            <w:szCs w:val="16"/>
                          </w:rPr>
                          <w:t>rs</w:t>
                        </w:r>
                        <w:r w:rsidR="008052B4">
                          <w:rPr>
                            <w:rFonts w:asciiTheme="minorHAnsi" w:hAnsi="Calibri" w:cstheme="minorBidi"/>
                            <w:b/>
                            <w:color w:val="000000" w:themeColor="text1"/>
                            <w:kern w:val="24"/>
                            <w:sz w:val="16"/>
                            <w:szCs w:val="16"/>
                          </w:rPr>
                          <w:fldChar w:fldCharType="end"/>
                        </w:r>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3" w:name="_Toc501456961"/>
      <w:bookmarkStart w:id="44" w:name="_Toc502750735"/>
      <w:bookmarkStart w:id="45" w:name="_Toc502754477"/>
      <w:bookmarkStart w:id="46" w:name="_Toc502924265"/>
    </w:p>
    <w:bookmarkStart w:id="47" w:name="_Planning_Your_Implementation"/>
    <w:bookmarkEnd w:id="47"/>
    <w:p w14:paraId="7621BC39" w14:textId="2FC0D75E" w:rsidR="002346FD" w:rsidRPr="002346FD" w:rsidRDefault="002346FD" w:rsidP="002346FD">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5C8B440">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5D96E813" w14:textId="77777777" w:rsidR="002346FD" w:rsidRPr="00A55078" w:rsidRDefault="002346FD" w:rsidP="002346FD">
                      <w:pPr>
                        <w:rPr>
                          <w:b/>
                          <w:color w:val="000000" w:themeColor="text1"/>
                        </w:rPr>
                      </w:pPr>
                      <w:r w:rsidRPr="00A55078">
                        <w:rPr>
                          <w:b/>
                          <w:color w:val="000000" w:themeColor="text1"/>
                        </w:rPr>
                        <w:t>Note:</w:t>
                      </w:r>
                    </w:p>
                    <w:p w14:paraId="7902A898"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8FFB865"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4371FC0"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8" w:name="_Toc502750737"/>
      <w:bookmarkStart w:id="49" w:name="_Toc502754448"/>
      <w:bookmarkStart w:id="50" w:name="_Toc507509213"/>
      <w:bookmarkStart w:id="51" w:name="_Toc508188792"/>
      <w:bookmarkStart w:id="52" w:name="_Toc508609864"/>
      <w:bookmarkStart w:id="53" w:name="_Toc508610073"/>
      <w:bookmarkStart w:id="54" w:name="_Stakeholders_and_Sign-off"/>
      <w:bookmarkEnd w:id="54"/>
      <w:r>
        <w:lastRenderedPageBreak/>
        <w:t>Stakeholders and Sign-off</w:t>
      </w:r>
      <w:bookmarkEnd w:id="48"/>
      <w:bookmarkEnd w:id="49"/>
      <w:bookmarkEnd w:id="50"/>
      <w:bookmarkEnd w:id="51"/>
      <w:bookmarkEnd w:id="52"/>
      <w:bookmarkEnd w:id="53"/>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55" w:name="_Toc508188793"/>
      <w:bookmarkStart w:id="56" w:name="_Toc508609865"/>
      <w:bookmarkStart w:id="57" w:name="_Toc508610074"/>
      <w:r>
        <w:br w:type="page"/>
      </w:r>
    </w:p>
    <w:p w14:paraId="63699AF8" w14:textId="0D257289" w:rsidR="002279F6" w:rsidRDefault="002279F6" w:rsidP="002279F6">
      <w:pPr>
        <w:pStyle w:val="Heading1"/>
      </w:pPr>
      <w:r>
        <w:lastRenderedPageBreak/>
        <w:t>Planning Your Implementation</w:t>
      </w:r>
      <w:bookmarkEnd w:id="55"/>
      <w:bookmarkEnd w:id="56"/>
      <w:bookmarkEnd w:id="57"/>
    </w:p>
    <w:p w14:paraId="4383EB7F" w14:textId="35949259" w:rsidR="00323B94" w:rsidRDefault="00323B94" w:rsidP="003A58A1">
      <w:pPr>
        <w:pStyle w:val="Heading2"/>
      </w:pPr>
      <w:bookmarkStart w:id="58" w:name="_Toc508188794"/>
      <w:bookmarkStart w:id="59" w:name="_Toc508609866"/>
      <w:bookmarkStart w:id="60" w:name="_Toc508610075"/>
      <w:r>
        <w:t>General Planning</w:t>
      </w:r>
      <w:bookmarkEnd w:id="58"/>
      <w:bookmarkEnd w:id="59"/>
      <w:bookmarkEnd w:id="60"/>
    </w:p>
    <w:p w14:paraId="4BB84D39" w14:textId="2AD049ED" w:rsidR="006A2C15" w:rsidRDefault="00206FA5" w:rsidP="006A2C15">
      <w:pPr>
        <w:pStyle w:val="Heading3"/>
      </w:pPr>
      <w:bookmarkStart w:id="61" w:name="_Timelines"/>
      <w:bookmarkStart w:id="62" w:name="_Toc508609867"/>
      <w:bookmarkStart w:id="63" w:name="_Toc508610076"/>
      <w:bookmarkEnd w:id="61"/>
      <w:r>
        <w:t xml:space="preserve">Tracking </w:t>
      </w:r>
      <w:r w:rsidR="006A2C15">
        <w:t>Timelines</w:t>
      </w:r>
      <w:bookmarkEnd w:id="62"/>
      <w:bookmarkEnd w:id="63"/>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6CB6AE15" w:rsidR="009F0416" w:rsidRPr="009F0416" w:rsidRDefault="00206FA5" w:rsidP="009F0416">
      <w:r>
        <w:rPr>
          <w:noProof/>
        </w:rPr>
        <w:drawing>
          <wp:inline distT="0" distB="0" distL="0" distR="0" wp14:anchorId="04BFDC71" wp14:editId="4F788DED">
            <wp:extent cx="4703482" cy="2242697"/>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8458" cy="2245070"/>
                    </a:xfrm>
                    <a:prstGeom prst="rect">
                      <a:avLst/>
                    </a:prstGeom>
                  </pic:spPr>
                </pic:pic>
              </a:graphicData>
            </a:graphic>
          </wp:inline>
        </w:drawing>
      </w:r>
      <w:bookmarkStart w:id="64" w:name="_1581851561"/>
      <w:bookmarkEnd w:id="64"/>
      <w:bookmarkStart w:id="65" w:name="_MON_1582731471"/>
      <w:bookmarkEnd w:id="65"/>
      <w:r w:rsidR="00935A42">
        <w:object w:dxaOrig="1068" w:dyaOrig="712" w14:anchorId="5747CE4A">
          <v:shape id="_x0000_i1025" type="#_x0000_t75" style="width:53.5pt;height:35.5pt" o:ole="">
            <v:imagedata r:id="rId46" o:title=""/>
          </v:shape>
          <o:OLEObject Type="Embed" ProgID="Excel.Sheet.12" ShapeID="_x0000_i1025" DrawAspect="Icon" ObjectID="_1584177819" r:id="rId47"/>
        </w:object>
      </w:r>
    </w:p>
    <w:p w14:paraId="27053A25" w14:textId="77777777" w:rsidR="00206FA5" w:rsidRDefault="00206FA5" w:rsidP="00515B87">
      <w:pPr>
        <w:pStyle w:val="Heading3"/>
      </w:pPr>
      <w:bookmarkStart w:id="66" w:name="_Toc508188796"/>
    </w:p>
    <w:p w14:paraId="62104E9F" w14:textId="52D3EBAD" w:rsidR="00323B94" w:rsidRDefault="00323B94" w:rsidP="00515B87">
      <w:pPr>
        <w:pStyle w:val="Heading3"/>
      </w:pPr>
      <w:bookmarkStart w:id="67" w:name="_Toc508609868"/>
      <w:bookmarkStart w:id="68" w:name="_Toc508610077"/>
      <w:r>
        <w:t>In Scope</w:t>
      </w:r>
      <w:bookmarkEnd w:id="66"/>
      <w:bookmarkEnd w:id="67"/>
      <w:bookmarkEnd w:id="68"/>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w14:anchorId="636CC04E">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0290FB38" w14:textId="52299816" w:rsidR="00FD28F9" w:rsidRPr="00DF22FF" w:rsidRDefault="00876BEE" w:rsidP="00876BEE">
                      <w:pPr>
                        <w:spacing w:after="0"/>
                        <w:rPr>
                          <w:b/>
                        </w:rPr>
                      </w:pPr>
                      <w:r>
                        <w:rPr>
                          <w:rFonts w:ascii="Segoe UI" w:hAnsi="Segoe UI" w:eastAsia="Segoe UI" w:cs="Segoe UI"/>
                          <w:b/>
                          <w:color w:val="0D0D0D" w:themeColor="text1" w:themeTint="F2"/>
                          <w:kern w:val="24"/>
                          <w:sz w:val="20"/>
                          <w:szCs w:val="20"/>
                        </w:rPr>
                        <w:t>S</w:t>
                      </w:r>
                      <w:r w:rsidRPr="00DF22FF" w:rsidR="00FD28F9">
                        <w:rPr>
                          <w:rFonts w:ascii="Segoe UI" w:hAnsi="Segoe UI" w:eastAsia="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69" w:name="_Toc508188797"/>
    </w:p>
    <w:p w14:paraId="177CBA19" w14:textId="0E945F4F" w:rsidR="00323B94" w:rsidRDefault="00323B94" w:rsidP="00515B87">
      <w:pPr>
        <w:pStyle w:val="Heading3"/>
      </w:pPr>
      <w:bookmarkStart w:id="70" w:name="_Toc508609869"/>
      <w:bookmarkStart w:id="71" w:name="_Toc508610078"/>
      <w:r>
        <w:t>Out of scope</w:t>
      </w:r>
      <w:bookmarkEnd w:id="69"/>
      <w:bookmarkEnd w:id="70"/>
      <w:bookmarkEnd w:id="71"/>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lastRenderedPageBreak/>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72" w:name="_Toc508188798"/>
      <w:bookmarkStart w:id="73" w:name="_Toc508609870"/>
      <w:bookmarkStart w:id="74" w:name="_Toc508610079"/>
      <w:r>
        <w:t>Licensing</w:t>
      </w:r>
      <w:bookmarkEnd w:id="72"/>
      <w:bookmarkEnd w:id="73"/>
      <w:bookmarkEnd w:id="74"/>
    </w:p>
    <w:p w14:paraId="60BF63FA" w14:textId="77777777" w:rsidR="00323B94" w:rsidRPr="00B77B2B" w:rsidRDefault="00323B94" w:rsidP="00B77B2B">
      <w:pPr>
        <w:pStyle w:val="Heading4"/>
      </w:pPr>
      <w:r w:rsidRPr="00B77B2B">
        <w:t>Azure Active Directory Licensing</w:t>
      </w:r>
    </w:p>
    <w:p w14:paraId="296B4F61" w14:textId="77777777" w:rsidR="00323B94" w:rsidRDefault="00323B94" w:rsidP="00323B94">
      <w:r>
        <w:t xml:space="preserve">You will need an </w:t>
      </w:r>
      <w:hyperlink r:id="rId49">
        <w:r w:rsidR="41CBE487" w:rsidRPr="41CBE487">
          <w:rPr>
            <w:rStyle w:val="Hyperlink"/>
          </w:rPr>
          <w:t>Azure AD License.</w:t>
        </w:r>
      </w:hyperlink>
      <w:r>
        <w:t xml:space="preserve"> The number of objects in your directory and the features you wish to deploy will affect your licensing choices. While many features are included with Azure Free and Azure Basic, some features require Azure AD Premium (P1 or P2).  Common Azure AD scenarios include the following recommended security features:</w:t>
      </w:r>
    </w:p>
    <w:p w14:paraId="14D102C0" w14:textId="77777777" w:rsidR="00323B94" w:rsidRDefault="005A0014" w:rsidP="007A629B">
      <w:pPr>
        <w:pStyle w:val="ListParagraph"/>
        <w:numPr>
          <w:ilvl w:val="0"/>
          <w:numId w:val="18"/>
        </w:numPr>
      </w:pPr>
      <w:hyperlink r:id="rId50">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1" w:history="1">
        <w:r w:rsidR="004154F7" w:rsidRPr="00DD7751">
          <w:rPr>
            <w:rStyle w:val="Hyperlink"/>
          </w:rPr>
          <w:t>Group based membership</w:t>
        </w:r>
      </w:hyperlink>
      <w:r w:rsidR="004154F7">
        <w:t xml:space="preserve"> (P1 required)</w:t>
      </w:r>
    </w:p>
    <w:p w14:paraId="671575AD" w14:textId="77777777" w:rsidR="00323B94" w:rsidRDefault="005A0014" w:rsidP="007A629B">
      <w:pPr>
        <w:pStyle w:val="ListParagraph"/>
        <w:numPr>
          <w:ilvl w:val="0"/>
          <w:numId w:val="18"/>
        </w:numPr>
      </w:pPr>
      <w:hyperlink r:id="rId5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lastRenderedPageBreak/>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5" w:name="_Toc508188799"/>
      <w:bookmarkStart w:id="76" w:name="_Toc508609871"/>
      <w:bookmarkStart w:id="77" w:name="_Toc508610080"/>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5"/>
      <w:bookmarkEnd w:id="76"/>
      <w:bookmarkEnd w:id="77"/>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77777777" w:rsidR="00323B94" w:rsidRDefault="00323B94" w:rsidP="007A629B">
      <w:pPr>
        <w:pStyle w:val="ListParagraph"/>
        <w:numPr>
          <w:ilvl w:val="0"/>
          <w:numId w:val="20"/>
        </w:numPr>
      </w:pPr>
      <w:r w:rsidRPr="009D2E3E">
        <w:rPr>
          <w:b/>
        </w:rPr>
        <w:t>Federated single sign-on</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w:t>
      </w:r>
      <w:proofErr w:type="gramStart"/>
      <w:r>
        <w:t xml:space="preserve">application, </w:t>
      </w:r>
      <w:r w:rsidR="0057486A">
        <w:t>and</w:t>
      </w:r>
      <w:proofErr w:type="gramEnd"/>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77777777"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using Federated SSO over password-based SSO.</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6527C7C8" w14:textId="0DE84A45" w:rsidR="0075605D" w:rsidRDefault="00681A8D" w:rsidP="00323B94">
      <w:pPr>
        <w:rPr>
          <w:b/>
        </w:rPr>
      </w:pPr>
      <w:r w:rsidRPr="00DF22FF">
        <w:rPr>
          <w:b/>
        </w:rPr>
        <w:t xml:space="preserve">Planning for External </w:t>
      </w:r>
      <w:r>
        <w:rPr>
          <w:b/>
        </w:rPr>
        <w:t>U</w:t>
      </w:r>
      <w:r w:rsidRPr="00DF22FF">
        <w:rPr>
          <w:b/>
        </w:rPr>
        <w:t>sers</w:t>
      </w:r>
    </w:p>
    <w:p w14:paraId="06F02C97" w14:textId="38983736" w:rsidR="003A58A1" w:rsidRDefault="00D25305" w:rsidP="003A58A1">
      <w:r>
        <w:t xml:space="preserve">External </w:t>
      </w:r>
      <w:r w:rsidR="001A64F7">
        <w:t>users</w:t>
      </w:r>
      <w:r>
        <w:t xml:space="preserve"> are users who you want to access your instance of the SaaS application, but who do not have corporate identities within your organization. To facilitate their access, you will need to plan business-to-business access. You can use </w:t>
      </w:r>
      <w:hyperlink r:id="rId55" w:history="1">
        <w:r w:rsidRPr="00271140">
          <w:rPr>
            <w:rStyle w:val="Hyperlink"/>
          </w:rPr>
          <w:t>Azure AD B2B for this</w:t>
        </w:r>
      </w:hyperlink>
      <w:r w:rsidR="00B552E0">
        <w:rPr>
          <w:rStyle w:val="Hyperlink"/>
        </w:rPr>
        <w:t>.</w:t>
      </w:r>
    </w:p>
    <w:p w14:paraId="7FC14735" w14:textId="4781A27F" w:rsidR="00323B94" w:rsidRDefault="00323B94" w:rsidP="00B77B2B">
      <w:pPr>
        <w:pStyle w:val="Heading3"/>
      </w:pPr>
      <w:bookmarkStart w:id="78" w:name="_Toc508188800"/>
      <w:bookmarkStart w:id="79" w:name="_Toc508609872"/>
      <w:bookmarkStart w:id="80" w:name="_Toc508610081"/>
      <w:r w:rsidRPr="004D7E6A">
        <w:lastRenderedPageBreak/>
        <w:t>Considerations for Password-based Single Sign on</w:t>
      </w:r>
      <w:bookmarkEnd w:id="78"/>
      <w:bookmarkEnd w:id="79"/>
      <w:bookmarkEnd w:id="80"/>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56" w:anchor="web-browser-requirements" w:history="1">
        <w:r w:rsidR="00840FA5" w:rsidRPr="00840FA5">
          <w:rPr>
            <w:rStyle w:val="Hyperlink"/>
          </w:rPr>
          <w:t>supported browsers</w:t>
        </w:r>
      </w:hyperlink>
      <w:r w:rsidRPr="00B91211">
        <w:t>. Options include: </w:t>
      </w:r>
    </w:p>
    <w:p w14:paraId="067AC887" w14:textId="77777777" w:rsidR="00323B94" w:rsidRPr="00B91211" w:rsidRDefault="005A0014" w:rsidP="007A629B">
      <w:pPr>
        <w:numPr>
          <w:ilvl w:val="0"/>
          <w:numId w:val="10"/>
        </w:numPr>
      </w:pPr>
      <w:hyperlink r:id="rId57" w:history="1">
        <w:r w:rsidR="00323B94" w:rsidRPr="00000C6B">
          <w:rPr>
            <w:rStyle w:val="Hyperlink"/>
          </w:rPr>
          <w:t>Group Policy for Internet Explorer </w:t>
        </w:r>
      </w:hyperlink>
    </w:p>
    <w:p w14:paraId="2F6B9D57" w14:textId="48F1B416" w:rsidR="00323B94" w:rsidRPr="00B91211" w:rsidRDefault="005A0014" w:rsidP="007A629B">
      <w:pPr>
        <w:numPr>
          <w:ilvl w:val="0"/>
          <w:numId w:val="11"/>
        </w:numPr>
      </w:pPr>
      <w:hyperlink r:id="rId58" w:history="1">
        <w:r w:rsidR="00323B94" w:rsidRPr="000632DB">
          <w:rPr>
            <w:rStyle w:val="Hyperlink"/>
          </w:rPr>
          <w:t>System Center Configuration Manager (SCCM) for Internet Explorer </w:t>
        </w:r>
      </w:hyperlink>
    </w:p>
    <w:p w14:paraId="4E7FD238" w14:textId="464B7E14" w:rsidR="00323B94" w:rsidRPr="00B91211" w:rsidRDefault="005A0014" w:rsidP="007A629B">
      <w:pPr>
        <w:numPr>
          <w:ilvl w:val="0"/>
          <w:numId w:val="11"/>
        </w:numPr>
      </w:pPr>
      <w:hyperlink r:id="rId59"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60">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61">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lastRenderedPageBreak/>
        <w:t>Configure automatic rollover of the password if the application supports it. That way, not even the administrator who did the initial set up will know the password of the shared account. </w:t>
      </w:r>
    </w:p>
    <w:p w14:paraId="1101D0A5" w14:textId="77777777" w:rsidR="00323B94" w:rsidRPr="0045312B" w:rsidRDefault="00323B94" w:rsidP="003A58A1">
      <w:pPr>
        <w:pStyle w:val="Heading2"/>
      </w:pPr>
      <w:bookmarkStart w:id="81" w:name="_Toc508188801"/>
      <w:bookmarkStart w:id="82" w:name="_Toc508609873"/>
      <w:bookmarkStart w:id="83" w:name="_Toc508610082"/>
      <w:r>
        <w:t xml:space="preserve">Planning </w:t>
      </w:r>
      <w:r w:rsidRPr="0045312B">
        <w:t>Reporting and Auditing</w:t>
      </w:r>
      <w:bookmarkEnd w:id="81"/>
      <w:bookmarkEnd w:id="82"/>
      <w:bookmarkEnd w:id="83"/>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4" w:name="_Toc508188802"/>
      <w:bookmarkStart w:id="85" w:name="_Toc508609874"/>
      <w:bookmarkStart w:id="86" w:name="_Toc508610083"/>
      <w:r>
        <w:t xml:space="preserve">Planning </w:t>
      </w:r>
      <w:r w:rsidR="005C0CD2">
        <w:t>Y</w:t>
      </w:r>
      <w:r>
        <w:t xml:space="preserve">our Security </w:t>
      </w:r>
      <w:r w:rsidR="003B7449">
        <w:t>Review</w:t>
      </w:r>
      <w:bookmarkEnd w:id="84"/>
      <w:bookmarkEnd w:id="85"/>
      <w:bookmarkEnd w:id="86"/>
      <w:r w:rsidR="003B7449">
        <w:t xml:space="preserve"> </w:t>
      </w:r>
      <w:bookmarkStart w:id="87" w:name="_Plan"/>
      <w:bookmarkEnd w:id="43"/>
      <w:bookmarkEnd w:id="44"/>
      <w:bookmarkEnd w:id="45"/>
      <w:bookmarkEnd w:id="46"/>
      <w:bookmarkEnd w:id="87"/>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8" w:name="_Toc502750742"/>
      <w:bookmarkStart w:id="89" w:name="_Toc502924273"/>
    </w:p>
    <w:p w14:paraId="48EE0730" w14:textId="2E53875E" w:rsidR="00ED2928" w:rsidRDefault="00ED2928" w:rsidP="004D7E6A">
      <w:pPr>
        <w:pStyle w:val="Heading1"/>
      </w:pPr>
      <w:bookmarkStart w:id="90" w:name="_Toc508188803"/>
      <w:bookmarkStart w:id="91" w:name="_Toc508609875"/>
      <w:bookmarkStart w:id="92" w:name="_Toc508610084"/>
      <w:r>
        <w:t>Design</w:t>
      </w:r>
      <w:bookmarkEnd w:id="90"/>
      <w:r w:rsidR="00206FA5">
        <w:t>ing Your Implementation</w:t>
      </w:r>
      <w:bookmarkStart w:id="93" w:name="_Established_Timelines"/>
      <w:bookmarkStart w:id="94" w:name="_Design"/>
      <w:bookmarkEnd w:id="88"/>
      <w:bookmarkEnd w:id="89"/>
      <w:bookmarkEnd w:id="91"/>
      <w:bookmarkEnd w:id="92"/>
      <w:bookmarkEnd w:id="93"/>
      <w:bookmarkEnd w:id="94"/>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proofErr w:type="gramStart"/>
      <w:r w:rsidR="00067382">
        <w:t>.</w:t>
      </w:r>
      <w:r w:rsidR="000273C2" w:rsidRPr="000273C2">
        <w:t xml:space="preserve"> </w:t>
      </w:r>
      <w:r w:rsidR="000273C2">
        <w:t>.</w:t>
      </w:r>
      <w:proofErr w:type="gramEnd"/>
      <w:r w:rsidR="000273C2">
        <w:t xml:space="preserve">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95" w:name="_Toc508188804"/>
      <w:bookmarkStart w:id="96" w:name="_Toc508609876"/>
      <w:bookmarkStart w:id="97" w:name="_Toc508610085"/>
      <w:r w:rsidRPr="003A58A1">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5"/>
      <w:bookmarkEnd w:id="96"/>
      <w:bookmarkEnd w:id="97"/>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0C8AD834" w:rsidR="006D6550" w:rsidRDefault="006D6550" w:rsidP="009277C0">
            <w:r>
              <w:t>Federated single sign on</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 xml:space="preserve">nables secure application password storage and replay using a web browser extension or mobile app. This leverages the existing sign-in process provided by the </w:t>
            </w:r>
            <w:proofErr w:type="gramStart"/>
            <w:r w:rsidRPr="006D6550">
              <w:t>application, but</w:t>
            </w:r>
            <w:proofErr w:type="gramEnd"/>
            <w:r w:rsidRPr="006D6550">
              <w:t xml:space="preserve">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98" w:name="_Endpoint_Information"/>
      <w:bookmarkStart w:id="99" w:name="_Toc508188805"/>
      <w:bookmarkStart w:id="100" w:name="_Toc508609877"/>
      <w:bookmarkStart w:id="101" w:name="_Toc508610086"/>
      <w:bookmarkEnd w:id="98"/>
      <w:r>
        <w:t>Endpoint Information</w:t>
      </w:r>
      <w:bookmarkEnd w:id="99"/>
      <w:bookmarkEnd w:id="100"/>
      <w:bookmarkEnd w:id="101"/>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lastRenderedPageBreak/>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102" w:name="_Toc502750745"/>
      <w:bookmarkStart w:id="103" w:name="_Toc502924276"/>
      <w:bookmarkStart w:id="104"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5" w:name="_Toc508188806"/>
      <w:bookmarkStart w:id="106" w:name="_Toc508609878"/>
      <w:bookmarkStart w:id="107" w:name="_Toc508610087"/>
      <w:r>
        <w:lastRenderedPageBreak/>
        <w:t>Solution Architecture Diagram</w:t>
      </w:r>
      <w:r w:rsidR="00F90BBC">
        <w:t>s</w:t>
      </w:r>
      <w:r>
        <w:t xml:space="preserve"> and Description</w:t>
      </w:r>
      <w:bookmarkEnd w:id="102"/>
      <w:bookmarkEnd w:id="103"/>
      <w:bookmarkEnd w:id="105"/>
      <w:bookmarkEnd w:id="106"/>
      <w:bookmarkEnd w:id="107"/>
    </w:p>
    <w:p w14:paraId="25250F2E" w14:textId="17720A20" w:rsidR="00D86214" w:rsidRDefault="00F90BBC" w:rsidP="00F90BBC">
      <w:r>
        <w:t xml:space="preserve">Several topologies are represented below. You should choose the one that most closely matches your specific </w:t>
      </w:r>
      <w:proofErr w:type="gramStart"/>
      <w:r>
        <w:t>scenario, and</w:t>
      </w:r>
      <w:proofErr w:type="gramEnd"/>
      <w:r>
        <w:t xml:space="preserve"> delete the rest.</w:t>
      </w:r>
    </w:p>
    <w:p w14:paraId="3BF15A33" w14:textId="4F7B7830" w:rsidR="0069523C" w:rsidRDefault="00FC7C26" w:rsidP="00566A28">
      <w:pPr>
        <w:pStyle w:val="Heading3"/>
      </w:pPr>
      <w:bookmarkStart w:id="108" w:name="_Toc508188807"/>
      <w:bookmarkStart w:id="109" w:name="_Toc508609879"/>
      <w:bookmarkStart w:id="110" w:name="_Toc508610088"/>
      <w:r>
        <w:t xml:space="preserve">Azure </w:t>
      </w:r>
      <w:r w:rsidR="00CB5C03">
        <w:t xml:space="preserve">AD </w:t>
      </w:r>
      <w:r>
        <w:t>Single Sign-on</w:t>
      </w:r>
      <w:r w:rsidR="00332543">
        <w:t xml:space="preserve"> with Password Hash Sync</w:t>
      </w:r>
      <w:r w:rsidR="004C1F46">
        <w:t xml:space="preserve"> or cloud-based users Authentication</w:t>
      </w:r>
      <w:bookmarkEnd w:id="108"/>
      <w:bookmarkEnd w:id="109"/>
      <w:bookmarkEnd w:id="110"/>
    </w:p>
    <w:p w14:paraId="48D32D62" w14:textId="465F332C" w:rsidR="004C1F46" w:rsidRDefault="004C1F46" w:rsidP="004C1F46">
      <w:bookmarkStart w:id="111" w:name="_Toc502750746"/>
      <w:bookmarkStart w:id="112" w:name="_Toc502924277"/>
      <w:bookmarkEnd w:id="104"/>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 xml:space="preserve">The user enters </w:t>
      </w:r>
      <w:proofErr w:type="gramStart"/>
      <w:r>
        <w:t>their</w:t>
      </w:r>
      <w:proofErr w:type="gramEnd"/>
      <w:r>
        <w:t xml:space="preserve">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3" w:name="_Toc508188808"/>
      <w:bookmarkStart w:id="114" w:name="_Toc508609880"/>
      <w:bookmarkStart w:id="115" w:name="_Toc508610089"/>
      <w:r>
        <w:lastRenderedPageBreak/>
        <w:t xml:space="preserve">Azure AD Single Sign-on with AD FS </w:t>
      </w:r>
      <w:r w:rsidR="00DE1CAC">
        <w:t xml:space="preserve">or other Federation </w:t>
      </w:r>
      <w:r>
        <w:t>as IdP</w:t>
      </w:r>
      <w:bookmarkEnd w:id="113"/>
      <w:bookmarkEnd w:id="114"/>
      <w:bookmarkEnd w:id="115"/>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w:t>
      </w:r>
      <w:proofErr w:type="gramStart"/>
      <w:r>
        <w:t>their</w:t>
      </w:r>
      <w:proofErr w:type="gramEnd"/>
      <w:r>
        <w:t xml:space="preserve">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6" w:name="_Toc508188809"/>
      <w:bookmarkStart w:id="117" w:name="_Toc508609881"/>
      <w:bookmarkStart w:id="118" w:name="_Toc508610090"/>
      <w:r>
        <w:t>Azure AD Single Sign-on with Pass-through Authentication</w:t>
      </w:r>
      <w:bookmarkEnd w:id="116"/>
      <w:bookmarkEnd w:id="117"/>
      <w:bookmarkEnd w:id="118"/>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 xml:space="preserve">The user enters </w:t>
      </w:r>
      <w:proofErr w:type="gramStart"/>
      <w:r>
        <w:t>their</w:t>
      </w:r>
      <w:proofErr w:type="gramEnd"/>
      <w:r>
        <w:t xml:space="preserve">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 xml:space="preserve">An on-premises Authentication Agent retrieves the username and encrypted password from the queue. Note that the Agent doesn't frequently poll for requests from the </w:t>
      </w:r>
      <w:proofErr w:type="gramStart"/>
      <w:r>
        <w:t>queue, but</w:t>
      </w:r>
      <w:proofErr w:type="gramEnd"/>
      <w:r>
        <w:t xml:space="preserve">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119" w:name="_Toc508188810"/>
      <w:bookmarkStart w:id="120" w:name="_Toc508609882"/>
      <w:bookmarkStart w:id="121" w:name="_Toc508610091"/>
      <w:r>
        <w:lastRenderedPageBreak/>
        <w:t>Technical Requirements</w:t>
      </w:r>
      <w:bookmarkEnd w:id="111"/>
      <w:bookmarkEnd w:id="112"/>
      <w:bookmarkEnd w:id="119"/>
      <w:bookmarkEnd w:id="120"/>
      <w:bookmarkEnd w:id="121"/>
    </w:p>
    <w:p w14:paraId="652BDF6E" w14:textId="35B9A6B6" w:rsidR="00ED2928" w:rsidRPr="00085EC2" w:rsidRDefault="00910089" w:rsidP="003A58A1">
      <w:pPr>
        <w:pStyle w:val="Heading2"/>
      </w:pPr>
      <w:bookmarkStart w:id="122" w:name="_Toc508188811"/>
      <w:bookmarkStart w:id="123" w:name="_Toc508609883"/>
      <w:bookmarkStart w:id="124" w:name="_Toc508610092"/>
      <w:r w:rsidRPr="00085EC2">
        <w:t xml:space="preserve">Azure </w:t>
      </w:r>
      <w:r w:rsidR="005B3517" w:rsidRPr="00085EC2">
        <w:t>Single Sign-on</w:t>
      </w:r>
      <w:r w:rsidR="00D86214" w:rsidRPr="00085EC2">
        <w:t xml:space="preserve"> Requirements</w:t>
      </w:r>
      <w:bookmarkEnd w:id="122"/>
      <w:bookmarkEnd w:id="123"/>
      <w:bookmarkEnd w:id="124"/>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77777777" w:rsidR="00153AA2" w:rsidRDefault="005A0014" w:rsidP="00271140">
            <w:sdt>
              <w:sdtPr>
                <w:id w:val="112835990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w:t>
            </w:r>
          </w:p>
          <w:p w14:paraId="6FCBA80C" w14:textId="77777777" w:rsidR="00153AA2" w:rsidRDefault="005A0014"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5A0014"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5A0014"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7777777" w:rsidR="00153AA2" w:rsidRDefault="005A0014" w:rsidP="00271140">
            <w:sdt>
              <w:sdtPr>
                <w:id w:val="1470712518"/>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SAML 2.0</w:t>
            </w:r>
          </w:p>
          <w:p w14:paraId="397686DA" w14:textId="77777777" w:rsidR="00153AA2" w:rsidRDefault="005A0014"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5A0014"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5A0014"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5A0014"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5A0014"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125" w:name="_Toc508188812"/>
      <w:bookmarkStart w:id="126" w:name="_Toc508609884"/>
      <w:bookmarkStart w:id="127" w:name="_Toc508610093"/>
      <w:r>
        <w:t>Attribute Requirements</w:t>
      </w:r>
      <w:bookmarkEnd w:id="125"/>
      <w:bookmarkEnd w:id="126"/>
      <w:bookmarkEnd w:id="127"/>
    </w:p>
    <w:p w14:paraId="37F42349" w14:textId="62C1A22A" w:rsidR="00B52AB1" w:rsidRDefault="00B52AB1" w:rsidP="00B52AB1">
      <w:r>
        <w:t xml:space="preserve">Below, </w:t>
      </w:r>
      <w:proofErr w:type="gramStart"/>
      <w:r>
        <w:t>select</w:t>
      </w:r>
      <w:proofErr w:type="gramEnd"/>
      <w:r>
        <w:t xml:space="preserve">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77777777" w:rsidR="003C3F94" w:rsidRPr="00250F1F" w:rsidRDefault="005A0014" w:rsidP="00966123">
      <w:pPr>
        <w:ind w:left="720"/>
      </w:pPr>
      <w:sdt>
        <w:sdtPr>
          <w:id w:val="1682548783"/>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Azure AD</w:t>
      </w:r>
    </w:p>
    <w:p w14:paraId="50455E93" w14:textId="77777777" w:rsidR="003C3F94" w:rsidRPr="00250F1F" w:rsidRDefault="005A0014"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5A0014"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5A0014" w:rsidP="00966123">
      <w:pPr>
        <w:ind w:left="720"/>
      </w:pPr>
      <w:sdt>
        <w:sdtPr>
          <w:id w:val="1142000849"/>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5A0014"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 xml:space="preserve">If </w:t>
            </w:r>
            <w:proofErr w:type="gramStart"/>
            <w:r w:rsidRPr="00634946">
              <w:rPr>
                <w:i/>
              </w:rPr>
              <w:t>Join(</w:t>
            </w:r>
            <w:proofErr w:type="gramEnd"/>
            <w:r w:rsidRPr="00634946">
              <w:rPr>
                <w:i/>
              </w:rPr>
              <w:t>)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5A0014"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5A0014"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5A0014"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5A0014"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5A0014"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128" w:name="_Toc508188813"/>
      <w:bookmarkStart w:id="129" w:name="_Toc508609885"/>
      <w:bookmarkStart w:id="130" w:name="_Toc508610094"/>
      <w:r>
        <w:t>Certificate Requirements</w:t>
      </w:r>
      <w:bookmarkEnd w:id="128"/>
      <w:bookmarkEnd w:id="129"/>
      <w:bookmarkEnd w:id="130"/>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31" w:name="_Toc502750748"/>
      <w:bookmarkStart w:id="132" w:name="_Toc502924279"/>
      <w:r>
        <w:br w:type="page"/>
      </w:r>
    </w:p>
    <w:p w14:paraId="4BFB096A" w14:textId="1FC9EECA" w:rsidR="00616252" w:rsidDel="006E5C8E" w:rsidRDefault="00616252" w:rsidP="004D7E6A">
      <w:pPr>
        <w:pStyle w:val="Heading1"/>
        <w:rPr>
          <w:del w:id="133" w:author="Barbara Selden" w:date="2018-02-22T18:12:00Z"/>
        </w:rPr>
      </w:pPr>
      <w:del w:id="134" w:author="Barbara Selden" w:date="2018-02-22T18:12:00Z">
        <w:r w:rsidDel="006E5C8E">
          <w:lastRenderedPageBreak/>
          <w:br w:type="page"/>
        </w:r>
      </w:del>
    </w:p>
    <w:p w14:paraId="69E4BC9C" w14:textId="1FD29159" w:rsidR="000C7E54" w:rsidRDefault="00ED2928" w:rsidP="0030379C">
      <w:pPr>
        <w:pStyle w:val="Heading1"/>
      </w:pPr>
      <w:bookmarkStart w:id="135" w:name="_Implementing_Your_Solution"/>
      <w:bookmarkStart w:id="136" w:name="_Toc508188814"/>
      <w:bookmarkStart w:id="137" w:name="_Toc508609886"/>
      <w:bookmarkStart w:id="138" w:name="_Toc508610095"/>
      <w:bookmarkEnd w:id="135"/>
      <w:r>
        <w:t>Implement</w:t>
      </w:r>
      <w:bookmarkEnd w:id="131"/>
      <w:bookmarkEnd w:id="132"/>
      <w:r w:rsidR="00324CDF">
        <w:t xml:space="preserve">ing </w:t>
      </w:r>
      <w:r w:rsidR="007E4294">
        <w:t>Your Solution</w:t>
      </w:r>
      <w:bookmarkStart w:id="139" w:name="_Toc502750750"/>
      <w:bookmarkStart w:id="140" w:name="_Toc502924281"/>
      <w:bookmarkEnd w:id="136"/>
      <w:bookmarkEnd w:id="137"/>
      <w:bookmarkEnd w:id="138"/>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5A0014" w:rsidP="00D10F94">
      <w:pPr>
        <w:ind w:left="360"/>
      </w:pPr>
      <w:hyperlink w:anchor="_Phase_1:_Implementation" w:history="1">
        <w:r w:rsidR="00CB2FB1" w:rsidRPr="00DD4FF8">
          <w:rPr>
            <w:rStyle w:val="Hyperlink"/>
          </w:rPr>
          <w:t>Phase 1: Implementation Steps</w:t>
        </w:r>
      </w:hyperlink>
    </w:p>
    <w:p w14:paraId="122B643B" w14:textId="45C362C1" w:rsidR="00220DDA" w:rsidRDefault="005A0014"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557026FA" w:rsidR="000C7E54" w:rsidRDefault="005A0014" w:rsidP="00D10F94">
      <w:pPr>
        <w:ind w:left="360"/>
      </w:pPr>
      <w:hyperlink w:anchor="_Phase_3:_User" w:history="1">
        <w:r w:rsidR="00220DDA" w:rsidRPr="00DD4FF8">
          <w:rPr>
            <w:rStyle w:val="Hyperlink"/>
          </w:rPr>
          <w:t xml:space="preserve">Phase 3: </w:t>
        </w:r>
        <w:r w:rsidR="00AB34E5" w:rsidRPr="00DD4FF8">
          <w:rPr>
            <w:rStyle w:val="Hyperlink"/>
          </w:rPr>
          <w:t>User Acceptance Testing (UAT) for SSO</w:t>
        </w:r>
      </w:hyperlink>
    </w:p>
    <w:p w14:paraId="0B210756" w14:textId="3371B4FF" w:rsidR="00FA08D6" w:rsidRPr="000C7E54" w:rsidRDefault="005A0014"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41" w:name="_Phase_1:_Implementation"/>
      <w:bookmarkStart w:id="142" w:name="_Toc508188815"/>
      <w:bookmarkStart w:id="143" w:name="_Toc508609887"/>
      <w:bookmarkStart w:id="144" w:name="_Toc508610096"/>
      <w:bookmarkEnd w:id="141"/>
      <w:r>
        <w:t xml:space="preserve">Phase </w:t>
      </w:r>
      <w:r w:rsidR="00A54AE5">
        <w:t>1</w:t>
      </w:r>
      <w:r>
        <w:t xml:space="preserve">: </w:t>
      </w:r>
      <w:r w:rsidR="00ED2928">
        <w:t>Implementation Steps</w:t>
      </w:r>
      <w:bookmarkEnd w:id="139"/>
      <w:bookmarkEnd w:id="140"/>
      <w:bookmarkEnd w:id="142"/>
      <w:bookmarkEnd w:id="143"/>
      <w:bookmarkEnd w:id="144"/>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45" w:name="_Step_1:_Identify"/>
      <w:bookmarkStart w:id="146" w:name="_Toc508188816"/>
      <w:bookmarkStart w:id="147" w:name="_Toc508609888"/>
      <w:bookmarkStart w:id="148" w:name="_Toc508610097"/>
      <w:bookmarkEnd w:id="145"/>
      <w:r>
        <w:t xml:space="preserve">Step 1: </w:t>
      </w:r>
      <w:r w:rsidR="00110FE4">
        <w:t>Identify your Test Users</w:t>
      </w:r>
      <w:bookmarkEnd w:id="146"/>
      <w:bookmarkEnd w:id="147"/>
      <w:bookmarkEnd w:id="148"/>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w:t>
      </w:r>
      <w:proofErr w:type="gramStart"/>
      <w:r>
        <w:t>user</w:t>
      </w:r>
      <w:r w:rsidR="006E5C8E">
        <w:t>,</w:t>
      </w:r>
      <w:r>
        <w:t xml:space="preserve"> or</w:t>
      </w:r>
      <w:proofErr w:type="gramEnd"/>
      <w:r>
        <w:t xml:space="preserve">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49" w:name="_Step_3:_Configure"/>
      <w:bookmarkEnd w:id="149"/>
    </w:p>
    <w:p w14:paraId="70EC3346" w14:textId="35281821" w:rsidR="008C487C" w:rsidRDefault="001972A6">
      <w:pPr>
        <w:pStyle w:val="Heading3"/>
      </w:pPr>
      <w:bookmarkStart w:id="150" w:name="_Step_4:_Configure"/>
      <w:bookmarkStart w:id="151" w:name="_Step_5:_Configure"/>
      <w:bookmarkStart w:id="152" w:name="_Toc508188817"/>
      <w:bookmarkStart w:id="153" w:name="_Toc508609889"/>
      <w:bookmarkStart w:id="154" w:name="_Toc508610098"/>
      <w:bookmarkStart w:id="155" w:name="_Toc502750749"/>
      <w:bookmarkStart w:id="156" w:name="_Toc502924280"/>
      <w:bookmarkStart w:id="157" w:name="_Toc502750751"/>
      <w:bookmarkStart w:id="158" w:name="_Toc502924282"/>
      <w:bookmarkEnd w:id="150"/>
      <w:bookmarkEnd w:id="151"/>
      <w:r w:rsidRPr="001972A6">
        <w:t>Step 2: Configure Azure Single Sign-on</w:t>
      </w:r>
      <w:bookmarkEnd w:id="152"/>
      <w:bookmarkEnd w:id="153"/>
      <w:bookmarkEnd w:id="154"/>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59" w:name="_Toc508188818"/>
      <w:bookmarkStart w:id="160" w:name="_Toc508609890"/>
      <w:bookmarkStart w:id="161" w:name="_Toc508610099"/>
      <w:r>
        <w:t>Phase 2: Change Communications</w:t>
      </w:r>
      <w:bookmarkEnd w:id="155"/>
      <w:bookmarkEnd w:id="156"/>
      <w:bookmarkEnd w:id="159"/>
      <w:bookmarkEnd w:id="160"/>
      <w:bookmarkEnd w:id="161"/>
    </w:p>
    <w:p w14:paraId="689219DE" w14:textId="77777777" w:rsidR="00A54AE5" w:rsidRDefault="00A54AE5" w:rsidP="00515B87">
      <w:pPr>
        <w:pStyle w:val="Heading3"/>
      </w:pPr>
      <w:bookmarkStart w:id="162" w:name="_Toc508188819"/>
      <w:bookmarkStart w:id="163" w:name="_Toc508609891"/>
      <w:bookmarkStart w:id="164" w:name="_Toc508610100"/>
      <w:r>
        <w:t>Step 1: Provide Internal Change Communication to end users</w:t>
      </w:r>
      <w:bookmarkEnd w:id="162"/>
      <w:bookmarkEnd w:id="163"/>
      <w:bookmarkEnd w:id="164"/>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bookmarkStart w:id="165" w:name="_Hlk506979455"/>
    <w:bookmarkStart w:id="166" w:name="_MON_1576481214"/>
    <w:bookmarkEnd w:id="166"/>
    <w:p w14:paraId="47F735E3" w14:textId="7999D8F8" w:rsidR="00A54AE5" w:rsidRDefault="00A54AE5" w:rsidP="00A54AE5">
      <w:r>
        <w:object w:dxaOrig="1487" w:dyaOrig="992" w14:anchorId="2E16216C">
          <v:shape id="_x0000_i1026" type="#_x0000_t75" style="width:75pt;height:50pt" o:ole="">
            <v:imagedata r:id="rId79" o:title=""/>
          </v:shape>
          <o:OLEObject Type="Embed" ProgID="Word.Document.12" ShapeID="_x0000_i1026" DrawAspect="Icon" ObjectID="_1584177820" r:id="rId80">
            <o:FieldCodes>\s</o:FieldCodes>
          </o:OLEObject>
        </w:object>
      </w:r>
      <w:bookmarkEnd w:id="165"/>
    </w:p>
    <w:p w14:paraId="72520C03" w14:textId="79956BE2" w:rsidR="004E0879" w:rsidRDefault="00C449A7" w:rsidP="003A58A1">
      <w:pPr>
        <w:pStyle w:val="Heading2"/>
      </w:pPr>
      <w:bookmarkStart w:id="167" w:name="_Phase_3:_User"/>
      <w:bookmarkStart w:id="168" w:name="_Toc508188820"/>
      <w:bookmarkStart w:id="169" w:name="_Toc508609892"/>
      <w:bookmarkStart w:id="170" w:name="_Toc508610101"/>
      <w:bookmarkEnd w:id="167"/>
      <w:r>
        <w:t xml:space="preserve">Phase 3: </w:t>
      </w:r>
      <w:bookmarkEnd w:id="157"/>
      <w:bookmarkEnd w:id="158"/>
      <w:r w:rsidR="00AB34E5">
        <w:t>User Acceptance Testing (UAT) f</w:t>
      </w:r>
      <w:r w:rsidR="00596680">
        <w:t>or SSO</w:t>
      </w:r>
      <w:bookmarkEnd w:id="168"/>
      <w:bookmarkEnd w:id="169"/>
      <w:bookmarkEnd w:id="170"/>
    </w:p>
    <w:p w14:paraId="6CE83AC3" w14:textId="5A1CF634" w:rsidR="004E0879" w:rsidRDefault="004E0879" w:rsidP="00515B87">
      <w:pPr>
        <w:pStyle w:val="Heading3"/>
      </w:pPr>
      <w:bookmarkStart w:id="171" w:name="_Step_1:_Create"/>
      <w:bookmarkStart w:id="172" w:name="_Toc508188821"/>
      <w:bookmarkStart w:id="173" w:name="_Toc508609893"/>
      <w:bookmarkStart w:id="174" w:name="_Toc508610102"/>
      <w:bookmarkStart w:id="175" w:name="_Toc502750752"/>
      <w:bookmarkStart w:id="176" w:name="_Toc502924283"/>
      <w:bookmarkEnd w:id="171"/>
      <w:r>
        <w:t>Step 1: Create test cases for your application deployment</w:t>
      </w:r>
      <w:bookmarkEnd w:id="172"/>
      <w:bookmarkEnd w:id="173"/>
      <w:bookmarkEnd w:id="174"/>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77" w:name="_Toc508188822"/>
      <w:bookmarkStart w:id="178" w:name="_Toc508609894"/>
      <w:bookmarkStart w:id="179" w:name="_Toc508610103"/>
      <w:r>
        <w:lastRenderedPageBreak/>
        <w:t>Step 2: Document your results</w:t>
      </w:r>
      <w:bookmarkEnd w:id="177"/>
      <w:bookmarkEnd w:id="178"/>
      <w:bookmarkEnd w:id="179"/>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80" w:name="_Toc508188823"/>
      <w:bookmarkStart w:id="181" w:name="_Toc508609895"/>
      <w:bookmarkStart w:id="182" w:name="_Toc508610104"/>
      <w:r>
        <w:t xml:space="preserve">Step 3: </w:t>
      </w:r>
      <w:r w:rsidR="004D17BF">
        <w:t>Moving into Production</w:t>
      </w:r>
      <w:bookmarkEnd w:id="180"/>
      <w:bookmarkEnd w:id="181"/>
      <w:bookmarkEnd w:id="182"/>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83" w:name="_Phase_4:_Rollback"/>
      <w:bookmarkStart w:id="184" w:name="_Toc508188824"/>
      <w:bookmarkStart w:id="185" w:name="_Toc508609896"/>
      <w:bookmarkStart w:id="186" w:name="_Toc508610105"/>
      <w:bookmarkEnd w:id="183"/>
      <w:r>
        <w:t xml:space="preserve">Phase 4: </w:t>
      </w:r>
      <w:r w:rsidR="00ED2928">
        <w:t xml:space="preserve">Rollback </w:t>
      </w:r>
      <w:r w:rsidR="00FA08D6">
        <w:t>S</w:t>
      </w:r>
      <w:r w:rsidR="00ED2928">
        <w:t>teps</w:t>
      </w:r>
      <w:bookmarkEnd w:id="175"/>
      <w:bookmarkEnd w:id="176"/>
      <w:bookmarkEnd w:id="184"/>
      <w:bookmarkEnd w:id="185"/>
      <w:bookmarkEnd w:id="186"/>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87" w:name="_Toc508188825"/>
      <w:bookmarkStart w:id="188" w:name="_Toc508609897"/>
      <w:bookmarkStart w:id="189" w:name="_Toc508610106"/>
      <w:bookmarkStart w:id="190" w:name="_Toc501456962"/>
      <w:bookmarkStart w:id="191" w:name="_Toc502750753"/>
      <w:bookmarkStart w:id="192" w:name="_Toc502754478"/>
      <w:bookmarkStart w:id="193"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87"/>
      <w:bookmarkEnd w:id="188"/>
      <w:bookmarkEnd w:id="189"/>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94" w:name="_Operational_Doc"/>
      <w:bookmarkEnd w:id="194"/>
    </w:p>
    <w:p w14:paraId="65ABADF1" w14:textId="3A283D24" w:rsidR="009E39A2" w:rsidRPr="009E39A2" w:rsidRDefault="00D16F3A" w:rsidP="009E39A2">
      <w:r>
        <w:br w:type="page"/>
      </w:r>
    </w:p>
    <w:p w14:paraId="020E39BF" w14:textId="79AB7C5E" w:rsidR="00ED2928" w:rsidRDefault="00ED2928" w:rsidP="004D7E6A">
      <w:pPr>
        <w:pStyle w:val="Heading1"/>
      </w:pPr>
      <w:bookmarkStart w:id="195" w:name="_Operationalize_your_Implementation"/>
      <w:bookmarkStart w:id="196" w:name="_Toc508188826"/>
      <w:bookmarkStart w:id="197" w:name="_Toc508609898"/>
      <w:bookmarkStart w:id="198" w:name="_Toc508610107"/>
      <w:bookmarkEnd w:id="195"/>
      <w:r>
        <w:lastRenderedPageBreak/>
        <w:t>Operational</w:t>
      </w:r>
      <w:r w:rsidR="00E968E1">
        <w:t>ize</w:t>
      </w:r>
      <w:r>
        <w:t xml:space="preserve"> </w:t>
      </w:r>
      <w:bookmarkEnd w:id="190"/>
      <w:bookmarkEnd w:id="191"/>
      <w:bookmarkEnd w:id="192"/>
      <w:bookmarkEnd w:id="193"/>
      <w:r w:rsidR="00E968E1">
        <w:t>your Implementation</w:t>
      </w:r>
      <w:bookmarkEnd w:id="196"/>
      <w:bookmarkEnd w:id="197"/>
      <w:bookmarkEnd w:id="198"/>
    </w:p>
    <w:p w14:paraId="39EA228B" w14:textId="2D68D44A" w:rsidR="00B85AA7" w:rsidRDefault="00B85AA7" w:rsidP="003A58A1">
      <w:pPr>
        <w:pStyle w:val="Heading2"/>
      </w:pPr>
      <w:bookmarkStart w:id="199" w:name="_Toc502924285"/>
      <w:bookmarkStart w:id="200" w:name="_Toc508188827"/>
      <w:bookmarkStart w:id="201" w:name="_Toc508609899"/>
      <w:bookmarkStart w:id="202" w:name="_Toc508610108"/>
      <w:bookmarkStart w:id="203" w:name="_Toc502750754"/>
      <w:r>
        <w:t>Purpose of Document</w:t>
      </w:r>
      <w:bookmarkEnd w:id="199"/>
      <w:bookmarkEnd w:id="200"/>
      <w:bookmarkEnd w:id="201"/>
      <w:bookmarkEnd w:id="202"/>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204" w:name="_Toc502924287"/>
      <w:bookmarkStart w:id="205" w:name="_Toc502750755"/>
      <w:bookmarkStart w:id="206" w:name="_Toc508188828"/>
      <w:bookmarkStart w:id="207" w:name="_Toc508609900"/>
      <w:bookmarkStart w:id="208" w:name="_Toc508610109"/>
      <w:bookmarkEnd w:id="203"/>
      <w:r>
        <w:t>Required Roles</w:t>
      </w:r>
      <w:bookmarkEnd w:id="204"/>
      <w:bookmarkEnd w:id="205"/>
      <w:bookmarkEnd w:id="206"/>
      <w:bookmarkEnd w:id="207"/>
      <w:bookmarkEnd w:id="208"/>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9" w:name="_Toc502750761"/>
      <w:bookmarkStart w:id="210" w:name="_Toc502924293"/>
      <w:bookmarkStart w:id="211" w:name="_Toc508188829"/>
      <w:bookmarkStart w:id="212" w:name="_Toc502750758"/>
      <w:bookmarkStart w:id="213" w:name="_Toc502924290"/>
      <w:r>
        <w:br w:type="page"/>
      </w:r>
    </w:p>
    <w:p w14:paraId="5A789A6D" w14:textId="54338D08" w:rsidR="005520A4" w:rsidRDefault="005520A4" w:rsidP="005520A4">
      <w:pPr>
        <w:pStyle w:val="Heading2"/>
      </w:pPr>
      <w:bookmarkStart w:id="214" w:name="_Toc508609901"/>
      <w:bookmarkStart w:id="215" w:name="_Toc508610110"/>
      <w:r>
        <w:lastRenderedPageBreak/>
        <w:t>Single Sign-on Certificate Lifecycle [Azure Active Directory]</w:t>
      </w:r>
      <w:bookmarkEnd w:id="209"/>
      <w:bookmarkEnd w:id="210"/>
      <w:bookmarkEnd w:id="211"/>
      <w:bookmarkEnd w:id="214"/>
      <w:bookmarkEnd w:id="215"/>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16" w:name="_Toc502750762"/>
      <w:bookmarkStart w:id="217" w:name="_Toc502924294"/>
      <w:bookmarkStart w:id="218" w:name="_Toc508188830"/>
      <w:bookmarkStart w:id="219" w:name="_Toc508609902"/>
      <w:bookmarkStart w:id="220" w:name="_Toc508610111"/>
      <w:r>
        <w:t>Access Management</w:t>
      </w:r>
      <w:bookmarkEnd w:id="216"/>
      <w:bookmarkEnd w:id="217"/>
      <w:bookmarkEnd w:id="218"/>
      <w:bookmarkEnd w:id="219"/>
      <w:bookmarkEnd w:id="220"/>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5A0014"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5A0014"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21" w:name="_Toc508188831"/>
      <w:r>
        <w:br w:type="page"/>
      </w:r>
    </w:p>
    <w:p w14:paraId="7E135E78" w14:textId="6926D939" w:rsidR="00ED2928" w:rsidRDefault="00ED2928" w:rsidP="0016322C">
      <w:pPr>
        <w:pStyle w:val="Heading2"/>
      </w:pPr>
      <w:bookmarkStart w:id="222" w:name="_Toc508609903"/>
      <w:bookmarkStart w:id="223" w:name="_Toc508610112"/>
      <w:r>
        <w:lastRenderedPageBreak/>
        <w:t>Troubleshooting Guide &amp; Steps</w:t>
      </w:r>
      <w:bookmarkEnd w:id="212"/>
      <w:bookmarkEnd w:id="213"/>
      <w:bookmarkEnd w:id="221"/>
      <w:bookmarkEnd w:id="222"/>
      <w:bookmarkEnd w:id="223"/>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224" w:name="_Toc508188832"/>
      <w:bookmarkStart w:id="225" w:name="_Toc508609904"/>
      <w:bookmarkStart w:id="226" w:name="_Toc508610113"/>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24"/>
      <w:bookmarkEnd w:id="225"/>
      <w:bookmarkEnd w:id="226"/>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w:t>
            </w:r>
            <w:proofErr w:type="gramStart"/>
            <w:r w:rsidR="00804821">
              <w:t>is</w:t>
            </w:r>
            <w:proofErr w:type="gramEnd"/>
            <w:r w:rsidR="00804821">
              <w:t xml:space="preserve">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5A0014"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27" w:name="_Toc508188833"/>
      <w:r>
        <w:br w:type="page"/>
      </w:r>
    </w:p>
    <w:p w14:paraId="361D8027" w14:textId="393EFC23" w:rsidR="00ED2928" w:rsidRDefault="00DD72FF" w:rsidP="0016322C">
      <w:pPr>
        <w:pStyle w:val="Heading3"/>
      </w:pPr>
      <w:bookmarkStart w:id="228" w:name="_Toc508609905"/>
      <w:bookmarkStart w:id="229" w:name="_Toc508610114"/>
      <w:r>
        <w:lastRenderedPageBreak/>
        <w:t xml:space="preserve">Example: Complete outage of </w:t>
      </w:r>
      <w:r w:rsidR="00DB318F">
        <w:t>&lt;&lt;APPLICATION NAME&gt;&gt;</w:t>
      </w:r>
      <w:r w:rsidR="005C768A">
        <w:t xml:space="preserve"> - No user can sign in</w:t>
      </w:r>
      <w:bookmarkEnd w:id="227"/>
      <w:bookmarkEnd w:id="228"/>
      <w:bookmarkEnd w:id="229"/>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5A0014"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w:t>
            </w:r>
            <w:proofErr w:type="gramStart"/>
            <w:r>
              <w:t>is located in</w:t>
            </w:r>
            <w:proofErr w:type="gramEnd"/>
            <w:r>
              <w:t xml:space="preserve">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30" w:name="_Toc502750763"/>
      <w:bookmarkStart w:id="231" w:name="_Toc502924295"/>
      <w:bookmarkStart w:id="232" w:name="_Toc508188834"/>
      <w:r>
        <w:br w:type="page"/>
      </w:r>
    </w:p>
    <w:p w14:paraId="030EA7A9" w14:textId="56C2E12F" w:rsidR="00F32DE0" w:rsidRDefault="00B830F8" w:rsidP="003A58A1">
      <w:pPr>
        <w:pStyle w:val="Heading2"/>
      </w:pPr>
      <w:bookmarkStart w:id="233" w:name="_Toc508609906"/>
      <w:bookmarkStart w:id="234" w:name="_Toc508610115"/>
      <w:r>
        <w:lastRenderedPageBreak/>
        <w:t xml:space="preserve">Helpful </w:t>
      </w:r>
      <w:r w:rsidR="00F32DE0">
        <w:t>Documentation</w:t>
      </w:r>
      <w:bookmarkEnd w:id="230"/>
      <w:bookmarkEnd w:id="231"/>
      <w:bookmarkEnd w:id="232"/>
      <w:bookmarkEnd w:id="233"/>
      <w:bookmarkEnd w:id="234"/>
    </w:p>
    <w:p w14:paraId="585DDDAD" w14:textId="77777777" w:rsidR="00496BA6" w:rsidRPr="007932DB" w:rsidRDefault="00496BA6" w:rsidP="00496BA6">
      <w:pPr>
        <w:rPr>
          <w:b/>
        </w:rPr>
      </w:pPr>
      <w:r w:rsidRPr="007932DB">
        <w:rPr>
          <w:b/>
        </w:rPr>
        <w:t>General</w:t>
      </w:r>
    </w:p>
    <w:p w14:paraId="240E1B3B" w14:textId="77777777" w:rsidR="00496BA6" w:rsidRDefault="005A0014" w:rsidP="00496BA6">
      <w:hyperlink r:id="rId92" w:history="1">
        <w:r w:rsidR="00496BA6" w:rsidRPr="007932DB">
          <w:rPr>
            <w:rStyle w:val="Hyperlink"/>
          </w:rPr>
          <w:t>Debug SAML-based SSO</w:t>
        </w:r>
      </w:hyperlink>
    </w:p>
    <w:p w14:paraId="4C375E8E" w14:textId="77777777" w:rsidR="00496BA6" w:rsidRDefault="005A0014" w:rsidP="00496BA6">
      <w:hyperlink r:id="rId93" w:history="1">
        <w:r w:rsidR="00496BA6" w:rsidRPr="007932DB">
          <w:rPr>
            <w:rStyle w:val="Hyperlink"/>
          </w:rPr>
          <w:t>Customizing claim issued in SAML token</w:t>
        </w:r>
      </w:hyperlink>
    </w:p>
    <w:p w14:paraId="0333494D" w14:textId="77777777" w:rsidR="00496BA6" w:rsidRDefault="005A0014" w:rsidP="00496BA6">
      <w:hyperlink r:id="rId94" w:history="1">
        <w:r w:rsidR="00496BA6" w:rsidRPr="007932DB">
          <w:rPr>
            <w:rStyle w:val="Hyperlink"/>
          </w:rPr>
          <w:t>Single Sign-on SAML protocol</w:t>
        </w:r>
      </w:hyperlink>
    </w:p>
    <w:p w14:paraId="618FCF09" w14:textId="77777777" w:rsidR="00496BA6" w:rsidRDefault="005A0014" w:rsidP="00496BA6">
      <w:hyperlink r:id="rId95" w:history="1">
        <w:r w:rsidR="00496BA6" w:rsidRPr="007932DB">
          <w:rPr>
            <w:rStyle w:val="Hyperlink"/>
          </w:rPr>
          <w:t>Single Sign-Out SAML protocol</w:t>
        </w:r>
      </w:hyperlink>
    </w:p>
    <w:p w14:paraId="650671B9" w14:textId="77777777" w:rsidR="00496BA6" w:rsidRDefault="005A0014"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5A0014" w:rsidP="00496BA6">
      <w:hyperlink r:id="rId97" w:history="1">
        <w:r w:rsidR="00496BA6" w:rsidRPr="007932DB">
          <w:rPr>
            <w:rStyle w:val="Hyperlink"/>
          </w:rPr>
          <w:t>Azure AD Conditional Access</w:t>
        </w:r>
      </w:hyperlink>
    </w:p>
    <w:p w14:paraId="6435FA35" w14:textId="77777777" w:rsidR="00496BA6" w:rsidRDefault="005A0014" w:rsidP="00496BA6">
      <w:hyperlink r:id="rId98" w:history="1">
        <w:r w:rsidR="00496BA6" w:rsidRPr="007932DB">
          <w:rPr>
            <w:rStyle w:val="Hyperlink"/>
          </w:rPr>
          <w:t>Azure Identity Protection</w:t>
        </w:r>
      </w:hyperlink>
    </w:p>
    <w:p w14:paraId="05CCA603" w14:textId="77777777" w:rsidR="00496BA6" w:rsidRDefault="005A0014" w:rsidP="00496BA6">
      <w:hyperlink r:id="rId99" w:history="1">
        <w:r w:rsidR="00496BA6" w:rsidRPr="007932DB">
          <w:rPr>
            <w:rStyle w:val="Hyperlink"/>
          </w:rPr>
          <w:t>SSO access</w:t>
        </w:r>
      </w:hyperlink>
    </w:p>
    <w:p w14:paraId="17098401" w14:textId="77777777" w:rsidR="00496BA6" w:rsidRDefault="005A0014"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5A0014" w:rsidP="00496BA6">
      <w:hyperlink r:id="rId101" w:history="1">
        <w:r w:rsidR="00496BA6" w:rsidRPr="007932DB">
          <w:rPr>
            <w:rStyle w:val="Hyperlink"/>
          </w:rPr>
          <w:t>Configure Token Lifetimes</w:t>
        </w:r>
      </w:hyperlink>
    </w:p>
    <w:p w14:paraId="71285532" w14:textId="77777777" w:rsidR="00496BA6" w:rsidRPr="0013477D" w:rsidRDefault="005A0014"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28F123E2" w:rsidR="000836DB" w:rsidRDefault="005A0014" w:rsidP="00FE7031">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35" w:name="_Implementation_Steps_and"/>
      <w:bookmarkEnd w:id="235"/>
    </w:p>
    <w:sectPr w:rsidR="000836DB"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16E31" w14:textId="77777777" w:rsidR="005A0014" w:rsidRDefault="005A0014">
      <w:pPr>
        <w:spacing w:after="0" w:line="240" w:lineRule="auto"/>
      </w:pPr>
      <w:r>
        <w:separator/>
      </w:r>
    </w:p>
  </w:endnote>
  <w:endnote w:type="continuationSeparator" w:id="0">
    <w:p w14:paraId="5C1D1716" w14:textId="77777777" w:rsidR="005A0014" w:rsidRDefault="005A0014">
      <w:pPr>
        <w:spacing w:after="0" w:line="240" w:lineRule="auto"/>
      </w:pPr>
      <w:r>
        <w:continuationSeparator/>
      </w:r>
    </w:p>
  </w:endnote>
  <w:endnote w:type="continuationNotice" w:id="1">
    <w:p w14:paraId="4E459B6D" w14:textId="77777777" w:rsidR="005A0014" w:rsidRDefault="005A00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873C1" w14:textId="77777777" w:rsidR="008052B4" w:rsidRDefault="008052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172E" w14:textId="17A95E9C" w:rsidR="0046279E" w:rsidRPr="008052B4" w:rsidRDefault="008052B4" w:rsidP="008052B4">
    <w:pPr>
      <w:pStyle w:val="Footer"/>
    </w:pPr>
    <w:r>
      <w:t xml:space="preserve">Questions or feedback? </w:t>
    </w:r>
    <w:r>
      <w:t xml:space="preserve">See something missing or that you want added? </w:t>
    </w:r>
    <w:r>
      <w:t>Go to aka.ms/</w:t>
    </w:r>
    <w:proofErr w:type="spellStart"/>
    <w:r>
      <w:t>DeploymentPlanFeedback</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4A77" w14:textId="3FC6F011" w:rsidR="00013CA8" w:rsidRPr="008052B4" w:rsidRDefault="008052B4" w:rsidP="008052B4">
    <w:pPr>
      <w:pStyle w:val="Footer"/>
    </w:pPr>
    <w:r>
      <w:t>Questions or feedback? See something missing or that you want added? Go to aka.ms/</w:t>
    </w:r>
    <w:proofErr w:type="spellStart"/>
    <w:r>
      <w:t>DeploymentPlanFeedback</w:t>
    </w:r>
    <w:bookmarkStart w:id="1" w:name="_GoBack"/>
    <w:bookmarkEnd w:id="1"/>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9EE05" w14:textId="77777777" w:rsidR="005A0014" w:rsidRDefault="005A0014">
      <w:pPr>
        <w:spacing w:after="0" w:line="240" w:lineRule="auto"/>
      </w:pPr>
      <w:r>
        <w:separator/>
      </w:r>
    </w:p>
  </w:footnote>
  <w:footnote w:type="continuationSeparator" w:id="0">
    <w:p w14:paraId="1560F363" w14:textId="77777777" w:rsidR="005A0014" w:rsidRDefault="005A0014">
      <w:pPr>
        <w:spacing w:after="0" w:line="240" w:lineRule="auto"/>
      </w:pPr>
      <w:r>
        <w:continuationSeparator/>
      </w:r>
    </w:p>
  </w:footnote>
  <w:footnote w:type="continuationNotice" w:id="1">
    <w:p w14:paraId="37FC828E" w14:textId="77777777" w:rsidR="005A0014" w:rsidRDefault="005A00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A42D3" w14:textId="77777777" w:rsidR="008052B4" w:rsidRDefault="00805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FD28F9" w:rsidRDefault="00FD28F9"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6266D6F">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559B97D"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99F9F" w14:textId="77777777" w:rsidR="008052B4" w:rsidRDefault="00805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4180"/>
    <w:rsid w:val="000E4431"/>
    <w:rsid w:val="000E5284"/>
    <w:rsid w:val="000E5914"/>
    <w:rsid w:val="000E59A6"/>
    <w:rsid w:val="000E6009"/>
    <w:rsid w:val="000E61FC"/>
    <w:rsid w:val="000E639C"/>
    <w:rsid w:val="000E6B63"/>
    <w:rsid w:val="000E721E"/>
    <w:rsid w:val="000E7616"/>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279E"/>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014"/>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2B4"/>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208A"/>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package" Target="embeddings/Microsoft_Excel_Worksheet.xlsx"/><Relationship Id="rId63" Type="http://schemas.openxmlformats.org/officeDocument/2006/relationships/image" Target="media/image25.png"/><Relationship Id="rId68" Type="http://schemas.openxmlformats.org/officeDocument/2006/relationships/image" Target="media/image22.png"/><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16" Type="http://schemas.openxmlformats.org/officeDocument/2006/relationships/footer" Target="footer2.xml"/><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53" Type="http://schemas.openxmlformats.org/officeDocument/2006/relationships/hyperlink" Target="https://azure.microsoft.com/en-us/pricing/details/active-directory/" TargetMode="External"/><Relationship Id="rId58" Type="http://schemas.openxmlformats.org/officeDocument/2006/relationships/hyperlink" Target="https://docs.microsoft.com/en-us/sccm/core/clients/deploy/deploy-clients-to-windows-computers"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emf"/><Relationship Id="rId102" Type="http://schemas.openxmlformats.org/officeDocument/2006/relationships/hyperlink" Target="https://docs.microsoft.com/en-us/azure/active-directory/active-directory-claims-mapping" TargetMode="External"/><Relationship Id="rId5" Type="http://schemas.openxmlformats.org/officeDocument/2006/relationships/customXml" Target="../customXml/item5.xm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80" Type="http://schemas.openxmlformats.org/officeDocument/2006/relationships/package" Target="embeddings/Microsoft_Word_Document.docx"/><Relationship Id="rId85" Type="http://schemas.openxmlformats.org/officeDocument/2006/relationships/hyperlink" Target="https://docs.microsoft.com/en-us/azure/active-directory/active-directory-accessmanagement-self-service-group-manageme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21.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theme" Target="theme/theme1.xml"/><Relationship Id="rId41" Type="http://schemas.openxmlformats.org/officeDocument/2006/relationships/image" Target="media/image14.png"/><Relationship Id="rId54" Type="http://schemas.openxmlformats.org/officeDocument/2006/relationships/hyperlink" Target="https://docs.microsoft.com/en-us/azure/active-directory/active-directory-sso-certs"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azure.microsoft.com/en-us/pricing/details/active-directory/" TargetMode="External"/><Relationship Id="rId57" Type="http://schemas.openxmlformats.org/officeDocument/2006/relationships/hyperlink" Target="https://azure.microsoft.com/en-us/documentation/articles/active-directory-saas-ie-group-policy/" TargetMode="External"/><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docs.microsoft.com/en-us/azure/active-directory/active-directory-identityprotection" TargetMode="External"/><Relationship Id="rId60" Type="http://schemas.openxmlformats.org/officeDocument/2006/relationships/hyperlink" Target="https://docs.microsoft.com/en-us/azure/active-directory/application-config-sso-how-to-configure-password-sso-non-gallery"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9.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 Id="rId34" Type="http://schemas.openxmlformats.org/officeDocument/2006/relationships/hyperlink" Target="#_Implementing_Your_Solution"/><Relationship Id="rId50" Type="http://schemas.openxmlformats.org/officeDocument/2006/relationships/hyperlink" Target="https://docs.microsoft.com/en-us/azure/active-directory/active-directory-conditional-access-azure-portal" TargetMode="External"/><Relationship Id="rId55" Type="http://schemas.openxmlformats.org/officeDocument/2006/relationships/hyperlink" Target="https://docs.microsoft.com/en-us/azure/active-directory/active-directory-b2b-what-is-azure-ad-b2b" TargetMode="External"/><Relationship Id="rId76" Type="http://schemas.openxmlformats.org/officeDocument/2006/relationships/hyperlink" Target="https://docs.microsoft.com/en-us/azure/active-directory/application-config-sso-how-to-configure-federated-sso-non-gallery"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29" Type="http://schemas.openxmlformats.org/officeDocument/2006/relationships/image" Target="media/image11.png"/><Relationship Id="rId40" Type="http://schemas.openxmlformats.org/officeDocument/2006/relationships/hyperlink" Target="#_Planning_Your_Implementation"/><Relationship Id="rId45" Type="http://schemas.openxmlformats.org/officeDocument/2006/relationships/image" Target="media/image18.png"/><Relationship Id="rId66" Type="http://schemas.openxmlformats.org/officeDocument/2006/relationships/hyperlink" Target="https://www.microsoft.com/en-us/download/details.aspx?id=36391" TargetMode="External"/><Relationship Id="rId87" Type="http://schemas.openxmlformats.org/officeDocument/2006/relationships/hyperlink" Target="https://aad.portal.azure.com" TargetMode="External"/><Relationship Id="rId61" Type="http://schemas.openxmlformats.org/officeDocument/2006/relationships/hyperlink" Target="https://azure.microsoft.com/en-us/documentation/articles/active-directory-appssoaccess-whatis/" TargetMode="External"/><Relationship Id="rId82" Type="http://schemas.openxmlformats.org/officeDocument/2006/relationships/hyperlink" Target="https://docs.microsoft.com/en-us/azure/active-directory/active-directory-assign-admin-roles-azure-port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docs.microsoft.com/en-us/azure/active-directory/active-directory-saas-access-panel-introduction"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azure/active-directory/active-directory-manage-groups"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82F40"/>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40C40"/>
    <w:rsid w:val="00643D5A"/>
    <w:rsid w:val="006653DF"/>
    <w:rsid w:val="006D6AB8"/>
    <w:rsid w:val="006D6C64"/>
    <w:rsid w:val="00751568"/>
    <w:rsid w:val="00793848"/>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C06F4C"/>
    <w:rsid w:val="00C34E9C"/>
    <w:rsid w:val="00C64B6F"/>
    <w:rsid w:val="00C9372B"/>
    <w:rsid w:val="00CB2641"/>
    <w:rsid w:val="00CF4B51"/>
    <w:rsid w:val="00D525BB"/>
    <w:rsid w:val="00DA13BB"/>
    <w:rsid w:val="00DE3AEE"/>
    <w:rsid w:val="00DE6BC1"/>
    <w:rsid w:val="00E11732"/>
    <w:rsid w:val="00E4173B"/>
    <w:rsid w:val="00E95BAB"/>
    <w:rsid w:val="00EB6306"/>
    <w:rsid w:val="00EC28DC"/>
    <w:rsid w:val="00EE1549"/>
    <w:rsid w:val="00EE242F"/>
    <w:rsid w:val="00EE76B6"/>
    <w:rsid w:val="00EF6B79"/>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_Version xmlns="http://schemas.microsoft.com/sharepoint/v3/fields"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253f01679452e30de5ad18b9e8ea2b4e">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f5106a22675be07e7c199ea7cfe28412"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4:_Version"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Resolving edits"/>
          <xsd:enumeration value="Final Review"/>
          <xsd:enumeration value="Published"/>
        </xsd:restriction>
      </xsd:simpleType>
    </xsd:element>
    <xsd:element name="last_x0020_version_x0020_published" ma:index="17" nillable="true" ma:displayName="last version published" ma:internalName="last_x0020_version_x0020_published">
      <xsd:simpleType>
        <xsd:restriction base="dms:Text">
          <xsd:maxLength value="255"/>
        </xsd:restriction>
      </xsd:simpleType>
    </xsd:element>
    <xsd:element name="Git_x0020_hub_x0020_link" ma:index="18"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6" nillable="true" ma:displayName="Version" ma:internalName="_Version">
      <xsd:simpleType>
        <xsd:restriction base="dms:Text"/>
      </xsd:simpleType>
    </xsd:element>
    <xsd:element name="_Revision" ma:index="19"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20"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customXml/itemProps3.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4.xml><?xml version="1.0" encoding="utf-8"?>
<ds:datastoreItem xmlns:ds="http://schemas.openxmlformats.org/officeDocument/2006/customXml" ds:itemID="{58694BCC-78FB-426C-840A-0B1E2BE218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08728A8-6D44-40B3-BF3D-19BD4B31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34</Pages>
  <Words>8324</Words>
  <Characters>47451</Characters>
  <Application>Microsoft Office Word</Application>
  <DocSecurity>0</DocSecurity>
  <Lines>395</Lines>
  <Paragraphs>111</Paragraphs>
  <ScaleCrop>false</ScaleCrop>
  <Company/>
  <LinksUpToDate>false</LinksUpToDate>
  <CharactersWithSpaces>55664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Rainier Amara</dc:creator>
  <cp:keywords/>
  <dc:description/>
  <cp:lastModifiedBy>Arvind Harinder</cp:lastModifiedBy>
  <cp:revision>1685</cp:revision>
  <dcterms:created xsi:type="dcterms:W3CDTF">2018-03-15T12:17:00Z</dcterms:created>
  <dcterms:modified xsi:type="dcterms:W3CDTF">2018-04-02T19:37:00Z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