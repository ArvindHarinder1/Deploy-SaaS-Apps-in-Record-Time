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sdt>
          <w:sdtPr>
            <w:id w:val="806744243"/>
            <w:docPartObj>
              <w:docPartGallery w:val="Cover Pages"/>
              <w:docPartUnique/>
            </w:docPartObj>
          </w:sdtPr>
          <w:sdtEndPr/>
          <w:sdtContent>
            <w:sdt>
              <w:sdtPr>
                <w:id w:val="-2024625961"/>
                <w:docPartObj>
                  <w:docPartGallery w:val="Cover Pages"/>
                  <w:docPartUnique/>
                </w:docPartObj>
              </w:sdtPr>
              <w:sdtEndPr/>
              <w:sdtContent>
                <w:p w14:paraId="0DCF6335" w14:textId="77777777" w:rsidR="005060ED" w:rsidRDefault="005060ED" w:rsidP="005060ED">
                  <w:r>
                    <w:rPr>
                      <w:noProof/>
                    </w:rPr>
                    <w:drawing>
                      <wp:inline distT="0" distB="0" distL="0" distR="0" wp14:anchorId="03B992F1" wp14:editId="0146E1B3">
                        <wp:extent cx="1743075" cy="5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81DB354" w14:textId="77777777" w:rsidR="005060ED" w:rsidRDefault="005060ED" w:rsidP="005060ED"/>
                <w:p w14:paraId="56759DDE" w14:textId="77777777" w:rsidR="005060ED" w:rsidRDefault="005060ED" w:rsidP="005060ED"/>
                <w:p w14:paraId="79362D41" w14:textId="77777777" w:rsidR="005060ED" w:rsidRDefault="005060ED" w:rsidP="005060ED"/>
                <w:p w14:paraId="2E730E20" w14:textId="25F21D41" w:rsidR="005060ED" w:rsidRPr="002B34DE" w:rsidRDefault="005060ED" w:rsidP="005060ED">
                  <w:pPr>
                    <w:pStyle w:val="Caption"/>
                    <w:rPr>
                      <w:sz w:val="40"/>
                      <w:szCs w:val="40"/>
                    </w:rPr>
                  </w:pPr>
                  <w:r w:rsidRPr="002B34DE">
                    <w:rPr>
                      <w:sz w:val="40"/>
                      <w:szCs w:val="40"/>
                    </w:rPr>
                    <w:t xml:space="preserve">Azure Active Directory </w:t>
                  </w:r>
                  <w:r>
                    <w:rPr>
                      <w:b/>
                      <w:sz w:val="40"/>
                      <w:szCs w:val="40"/>
                    </w:rPr>
                    <w:t>Single Sign-On</w:t>
                  </w:r>
                  <w:r w:rsidRPr="002B34DE">
                    <w:rPr>
                      <w:sz w:val="40"/>
                      <w:szCs w:val="40"/>
                    </w:rPr>
                    <w:t xml:space="preserve"> Deployment Plan</w:t>
                  </w:r>
                </w:p>
                <w:p w14:paraId="0EF1B0AD" w14:textId="77777777" w:rsidR="005060ED" w:rsidRDefault="005060ED" w:rsidP="005060ED"/>
                <w:p w14:paraId="6913A886" w14:textId="77777777" w:rsidR="005060ED" w:rsidRDefault="005060ED" w:rsidP="005060ED"/>
                <w:p w14:paraId="3235080E" w14:textId="77777777" w:rsidR="005060ED" w:rsidRDefault="005060ED" w:rsidP="005060ED"/>
                <w:p w14:paraId="3782BFBA" w14:textId="77777777" w:rsidR="005060ED" w:rsidRDefault="005060ED" w:rsidP="005060ED"/>
                <w:p w14:paraId="2E0216B7" w14:textId="77777777" w:rsidR="005060ED" w:rsidRPr="002B34DE" w:rsidRDefault="005060ED" w:rsidP="005060ED">
                  <w:pPr>
                    <w:rPr>
                      <w:b/>
                    </w:rPr>
                  </w:pPr>
                  <w:r w:rsidRPr="002B34DE">
                    <w:rPr>
                      <w:b/>
                      <w:sz w:val="32"/>
                      <w:szCs w:val="32"/>
                    </w:rPr>
                    <w:t>How to use this guide</w:t>
                  </w:r>
                </w:p>
                <w:p w14:paraId="212E43A6" w14:textId="77777777" w:rsidR="005060ED" w:rsidRPr="00A330BE" w:rsidRDefault="005060ED" w:rsidP="005060ED">
                  <w:r>
                    <w:t>This step-by-step guide walks through the implementation of Conditional Access in a five-step process. The links below take you to each of those steps.</w:t>
                  </w:r>
                </w:p>
                <w:p w14:paraId="06E5F0A1" w14:textId="77777777" w:rsidR="005060ED" w:rsidRPr="00A330BE" w:rsidRDefault="005060ED" w:rsidP="005060ED">
                  <w:r w:rsidRPr="002D5D11">
                    <w:rPr>
                      <w:noProof/>
                    </w:rPr>
                    <mc:AlternateContent>
                      <mc:Choice Requires="wpg">
                        <w:drawing>
                          <wp:anchor distT="0" distB="0" distL="114300" distR="114300" simplePos="0" relativeHeight="251660299" behindDoc="0" locked="0" layoutInCell="1" allowOverlap="1" wp14:anchorId="174D41B5" wp14:editId="09DE80A5">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174D41B5" id="Group 1" o:spid="_x0000_s1026" style="position:absolute;margin-left:-12.4pt;margin-top:22.45pt;width:552.45pt;height:105.35pt;z-index:251660299"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E4D023E" w14:textId="77777777" w:rsidR="005060ED" w:rsidRDefault="005060ED" w:rsidP="005060ED"/>
                <w:p w14:paraId="2B5BCF61" w14:textId="77777777" w:rsidR="005060ED" w:rsidRDefault="005060ED" w:rsidP="005060ED"/>
                <w:p w14:paraId="7C2F8152" w14:textId="77777777" w:rsidR="005060ED" w:rsidRDefault="005060ED" w:rsidP="005060ED">
                  <w:r>
                    <w:rPr>
                      <w:noProof/>
                    </w:rPr>
                    <mc:AlternateContent>
                      <mc:Choice Requires="wps">
                        <w:drawing>
                          <wp:inline distT="0" distB="0" distL="0" distR="0" wp14:anchorId="37F9E849" wp14:editId="09510C68">
                            <wp:extent cx="5943600" cy="1365250"/>
                            <wp:effectExtent l="0" t="0" r="0" b="6350"/>
                            <wp:docPr id="7" name="Rectangle 7"/>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9E849" id="Rectangle 7"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BRptvrpwIAAL0FAAAOAAAAAAAAAAAAAAAAAC4C&#10;AABkcnMvZTJvRG9jLnhtbFBLAQItABQABgAIAAAAIQCjct4y2gAAAAUBAAAPAAAAAAAAAAAAAAAA&#10;AAEFAABkcnMvZG93bnJldi54bWxQSwUGAAAAAAQABADzAAAACAYAAAAA&#10;" fillcolor="#b4c6e7 [1300]" stroked="f">
                            <v:textbo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sdtContent>
            </w:sdt>
            <w:p w14:paraId="06A1E586" w14:textId="68C25496" w:rsidR="00BA225E" w:rsidRPr="005060ED" w:rsidRDefault="00EF367B" w:rsidP="0036269E"/>
          </w:sdtContent>
        </w:sdt>
      </w:sdtContent>
    </w:sdt>
    <w:p w14:paraId="16186FD2" w14:textId="1AABCFE3" w:rsidR="003566E0" w:rsidRDefault="003566E0" w:rsidP="00CC248B">
      <w:pPr>
        <w:pStyle w:val="Title"/>
      </w:pPr>
      <w:r>
        <w:lastRenderedPageBreak/>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0DAEB0B" w14:textId="2C8C6601" w:rsidR="000852E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1030849" w:history="1">
            <w:r w:rsidR="000852EA" w:rsidRPr="003B6DC2">
              <w:rPr>
                <w:rStyle w:val="Hyperlink"/>
                <w:noProof/>
              </w:rPr>
              <w:t>Introduction</w:t>
            </w:r>
            <w:r w:rsidR="000852EA">
              <w:rPr>
                <w:noProof/>
                <w:webHidden/>
              </w:rPr>
              <w:tab/>
            </w:r>
            <w:r w:rsidR="000852EA">
              <w:rPr>
                <w:noProof/>
                <w:webHidden/>
              </w:rPr>
              <w:fldChar w:fldCharType="begin"/>
            </w:r>
            <w:r w:rsidR="000852EA">
              <w:rPr>
                <w:noProof/>
                <w:webHidden/>
              </w:rPr>
              <w:instrText xml:space="preserve"> PAGEREF _Toc511030849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7977E49A" w14:textId="446AB1C2" w:rsidR="000852EA" w:rsidRDefault="00EF367B">
          <w:pPr>
            <w:pStyle w:val="TOC2"/>
            <w:tabs>
              <w:tab w:val="right" w:leader="dot" w:pos="9350"/>
            </w:tabs>
            <w:rPr>
              <w:rFonts w:eastAsiaTheme="minorEastAsia" w:cstheme="minorBidi"/>
              <w:smallCaps w:val="0"/>
              <w:noProof/>
              <w:sz w:val="22"/>
              <w:szCs w:val="22"/>
            </w:rPr>
          </w:pPr>
          <w:hyperlink w:anchor="_Toc511030850"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_Toc511030850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789DF76" w14:textId="4B2FA0A0" w:rsidR="000852EA" w:rsidRDefault="00EF367B">
          <w:pPr>
            <w:pStyle w:val="TOC2"/>
            <w:tabs>
              <w:tab w:val="right" w:leader="dot" w:pos="9350"/>
            </w:tabs>
            <w:rPr>
              <w:rFonts w:eastAsiaTheme="minorEastAsia" w:cstheme="minorBidi"/>
              <w:smallCaps w:val="0"/>
              <w:noProof/>
              <w:sz w:val="22"/>
              <w:szCs w:val="22"/>
            </w:rPr>
          </w:pPr>
          <w:hyperlink w:anchor="_Toc511030851" w:history="1">
            <w:r w:rsidR="000852EA" w:rsidRPr="003B6DC2">
              <w:rPr>
                <w:rStyle w:val="Hyperlink"/>
                <w:noProof/>
              </w:rPr>
              <w:t>Confidentiality Statement</w:t>
            </w:r>
            <w:r w:rsidR="000852EA">
              <w:rPr>
                <w:noProof/>
                <w:webHidden/>
              </w:rPr>
              <w:tab/>
            </w:r>
            <w:r w:rsidR="000852EA">
              <w:rPr>
                <w:noProof/>
                <w:webHidden/>
              </w:rPr>
              <w:fldChar w:fldCharType="begin"/>
            </w:r>
            <w:r w:rsidR="000852EA">
              <w:rPr>
                <w:noProof/>
                <w:webHidden/>
              </w:rPr>
              <w:instrText xml:space="preserve"> PAGEREF _Toc511030851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F4E5A8D" w14:textId="5FA07F0F" w:rsidR="000852EA" w:rsidRDefault="00EF367B">
          <w:pPr>
            <w:pStyle w:val="TOC3"/>
            <w:tabs>
              <w:tab w:val="right" w:leader="dot" w:pos="9350"/>
            </w:tabs>
            <w:rPr>
              <w:rFonts w:eastAsiaTheme="minorEastAsia" w:cstheme="minorBidi"/>
              <w:i w:val="0"/>
              <w:iCs w:val="0"/>
              <w:noProof/>
              <w:sz w:val="22"/>
              <w:szCs w:val="22"/>
            </w:rPr>
          </w:pPr>
          <w:hyperlink w:anchor="_Toc511030852" w:history="1">
            <w:r w:rsidR="000852EA" w:rsidRPr="003B6DC2">
              <w:rPr>
                <w:rStyle w:val="Hyperlink"/>
                <w:noProof/>
              </w:rPr>
              <w:t>Azure Active Directory Single Sign-on</w:t>
            </w:r>
            <w:r w:rsidR="000852EA">
              <w:rPr>
                <w:noProof/>
                <w:webHidden/>
              </w:rPr>
              <w:tab/>
            </w:r>
            <w:r w:rsidR="000852EA">
              <w:rPr>
                <w:noProof/>
                <w:webHidden/>
              </w:rPr>
              <w:fldChar w:fldCharType="begin"/>
            </w:r>
            <w:r w:rsidR="000852EA">
              <w:rPr>
                <w:noProof/>
                <w:webHidden/>
              </w:rPr>
              <w:instrText xml:space="preserve"> PAGEREF _Toc511030852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0BF4C544" w14:textId="5651AE1C" w:rsidR="000852EA" w:rsidRDefault="00EF367B">
          <w:pPr>
            <w:pStyle w:val="TOC1"/>
            <w:rPr>
              <w:rFonts w:eastAsiaTheme="minorEastAsia" w:cstheme="minorBidi"/>
              <w:b w:val="0"/>
              <w:bCs w:val="0"/>
              <w:caps w:val="0"/>
              <w:noProof/>
              <w:sz w:val="22"/>
              <w:szCs w:val="22"/>
            </w:rPr>
          </w:pPr>
          <w:hyperlink w:anchor="_Toc511030853" w:history="1">
            <w:r w:rsidR="000852EA" w:rsidRPr="003B6DC2">
              <w:rPr>
                <w:rStyle w:val="Hyperlink"/>
                <w:noProof/>
              </w:rPr>
              <w:t>Current State</w:t>
            </w:r>
            <w:r w:rsidR="000852EA">
              <w:rPr>
                <w:noProof/>
                <w:webHidden/>
              </w:rPr>
              <w:tab/>
            </w:r>
            <w:r w:rsidR="000852EA">
              <w:rPr>
                <w:noProof/>
                <w:webHidden/>
              </w:rPr>
              <w:fldChar w:fldCharType="begin"/>
            </w:r>
            <w:r w:rsidR="000852EA">
              <w:rPr>
                <w:noProof/>
                <w:webHidden/>
              </w:rPr>
              <w:instrText xml:space="preserve"> PAGEREF _Toc511030853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84086B6" w14:textId="664B36F6" w:rsidR="000852EA" w:rsidRDefault="00EF367B">
          <w:pPr>
            <w:pStyle w:val="TOC2"/>
            <w:tabs>
              <w:tab w:val="right" w:leader="dot" w:pos="9350"/>
            </w:tabs>
            <w:rPr>
              <w:rFonts w:eastAsiaTheme="minorEastAsia" w:cstheme="minorBidi"/>
              <w:smallCaps w:val="0"/>
              <w:noProof/>
              <w:sz w:val="22"/>
              <w:szCs w:val="22"/>
            </w:rPr>
          </w:pPr>
          <w:hyperlink w:anchor="_Toc511030854" w:history="1">
            <w:r w:rsidR="000852EA" w:rsidRPr="003B6DC2">
              <w:rPr>
                <w:rStyle w:val="Hyperlink"/>
                <w:noProof/>
              </w:rPr>
              <w:t>Current Authentication Methods</w:t>
            </w:r>
            <w:r w:rsidR="000852EA">
              <w:rPr>
                <w:noProof/>
                <w:webHidden/>
              </w:rPr>
              <w:tab/>
            </w:r>
            <w:r w:rsidR="000852EA">
              <w:rPr>
                <w:noProof/>
                <w:webHidden/>
              </w:rPr>
              <w:fldChar w:fldCharType="begin"/>
            </w:r>
            <w:r w:rsidR="000852EA">
              <w:rPr>
                <w:noProof/>
                <w:webHidden/>
              </w:rPr>
              <w:instrText xml:space="preserve"> PAGEREF _Toc511030854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6E7CD91E" w14:textId="49115262" w:rsidR="000852EA" w:rsidRDefault="00EF367B">
          <w:pPr>
            <w:pStyle w:val="TOC2"/>
            <w:tabs>
              <w:tab w:val="right" w:leader="dot" w:pos="9350"/>
            </w:tabs>
            <w:rPr>
              <w:rFonts w:eastAsiaTheme="minorEastAsia" w:cstheme="minorBidi"/>
              <w:smallCaps w:val="0"/>
              <w:noProof/>
              <w:sz w:val="22"/>
              <w:szCs w:val="22"/>
            </w:rPr>
          </w:pPr>
          <w:hyperlink w:anchor="_Toc511030855" w:history="1">
            <w:r w:rsidR="000852EA" w:rsidRPr="003B6DC2">
              <w:rPr>
                <w:rStyle w:val="Hyperlink"/>
                <w:noProof/>
              </w:rPr>
              <w:t>Costs of Current Authentication</w:t>
            </w:r>
            <w:r w:rsidR="000852EA">
              <w:rPr>
                <w:noProof/>
                <w:webHidden/>
              </w:rPr>
              <w:tab/>
            </w:r>
            <w:r w:rsidR="000852EA">
              <w:rPr>
                <w:noProof/>
                <w:webHidden/>
              </w:rPr>
              <w:fldChar w:fldCharType="begin"/>
            </w:r>
            <w:r w:rsidR="000852EA">
              <w:rPr>
                <w:noProof/>
                <w:webHidden/>
              </w:rPr>
              <w:instrText xml:space="preserve"> PAGEREF _Toc511030855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46A24E68" w14:textId="7B3E93B0" w:rsidR="000852EA" w:rsidRDefault="00EF367B">
          <w:pPr>
            <w:pStyle w:val="TOC2"/>
            <w:tabs>
              <w:tab w:val="right" w:leader="dot" w:pos="9350"/>
            </w:tabs>
            <w:rPr>
              <w:rFonts w:eastAsiaTheme="minorEastAsia" w:cstheme="minorBidi"/>
              <w:smallCaps w:val="0"/>
              <w:noProof/>
              <w:sz w:val="22"/>
              <w:szCs w:val="22"/>
            </w:rPr>
          </w:pPr>
          <w:hyperlink w:anchor="_Toc511030856" w:history="1">
            <w:r w:rsidR="000852EA" w:rsidRPr="003B6DC2">
              <w:rPr>
                <w:rStyle w:val="Hyperlink"/>
                <w:noProof/>
              </w:rPr>
              <w:t>Benefits of Azure Active Directory Single Sign-On for &lt;&lt;Application Name&gt;&gt;</w:t>
            </w:r>
            <w:r w:rsidR="000852EA">
              <w:rPr>
                <w:noProof/>
                <w:webHidden/>
              </w:rPr>
              <w:tab/>
            </w:r>
            <w:r w:rsidR="000852EA">
              <w:rPr>
                <w:noProof/>
                <w:webHidden/>
              </w:rPr>
              <w:fldChar w:fldCharType="begin"/>
            </w:r>
            <w:r w:rsidR="000852EA">
              <w:rPr>
                <w:noProof/>
                <w:webHidden/>
              </w:rPr>
              <w:instrText xml:space="preserve"> PAGEREF _Toc511030856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5BA6C505" w14:textId="4A74838B" w:rsidR="000852EA" w:rsidRDefault="00EF367B">
          <w:pPr>
            <w:pStyle w:val="TOC1"/>
            <w:rPr>
              <w:rFonts w:eastAsiaTheme="minorEastAsia" w:cstheme="minorBidi"/>
              <w:b w:val="0"/>
              <w:bCs w:val="0"/>
              <w:caps w:val="0"/>
              <w:noProof/>
              <w:sz w:val="22"/>
              <w:szCs w:val="22"/>
            </w:rPr>
          </w:pPr>
          <w:hyperlink w:anchor="_Toc511030857" w:history="1">
            <w:r w:rsidR="000852EA" w:rsidRPr="003B6DC2">
              <w:rPr>
                <w:rStyle w:val="Hyperlink"/>
                <w:noProof/>
              </w:rPr>
              <w:t>How to use this guide</w:t>
            </w:r>
            <w:r w:rsidR="000852EA">
              <w:rPr>
                <w:noProof/>
                <w:webHidden/>
              </w:rPr>
              <w:tab/>
            </w:r>
            <w:r w:rsidR="000852EA">
              <w:rPr>
                <w:noProof/>
                <w:webHidden/>
              </w:rPr>
              <w:fldChar w:fldCharType="begin"/>
            </w:r>
            <w:r w:rsidR="000852EA">
              <w:rPr>
                <w:noProof/>
                <w:webHidden/>
              </w:rPr>
              <w:instrText xml:space="preserve"> PAGEREF _Toc511030857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27E13778" w14:textId="05DF538D" w:rsidR="000852EA" w:rsidRDefault="00EF367B">
          <w:pPr>
            <w:pStyle w:val="TOC2"/>
            <w:tabs>
              <w:tab w:val="right" w:leader="dot" w:pos="9350"/>
            </w:tabs>
            <w:rPr>
              <w:rFonts w:eastAsiaTheme="minorEastAsia" w:cstheme="minorBidi"/>
              <w:smallCaps w:val="0"/>
              <w:noProof/>
              <w:sz w:val="22"/>
              <w:szCs w:val="22"/>
            </w:rPr>
          </w:pPr>
          <w:hyperlink w:anchor="_Toc511030858" w:history="1">
            <w:r w:rsidR="000852EA" w:rsidRPr="003B6DC2">
              <w:rPr>
                <w:rStyle w:val="Hyperlink"/>
                <w:noProof/>
              </w:rPr>
              <w:t>Stakeholders and Sign-off</w:t>
            </w:r>
            <w:r w:rsidR="000852EA">
              <w:rPr>
                <w:noProof/>
                <w:webHidden/>
              </w:rPr>
              <w:tab/>
            </w:r>
            <w:r w:rsidR="000852EA">
              <w:rPr>
                <w:noProof/>
                <w:webHidden/>
              </w:rPr>
              <w:fldChar w:fldCharType="begin"/>
            </w:r>
            <w:r w:rsidR="000852EA">
              <w:rPr>
                <w:noProof/>
                <w:webHidden/>
              </w:rPr>
              <w:instrText xml:space="preserve"> PAGEREF _Toc511030858 \h </w:instrText>
            </w:r>
            <w:r w:rsidR="000852EA">
              <w:rPr>
                <w:noProof/>
                <w:webHidden/>
              </w:rPr>
            </w:r>
            <w:r w:rsidR="000852EA">
              <w:rPr>
                <w:noProof/>
                <w:webHidden/>
              </w:rPr>
              <w:fldChar w:fldCharType="separate"/>
            </w:r>
            <w:r w:rsidR="000852EA">
              <w:rPr>
                <w:noProof/>
                <w:webHidden/>
              </w:rPr>
              <w:t>2</w:t>
            </w:r>
            <w:r w:rsidR="000852EA">
              <w:rPr>
                <w:noProof/>
                <w:webHidden/>
              </w:rPr>
              <w:fldChar w:fldCharType="end"/>
            </w:r>
          </w:hyperlink>
        </w:p>
        <w:p w14:paraId="0619CA98" w14:textId="04FBB83D" w:rsidR="000852EA" w:rsidRDefault="00EF367B">
          <w:pPr>
            <w:pStyle w:val="TOC1"/>
            <w:rPr>
              <w:rFonts w:eastAsiaTheme="minorEastAsia" w:cstheme="minorBidi"/>
              <w:b w:val="0"/>
              <w:bCs w:val="0"/>
              <w:caps w:val="0"/>
              <w:noProof/>
              <w:sz w:val="22"/>
              <w:szCs w:val="22"/>
            </w:rPr>
          </w:pPr>
          <w:hyperlink w:anchor="_Toc511030859" w:history="1">
            <w:r w:rsidR="000852EA" w:rsidRPr="003B6DC2">
              <w:rPr>
                <w:rStyle w:val="Hyperlink"/>
                <w:noProof/>
              </w:rPr>
              <w:t>Planning Your Implementation</w:t>
            </w:r>
            <w:r w:rsidR="000852EA">
              <w:rPr>
                <w:noProof/>
                <w:webHidden/>
              </w:rPr>
              <w:tab/>
            </w:r>
            <w:r w:rsidR="000852EA">
              <w:rPr>
                <w:noProof/>
                <w:webHidden/>
              </w:rPr>
              <w:fldChar w:fldCharType="begin"/>
            </w:r>
            <w:r w:rsidR="000852EA">
              <w:rPr>
                <w:noProof/>
                <w:webHidden/>
              </w:rPr>
              <w:instrText xml:space="preserve"> PAGEREF _Toc511030859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7DCE16" w14:textId="7C41DE53" w:rsidR="000852EA" w:rsidRDefault="00EF367B">
          <w:pPr>
            <w:pStyle w:val="TOC2"/>
            <w:tabs>
              <w:tab w:val="right" w:leader="dot" w:pos="9350"/>
            </w:tabs>
            <w:rPr>
              <w:rFonts w:eastAsiaTheme="minorEastAsia" w:cstheme="minorBidi"/>
              <w:smallCaps w:val="0"/>
              <w:noProof/>
              <w:sz w:val="22"/>
              <w:szCs w:val="22"/>
            </w:rPr>
          </w:pPr>
          <w:hyperlink w:anchor="_Toc511030860" w:history="1">
            <w:r w:rsidR="000852EA" w:rsidRPr="003B6DC2">
              <w:rPr>
                <w:rStyle w:val="Hyperlink"/>
                <w:noProof/>
              </w:rPr>
              <w:t>General Planning</w:t>
            </w:r>
            <w:r w:rsidR="000852EA">
              <w:rPr>
                <w:noProof/>
                <w:webHidden/>
              </w:rPr>
              <w:tab/>
            </w:r>
            <w:r w:rsidR="000852EA">
              <w:rPr>
                <w:noProof/>
                <w:webHidden/>
              </w:rPr>
              <w:fldChar w:fldCharType="begin"/>
            </w:r>
            <w:r w:rsidR="000852EA">
              <w:rPr>
                <w:noProof/>
                <w:webHidden/>
              </w:rPr>
              <w:instrText xml:space="preserve"> PAGEREF _Toc511030860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57E38E" w14:textId="53C684AA" w:rsidR="000852EA" w:rsidRDefault="00EF367B">
          <w:pPr>
            <w:pStyle w:val="TOC3"/>
            <w:tabs>
              <w:tab w:val="right" w:leader="dot" w:pos="9350"/>
            </w:tabs>
            <w:rPr>
              <w:rFonts w:eastAsiaTheme="minorEastAsia" w:cstheme="minorBidi"/>
              <w:i w:val="0"/>
              <w:iCs w:val="0"/>
              <w:noProof/>
              <w:sz w:val="22"/>
              <w:szCs w:val="22"/>
            </w:rPr>
          </w:pPr>
          <w:hyperlink w:anchor="_Toc511030861" w:history="1">
            <w:r w:rsidR="000852EA" w:rsidRPr="003B6DC2">
              <w:rPr>
                <w:rStyle w:val="Hyperlink"/>
                <w:noProof/>
              </w:rPr>
              <w:t>Tracking Timelines</w:t>
            </w:r>
            <w:r w:rsidR="000852EA">
              <w:rPr>
                <w:noProof/>
                <w:webHidden/>
              </w:rPr>
              <w:tab/>
            </w:r>
            <w:r w:rsidR="000852EA">
              <w:rPr>
                <w:noProof/>
                <w:webHidden/>
              </w:rPr>
              <w:fldChar w:fldCharType="begin"/>
            </w:r>
            <w:r w:rsidR="000852EA">
              <w:rPr>
                <w:noProof/>
                <w:webHidden/>
              </w:rPr>
              <w:instrText xml:space="preserve"> PAGEREF _Toc511030861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1DC195F4" w14:textId="1B84EF0B" w:rsidR="000852EA" w:rsidRDefault="00EF367B">
          <w:pPr>
            <w:pStyle w:val="TOC3"/>
            <w:tabs>
              <w:tab w:val="right" w:leader="dot" w:pos="9350"/>
            </w:tabs>
            <w:rPr>
              <w:rFonts w:eastAsiaTheme="minorEastAsia" w:cstheme="minorBidi"/>
              <w:i w:val="0"/>
              <w:iCs w:val="0"/>
              <w:noProof/>
              <w:sz w:val="22"/>
              <w:szCs w:val="22"/>
            </w:rPr>
          </w:pPr>
          <w:hyperlink w:anchor="_Toc511030862" w:history="1">
            <w:r w:rsidR="000852EA" w:rsidRPr="003B6DC2">
              <w:rPr>
                <w:rStyle w:val="Hyperlink"/>
                <w:noProof/>
              </w:rPr>
              <w:t>In Scope</w:t>
            </w:r>
            <w:r w:rsidR="000852EA">
              <w:rPr>
                <w:noProof/>
                <w:webHidden/>
              </w:rPr>
              <w:tab/>
            </w:r>
            <w:r w:rsidR="000852EA">
              <w:rPr>
                <w:noProof/>
                <w:webHidden/>
              </w:rPr>
              <w:fldChar w:fldCharType="begin"/>
            </w:r>
            <w:r w:rsidR="000852EA">
              <w:rPr>
                <w:noProof/>
                <w:webHidden/>
              </w:rPr>
              <w:instrText xml:space="preserve"> PAGEREF _Toc511030862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26A2838A" w14:textId="01277885" w:rsidR="000852EA" w:rsidRDefault="00EF367B">
          <w:pPr>
            <w:pStyle w:val="TOC3"/>
            <w:tabs>
              <w:tab w:val="right" w:leader="dot" w:pos="9350"/>
            </w:tabs>
            <w:rPr>
              <w:rFonts w:eastAsiaTheme="minorEastAsia" w:cstheme="minorBidi"/>
              <w:i w:val="0"/>
              <w:iCs w:val="0"/>
              <w:noProof/>
              <w:sz w:val="22"/>
              <w:szCs w:val="22"/>
            </w:rPr>
          </w:pPr>
          <w:hyperlink w:anchor="_Toc511030863" w:history="1">
            <w:r w:rsidR="000852EA" w:rsidRPr="003B6DC2">
              <w:rPr>
                <w:rStyle w:val="Hyperlink"/>
                <w:noProof/>
              </w:rPr>
              <w:t>Out of scope</w:t>
            </w:r>
            <w:r w:rsidR="000852EA">
              <w:rPr>
                <w:noProof/>
                <w:webHidden/>
              </w:rPr>
              <w:tab/>
            </w:r>
            <w:r w:rsidR="000852EA">
              <w:rPr>
                <w:noProof/>
                <w:webHidden/>
              </w:rPr>
              <w:fldChar w:fldCharType="begin"/>
            </w:r>
            <w:r w:rsidR="000852EA">
              <w:rPr>
                <w:noProof/>
                <w:webHidden/>
              </w:rPr>
              <w:instrText xml:space="preserve"> PAGEREF _Toc511030863 \h </w:instrText>
            </w:r>
            <w:r w:rsidR="000852EA">
              <w:rPr>
                <w:noProof/>
                <w:webHidden/>
              </w:rPr>
            </w:r>
            <w:r w:rsidR="000852EA">
              <w:rPr>
                <w:noProof/>
                <w:webHidden/>
              </w:rPr>
              <w:fldChar w:fldCharType="separate"/>
            </w:r>
            <w:r w:rsidR="000852EA">
              <w:rPr>
                <w:noProof/>
                <w:webHidden/>
              </w:rPr>
              <w:t>3</w:t>
            </w:r>
            <w:r w:rsidR="000852EA">
              <w:rPr>
                <w:noProof/>
                <w:webHidden/>
              </w:rPr>
              <w:fldChar w:fldCharType="end"/>
            </w:r>
          </w:hyperlink>
        </w:p>
        <w:p w14:paraId="439D0D10" w14:textId="4554C875" w:rsidR="000852EA" w:rsidRDefault="00EF367B">
          <w:pPr>
            <w:pStyle w:val="TOC3"/>
            <w:tabs>
              <w:tab w:val="right" w:leader="dot" w:pos="9350"/>
            </w:tabs>
            <w:rPr>
              <w:rFonts w:eastAsiaTheme="minorEastAsia" w:cstheme="minorBidi"/>
              <w:i w:val="0"/>
              <w:iCs w:val="0"/>
              <w:noProof/>
              <w:sz w:val="22"/>
              <w:szCs w:val="22"/>
            </w:rPr>
          </w:pPr>
          <w:hyperlink w:anchor="_Toc511030864" w:history="1">
            <w:r w:rsidR="000852EA" w:rsidRPr="003B6DC2">
              <w:rPr>
                <w:rStyle w:val="Hyperlink"/>
                <w:noProof/>
              </w:rPr>
              <w:t>Licensing</w:t>
            </w:r>
            <w:r w:rsidR="000852EA">
              <w:rPr>
                <w:noProof/>
                <w:webHidden/>
              </w:rPr>
              <w:tab/>
            </w:r>
            <w:r w:rsidR="000852EA">
              <w:rPr>
                <w:noProof/>
                <w:webHidden/>
              </w:rPr>
              <w:fldChar w:fldCharType="begin"/>
            </w:r>
            <w:r w:rsidR="000852EA">
              <w:rPr>
                <w:noProof/>
                <w:webHidden/>
              </w:rPr>
              <w:instrText xml:space="preserve"> PAGEREF _Toc511030864 \h </w:instrText>
            </w:r>
            <w:r w:rsidR="000852EA">
              <w:rPr>
                <w:noProof/>
                <w:webHidden/>
              </w:rPr>
            </w:r>
            <w:r w:rsidR="000852EA">
              <w:rPr>
                <w:noProof/>
                <w:webHidden/>
              </w:rPr>
              <w:fldChar w:fldCharType="separate"/>
            </w:r>
            <w:r w:rsidR="000852EA">
              <w:rPr>
                <w:noProof/>
                <w:webHidden/>
              </w:rPr>
              <w:t>4</w:t>
            </w:r>
            <w:r w:rsidR="000852EA">
              <w:rPr>
                <w:noProof/>
                <w:webHidden/>
              </w:rPr>
              <w:fldChar w:fldCharType="end"/>
            </w:r>
          </w:hyperlink>
        </w:p>
        <w:p w14:paraId="7B0B0709" w14:textId="41570439" w:rsidR="000852EA" w:rsidRDefault="00EF367B">
          <w:pPr>
            <w:pStyle w:val="TOC2"/>
            <w:tabs>
              <w:tab w:val="right" w:leader="dot" w:pos="9350"/>
            </w:tabs>
            <w:rPr>
              <w:rFonts w:eastAsiaTheme="minorEastAsia" w:cstheme="minorBidi"/>
              <w:smallCaps w:val="0"/>
              <w:noProof/>
              <w:sz w:val="22"/>
              <w:szCs w:val="22"/>
            </w:rPr>
          </w:pPr>
          <w:hyperlink w:anchor="_Toc511030865" w:history="1">
            <w:r w:rsidR="000852EA" w:rsidRPr="003B6DC2">
              <w:rPr>
                <w:rStyle w:val="Hyperlink"/>
                <w:noProof/>
              </w:rPr>
              <w:t xml:space="preserve">       Planning Single Sign-on</w:t>
            </w:r>
            <w:r w:rsidR="000852EA">
              <w:rPr>
                <w:noProof/>
                <w:webHidden/>
              </w:rPr>
              <w:tab/>
            </w:r>
            <w:r w:rsidR="000852EA">
              <w:rPr>
                <w:noProof/>
                <w:webHidden/>
              </w:rPr>
              <w:fldChar w:fldCharType="begin"/>
            </w:r>
            <w:r w:rsidR="000852EA">
              <w:rPr>
                <w:noProof/>
                <w:webHidden/>
              </w:rPr>
              <w:instrText xml:space="preserve"> PAGEREF _Toc511030865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7119D782" w14:textId="49C7D5F2" w:rsidR="000852EA" w:rsidRDefault="00EF367B">
          <w:pPr>
            <w:pStyle w:val="TOC3"/>
            <w:tabs>
              <w:tab w:val="right" w:leader="dot" w:pos="9350"/>
            </w:tabs>
            <w:rPr>
              <w:rFonts w:eastAsiaTheme="minorEastAsia" w:cstheme="minorBidi"/>
              <w:i w:val="0"/>
              <w:iCs w:val="0"/>
              <w:noProof/>
              <w:sz w:val="22"/>
              <w:szCs w:val="22"/>
            </w:rPr>
          </w:pPr>
          <w:hyperlink w:anchor="_Toc511030866" w:history="1">
            <w:r w:rsidR="000852EA" w:rsidRPr="003B6DC2">
              <w:rPr>
                <w:rStyle w:val="Hyperlink"/>
                <w:noProof/>
              </w:rPr>
              <w:t>Considerations for Password-based Single Sign on</w:t>
            </w:r>
            <w:r w:rsidR="000852EA">
              <w:rPr>
                <w:noProof/>
                <w:webHidden/>
              </w:rPr>
              <w:tab/>
            </w:r>
            <w:r w:rsidR="000852EA">
              <w:rPr>
                <w:noProof/>
                <w:webHidden/>
              </w:rPr>
              <w:fldChar w:fldCharType="begin"/>
            </w:r>
            <w:r w:rsidR="000852EA">
              <w:rPr>
                <w:noProof/>
                <w:webHidden/>
              </w:rPr>
              <w:instrText xml:space="preserve"> PAGEREF _Toc511030866 \h </w:instrText>
            </w:r>
            <w:r w:rsidR="000852EA">
              <w:rPr>
                <w:noProof/>
                <w:webHidden/>
              </w:rPr>
            </w:r>
            <w:r w:rsidR="000852EA">
              <w:rPr>
                <w:noProof/>
                <w:webHidden/>
              </w:rPr>
              <w:fldChar w:fldCharType="separate"/>
            </w:r>
            <w:r w:rsidR="000852EA">
              <w:rPr>
                <w:noProof/>
                <w:webHidden/>
              </w:rPr>
              <w:t>5</w:t>
            </w:r>
            <w:r w:rsidR="000852EA">
              <w:rPr>
                <w:noProof/>
                <w:webHidden/>
              </w:rPr>
              <w:fldChar w:fldCharType="end"/>
            </w:r>
          </w:hyperlink>
        </w:p>
        <w:p w14:paraId="076D7E28" w14:textId="351437F0" w:rsidR="000852EA" w:rsidRDefault="00EF367B">
          <w:pPr>
            <w:pStyle w:val="TOC2"/>
            <w:tabs>
              <w:tab w:val="right" w:leader="dot" w:pos="9350"/>
            </w:tabs>
            <w:rPr>
              <w:rFonts w:eastAsiaTheme="minorEastAsia" w:cstheme="minorBidi"/>
              <w:smallCaps w:val="0"/>
              <w:noProof/>
              <w:sz w:val="22"/>
              <w:szCs w:val="22"/>
            </w:rPr>
          </w:pPr>
          <w:hyperlink w:anchor="_Toc511030867" w:history="1">
            <w:r w:rsidR="000852EA" w:rsidRPr="003B6DC2">
              <w:rPr>
                <w:rStyle w:val="Hyperlink"/>
                <w:noProof/>
              </w:rPr>
              <w:t>Planning Reporting and Auditing</w:t>
            </w:r>
            <w:r w:rsidR="000852EA">
              <w:rPr>
                <w:noProof/>
                <w:webHidden/>
              </w:rPr>
              <w:tab/>
            </w:r>
            <w:r w:rsidR="000852EA">
              <w:rPr>
                <w:noProof/>
                <w:webHidden/>
              </w:rPr>
              <w:fldChar w:fldCharType="begin"/>
            </w:r>
            <w:r w:rsidR="000852EA">
              <w:rPr>
                <w:noProof/>
                <w:webHidden/>
              </w:rPr>
              <w:instrText xml:space="preserve"> PAGEREF _Toc511030867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0E8D759D" w14:textId="69CB5BAA" w:rsidR="000852EA" w:rsidRDefault="00EF367B">
          <w:pPr>
            <w:pStyle w:val="TOC3"/>
            <w:tabs>
              <w:tab w:val="right" w:leader="dot" w:pos="9350"/>
            </w:tabs>
            <w:rPr>
              <w:rFonts w:eastAsiaTheme="minorEastAsia" w:cstheme="minorBidi"/>
              <w:i w:val="0"/>
              <w:iCs w:val="0"/>
              <w:noProof/>
              <w:sz w:val="22"/>
              <w:szCs w:val="22"/>
            </w:rPr>
          </w:pPr>
          <w:hyperlink w:anchor="_Toc511030868" w:history="1">
            <w:r w:rsidR="000852EA" w:rsidRPr="003B6DC2">
              <w:rPr>
                <w:rStyle w:val="Hyperlink"/>
                <w:noProof/>
              </w:rPr>
              <w:t>Planning Your Security Review</w:t>
            </w:r>
            <w:r w:rsidR="000852EA">
              <w:rPr>
                <w:noProof/>
                <w:webHidden/>
              </w:rPr>
              <w:tab/>
            </w:r>
            <w:r w:rsidR="000852EA">
              <w:rPr>
                <w:noProof/>
                <w:webHidden/>
              </w:rPr>
              <w:fldChar w:fldCharType="begin"/>
            </w:r>
            <w:r w:rsidR="000852EA">
              <w:rPr>
                <w:noProof/>
                <w:webHidden/>
              </w:rPr>
              <w:instrText xml:space="preserve"> PAGEREF _Toc511030868 \h </w:instrText>
            </w:r>
            <w:r w:rsidR="000852EA">
              <w:rPr>
                <w:noProof/>
                <w:webHidden/>
              </w:rPr>
            </w:r>
            <w:r w:rsidR="000852EA">
              <w:rPr>
                <w:noProof/>
                <w:webHidden/>
              </w:rPr>
              <w:fldChar w:fldCharType="separate"/>
            </w:r>
            <w:r w:rsidR="000852EA">
              <w:rPr>
                <w:noProof/>
                <w:webHidden/>
              </w:rPr>
              <w:t>7</w:t>
            </w:r>
            <w:r w:rsidR="000852EA">
              <w:rPr>
                <w:noProof/>
                <w:webHidden/>
              </w:rPr>
              <w:fldChar w:fldCharType="end"/>
            </w:r>
          </w:hyperlink>
        </w:p>
        <w:p w14:paraId="63E5BA89" w14:textId="28F63E2D" w:rsidR="000852EA" w:rsidRDefault="00EF367B">
          <w:pPr>
            <w:pStyle w:val="TOC1"/>
            <w:rPr>
              <w:rFonts w:eastAsiaTheme="minorEastAsia" w:cstheme="minorBidi"/>
              <w:b w:val="0"/>
              <w:bCs w:val="0"/>
              <w:caps w:val="0"/>
              <w:noProof/>
              <w:sz w:val="22"/>
              <w:szCs w:val="22"/>
            </w:rPr>
          </w:pPr>
          <w:hyperlink w:anchor="_Toc511030869" w:history="1">
            <w:r w:rsidR="000852EA" w:rsidRPr="003B6DC2">
              <w:rPr>
                <w:rStyle w:val="Hyperlink"/>
                <w:noProof/>
              </w:rPr>
              <w:t>Designing Your Implementation</w:t>
            </w:r>
            <w:r w:rsidR="000852EA">
              <w:rPr>
                <w:noProof/>
                <w:webHidden/>
              </w:rPr>
              <w:tab/>
            </w:r>
            <w:r w:rsidR="000852EA">
              <w:rPr>
                <w:noProof/>
                <w:webHidden/>
              </w:rPr>
              <w:fldChar w:fldCharType="begin"/>
            </w:r>
            <w:r w:rsidR="000852EA">
              <w:rPr>
                <w:noProof/>
                <w:webHidden/>
              </w:rPr>
              <w:instrText xml:space="preserve"> PAGEREF _Toc511030869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7F3203F0" w14:textId="3DA1A55A" w:rsidR="000852EA" w:rsidRDefault="00EF367B">
          <w:pPr>
            <w:pStyle w:val="TOC2"/>
            <w:tabs>
              <w:tab w:val="right" w:leader="dot" w:pos="9350"/>
            </w:tabs>
            <w:rPr>
              <w:rFonts w:eastAsiaTheme="minorEastAsia" w:cstheme="minorBidi"/>
              <w:smallCaps w:val="0"/>
              <w:noProof/>
              <w:sz w:val="22"/>
              <w:szCs w:val="22"/>
            </w:rPr>
          </w:pPr>
          <w:hyperlink w:anchor="_Toc511030870" w:history="1">
            <w:r w:rsidR="000852EA" w:rsidRPr="003B6DC2">
              <w:rPr>
                <w:rStyle w:val="Hyperlink"/>
                <w:noProof/>
              </w:rPr>
              <w:t xml:space="preserve">        Designing Single Sign on</w:t>
            </w:r>
            <w:r w:rsidR="000852EA">
              <w:rPr>
                <w:noProof/>
                <w:webHidden/>
              </w:rPr>
              <w:tab/>
            </w:r>
            <w:r w:rsidR="000852EA">
              <w:rPr>
                <w:noProof/>
                <w:webHidden/>
              </w:rPr>
              <w:fldChar w:fldCharType="begin"/>
            </w:r>
            <w:r w:rsidR="000852EA">
              <w:rPr>
                <w:noProof/>
                <w:webHidden/>
              </w:rPr>
              <w:instrText xml:space="preserve"> PAGEREF _Toc511030870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3CCE1D27" w14:textId="03A16AC4" w:rsidR="000852EA" w:rsidRDefault="00EF367B">
          <w:pPr>
            <w:pStyle w:val="TOC3"/>
            <w:tabs>
              <w:tab w:val="right" w:leader="dot" w:pos="9350"/>
            </w:tabs>
            <w:rPr>
              <w:rFonts w:eastAsiaTheme="minorEastAsia" w:cstheme="minorBidi"/>
              <w:i w:val="0"/>
              <w:iCs w:val="0"/>
              <w:noProof/>
              <w:sz w:val="22"/>
              <w:szCs w:val="22"/>
            </w:rPr>
          </w:pPr>
          <w:hyperlink w:anchor="_Toc511030871" w:history="1">
            <w:r w:rsidR="000852EA" w:rsidRPr="003B6DC2">
              <w:rPr>
                <w:rStyle w:val="Hyperlink"/>
                <w:noProof/>
              </w:rPr>
              <w:t>Endpoint Information</w:t>
            </w:r>
            <w:r w:rsidR="000852EA">
              <w:rPr>
                <w:noProof/>
                <w:webHidden/>
              </w:rPr>
              <w:tab/>
            </w:r>
            <w:r w:rsidR="000852EA">
              <w:rPr>
                <w:noProof/>
                <w:webHidden/>
              </w:rPr>
              <w:fldChar w:fldCharType="begin"/>
            </w:r>
            <w:r w:rsidR="000852EA">
              <w:rPr>
                <w:noProof/>
                <w:webHidden/>
              </w:rPr>
              <w:instrText xml:space="preserve"> PAGEREF _Toc511030871 \h </w:instrText>
            </w:r>
            <w:r w:rsidR="000852EA">
              <w:rPr>
                <w:noProof/>
                <w:webHidden/>
              </w:rPr>
            </w:r>
            <w:r w:rsidR="000852EA">
              <w:rPr>
                <w:noProof/>
                <w:webHidden/>
              </w:rPr>
              <w:fldChar w:fldCharType="separate"/>
            </w:r>
            <w:r w:rsidR="000852EA">
              <w:rPr>
                <w:noProof/>
                <w:webHidden/>
              </w:rPr>
              <w:t>8</w:t>
            </w:r>
            <w:r w:rsidR="000852EA">
              <w:rPr>
                <w:noProof/>
                <w:webHidden/>
              </w:rPr>
              <w:fldChar w:fldCharType="end"/>
            </w:r>
          </w:hyperlink>
        </w:p>
        <w:p w14:paraId="4A412A86" w14:textId="18195A41" w:rsidR="000852EA" w:rsidRDefault="00EF367B">
          <w:pPr>
            <w:pStyle w:val="TOC2"/>
            <w:tabs>
              <w:tab w:val="right" w:leader="dot" w:pos="9350"/>
            </w:tabs>
            <w:rPr>
              <w:rFonts w:eastAsiaTheme="minorEastAsia" w:cstheme="minorBidi"/>
              <w:smallCaps w:val="0"/>
              <w:noProof/>
              <w:sz w:val="22"/>
              <w:szCs w:val="22"/>
            </w:rPr>
          </w:pPr>
          <w:hyperlink w:anchor="_Toc511030872" w:history="1">
            <w:r w:rsidR="000852EA" w:rsidRPr="003B6DC2">
              <w:rPr>
                <w:rStyle w:val="Hyperlink"/>
                <w:noProof/>
              </w:rPr>
              <w:t>Solution Architecture Diagrams and Description</w:t>
            </w:r>
            <w:r w:rsidR="000852EA">
              <w:rPr>
                <w:noProof/>
                <w:webHidden/>
              </w:rPr>
              <w:tab/>
            </w:r>
            <w:r w:rsidR="000852EA">
              <w:rPr>
                <w:noProof/>
                <w:webHidden/>
              </w:rPr>
              <w:fldChar w:fldCharType="begin"/>
            </w:r>
            <w:r w:rsidR="000852EA">
              <w:rPr>
                <w:noProof/>
                <w:webHidden/>
              </w:rPr>
              <w:instrText xml:space="preserve"> PAGEREF _Toc511030872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410929DA" w14:textId="332B2682" w:rsidR="000852EA" w:rsidRDefault="00EF367B">
          <w:pPr>
            <w:pStyle w:val="TOC3"/>
            <w:tabs>
              <w:tab w:val="right" w:leader="dot" w:pos="9350"/>
            </w:tabs>
            <w:rPr>
              <w:rFonts w:eastAsiaTheme="minorEastAsia" w:cstheme="minorBidi"/>
              <w:i w:val="0"/>
              <w:iCs w:val="0"/>
              <w:noProof/>
              <w:sz w:val="22"/>
              <w:szCs w:val="22"/>
            </w:rPr>
          </w:pPr>
          <w:hyperlink w:anchor="_Toc511030873" w:history="1">
            <w:r w:rsidR="000852EA" w:rsidRPr="003B6DC2">
              <w:rPr>
                <w:rStyle w:val="Hyperlink"/>
                <w:noProof/>
              </w:rPr>
              <w:t>Azure AD Single Sign-on with Password Hash Sync or cloud-based users Authentication</w:t>
            </w:r>
            <w:r w:rsidR="000852EA">
              <w:rPr>
                <w:noProof/>
                <w:webHidden/>
              </w:rPr>
              <w:tab/>
            </w:r>
            <w:r w:rsidR="000852EA">
              <w:rPr>
                <w:noProof/>
                <w:webHidden/>
              </w:rPr>
              <w:fldChar w:fldCharType="begin"/>
            </w:r>
            <w:r w:rsidR="000852EA">
              <w:rPr>
                <w:noProof/>
                <w:webHidden/>
              </w:rPr>
              <w:instrText xml:space="preserve"> PAGEREF _Toc511030873 \h </w:instrText>
            </w:r>
            <w:r w:rsidR="000852EA">
              <w:rPr>
                <w:noProof/>
                <w:webHidden/>
              </w:rPr>
            </w:r>
            <w:r w:rsidR="000852EA">
              <w:rPr>
                <w:noProof/>
                <w:webHidden/>
              </w:rPr>
              <w:fldChar w:fldCharType="separate"/>
            </w:r>
            <w:r w:rsidR="000852EA">
              <w:rPr>
                <w:noProof/>
                <w:webHidden/>
              </w:rPr>
              <w:t>10</w:t>
            </w:r>
            <w:r w:rsidR="000852EA">
              <w:rPr>
                <w:noProof/>
                <w:webHidden/>
              </w:rPr>
              <w:fldChar w:fldCharType="end"/>
            </w:r>
          </w:hyperlink>
        </w:p>
        <w:p w14:paraId="17975B80" w14:textId="5BE81AD7" w:rsidR="000852EA" w:rsidRDefault="00EF367B">
          <w:pPr>
            <w:pStyle w:val="TOC3"/>
            <w:tabs>
              <w:tab w:val="right" w:leader="dot" w:pos="9350"/>
            </w:tabs>
            <w:rPr>
              <w:rFonts w:eastAsiaTheme="minorEastAsia" w:cstheme="minorBidi"/>
              <w:i w:val="0"/>
              <w:iCs w:val="0"/>
              <w:noProof/>
              <w:sz w:val="22"/>
              <w:szCs w:val="22"/>
            </w:rPr>
          </w:pPr>
          <w:hyperlink w:anchor="_Toc511030874" w:history="1">
            <w:r w:rsidR="000852EA" w:rsidRPr="003B6DC2">
              <w:rPr>
                <w:rStyle w:val="Hyperlink"/>
                <w:noProof/>
              </w:rPr>
              <w:t>Azure AD Single Sign-on with AD FS or other Federation as IdP</w:t>
            </w:r>
            <w:r w:rsidR="000852EA">
              <w:rPr>
                <w:noProof/>
                <w:webHidden/>
              </w:rPr>
              <w:tab/>
            </w:r>
            <w:r w:rsidR="000852EA">
              <w:rPr>
                <w:noProof/>
                <w:webHidden/>
              </w:rPr>
              <w:fldChar w:fldCharType="begin"/>
            </w:r>
            <w:r w:rsidR="000852EA">
              <w:rPr>
                <w:noProof/>
                <w:webHidden/>
              </w:rPr>
              <w:instrText xml:space="preserve"> PAGEREF _Toc511030874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249E0608" w14:textId="21447E31" w:rsidR="000852EA" w:rsidRDefault="00EF367B">
          <w:pPr>
            <w:pStyle w:val="TOC3"/>
            <w:tabs>
              <w:tab w:val="right" w:leader="dot" w:pos="9350"/>
            </w:tabs>
            <w:rPr>
              <w:rFonts w:eastAsiaTheme="minorEastAsia" w:cstheme="minorBidi"/>
              <w:i w:val="0"/>
              <w:iCs w:val="0"/>
              <w:noProof/>
              <w:sz w:val="22"/>
              <w:szCs w:val="22"/>
            </w:rPr>
          </w:pPr>
          <w:hyperlink w:anchor="_Toc511030875" w:history="1">
            <w:r w:rsidR="000852EA" w:rsidRPr="003B6DC2">
              <w:rPr>
                <w:rStyle w:val="Hyperlink"/>
                <w:noProof/>
              </w:rPr>
              <w:t>Azure AD Single Sign-on with Pass-through Authentication</w:t>
            </w:r>
            <w:r w:rsidR="000852EA">
              <w:rPr>
                <w:noProof/>
                <w:webHidden/>
              </w:rPr>
              <w:tab/>
            </w:r>
            <w:r w:rsidR="000852EA">
              <w:rPr>
                <w:noProof/>
                <w:webHidden/>
              </w:rPr>
              <w:fldChar w:fldCharType="begin"/>
            </w:r>
            <w:r w:rsidR="000852EA">
              <w:rPr>
                <w:noProof/>
                <w:webHidden/>
              </w:rPr>
              <w:instrText xml:space="preserve"> PAGEREF _Toc511030875 \h </w:instrText>
            </w:r>
            <w:r w:rsidR="000852EA">
              <w:rPr>
                <w:noProof/>
                <w:webHidden/>
              </w:rPr>
            </w:r>
            <w:r w:rsidR="000852EA">
              <w:rPr>
                <w:noProof/>
                <w:webHidden/>
              </w:rPr>
              <w:fldChar w:fldCharType="separate"/>
            </w:r>
            <w:r w:rsidR="000852EA">
              <w:rPr>
                <w:noProof/>
                <w:webHidden/>
              </w:rPr>
              <w:t>11</w:t>
            </w:r>
            <w:r w:rsidR="000852EA">
              <w:rPr>
                <w:noProof/>
                <w:webHidden/>
              </w:rPr>
              <w:fldChar w:fldCharType="end"/>
            </w:r>
          </w:hyperlink>
        </w:p>
        <w:p w14:paraId="5D5A3426" w14:textId="1A0AAB73" w:rsidR="000852EA" w:rsidRDefault="00EF367B">
          <w:pPr>
            <w:pStyle w:val="TOC1"/>
            <w:rPr>
              <w:rFonts w:eastAsiaTheme="minorEastAsia" w:cstheme="minorBidi"/>
              <w:b w:val="0"/>
              <w:bCs w:val="0"/>
              <w:caps w:val="0"/>
              <w:noProof/>
              <w:sz w:val="22"/>
              <w:szCs w:val="22"/>
            </w:rPr>
          </w:pPr>
          <w:hyperlink w:anchor="_Toc511030876" w:history="1">
            <w:r w:rsidR="000852EA" w:rsidRPr="003B6DC2">
              <w:rPr>
                <w:rStyle w:val="Hyperlink"/>
                <w:noProof/>
              </w:rPr>
              <w:t>Technical Requirements</w:t>
            </w:r>
            <w:r w:rsidR="000852EA">
              <w:rPr>
                <w:noProof/>
                <w:webHidden/>
              </w:rPr>
              <w:tab/>
            </w:r>
            <w:r w:rsidR="000852EA">
              <w:rPr>
                <w:noProof/>
                <w:webHidden/>
              </w:rPr>
              <w:fldChar w:fldCharType="begin"/>
            </w:r>
            <w:r w:rsidR="000852EA">
              <w:rPr>
                <w:noProof/>
                <w:webHidden/>
              </w:rPr>
              <w:instrText xml:space="preserve"> PAGEREF _Toc511030876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88F8E70" w14:textId="251F5654" w:rsidR="000852EA" w:rsidRDefault="00EF367B">
          <w:pPr>
            <w:pStyle w:val="TOC2"/>
            <w:tabs>
              <w:tab w:val="right" w:leader="dot" w:pos="9350"/>
            </w:tabs>
            <w:rPr>
              <w:rFonts w:eastAsiaTheme="minorEastAsia" w:cstheme="minorBidi"/>
              <w:smallCaps w:val="0"/>
              <w:noProof/>
              <w:sz w:val="22"/>
              <w:szCs w:val="22"/>
            </w:rPr>
          </w:pPr>
          <w:hyperlink w:anchor="_Toc511030877" w:history="1">
            <w:r w:rsidR="000852EA" w:rsidRPr="003B6DC2">
              <w:rPr>
                <w:rStyle w:val="Hyperlink"/>
                <w:noProof/>
              </w:rPr>
              <w:t>Azure Single Sign-on Requirements</w:t>
            </w:r>
            <w:r w:rsidR="000852EA">
              <w:rPr>
                <w:noProof/>
                <w:webHidden/>
              </w:rPr>
              <w:tab/>
            </w:r>
            <w:r w:rsidR="000852EA">
              <w:rPr>
                <w:noProof/>
                <w:webHidden/>
              </w:rPr>
              <w:fldChar w:fldCharType="begin"/>
            </w:r>
            <w:r w:rsidR="000852EA">
              <w:rPr>
                <w:noProof/>
                <w:webHidden/>
              </w:rPr>
              <w:instrText xml:space="preserve"> PAGEREF _Toc511030877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6584975" w14:textId="1A9853F3" w:rsidR="000852EA" w:rsidRDefault="00EF367B">
          <w:pPr>
            <w:pStyle w:val="TOC3"/>
            <w:tabs>
              <w:tab w:val="right" w:leader="dot" w:pos="9350"/>
            </w:tabs>
            <w:rPr>
              <w:rFonts w:eastAsiaTheme="minorEastAsia" w:cstheme="minorBidi"/>
              <w:i w:val="0"/>
              <w:iCs w:val="0"/>
              <w:noProof/>
              <w:sz w:val="22"/>
              <w:szCs w:val="22"/>
            </w:rPr>
          </w:pPr>
          <w:hyperlink w:anchor="_Toc511030878" w:history="1">
            <w:r w:rsidR="000852EA" w:rsidRPr="003B6DC2">
              <w:rPr>
                <w:rStyle w:val="Hyperlink"/>
                <w:noProof/>
              </w:rPr>
              <w:t>Attribute Requirements</w:t>
            </w:r>
            <w:r w:rsidR="000852EA">
              <w:rPr>
                <w:noProof/>
                <w:webHidden/>
              </w:rPr>
              <w:tab/>
            </w:r>
            <w:r w:rsidR="000852EA">
              <w:rPr>
                <w:noProof/>
                <w:webHidden/>
              </w:rPr>
              <w:fldChar w:fldCharType="begin"/>
            </w:r>
            <w:r w:rsidR="000852EA">
              <w:rPr>
                <w:noProof/>
                <w:webHidden/>
              </w:rPr>
              <w:instrText xml:space="preserve"> PAGEREF _Toc511030878 \h </w:instrText>
            </w:r>
            <w:r w:rsidR="000852EA">
              <w:rPr>
                <w:noProof/>
                <w:webHidden/>
              </w:rPr>
            </w:r>
            <w:r w:rsidR="000852EA">
              <w:rPr>
                <w:noProof/>
                <w:webHidden/>
              </w:rPr>
              <w:fldChar w:fldCharType="separate"/>
            </w:r>
            <w:r w:rsidR="000852EA">
              <w:rPr>
                <w:noProof/>
                <w:webHidden/>
              </w:rPr>
              <w:t>13</w:t>
            </w:r>
            <w:r w:rsidR="000852EA">
              <w:rPr>
                <w:noProof/>
                <w:webHidden/>
              </w:rPr>
              <w:fldChar w:fldCharType="end"/>
            </w:r>
          </w:hyperlink>
        </w:p>
        <w:p w14:paraId="6407077C" w14:textId="42A4CAFA" w:rsidR="000852EA" w:rsidRDefault="00EF367B">
          <w:pPr>
            <w:pStyle w:val="TOC3"/>
            <w:tabs>
              <w:tab w:val="right" w:leader="dot" w:pos="9350"/>
            </w:tabs>
            <w:rPr>
              <w:rFonts w:eastAsiaTheme="minorEastAsia" w:cstheme="minorBidi"/>
              <w:i w:val="0"/>
              <w:iCs w:val="0"/>
              <w:noProof/>
              <w:sz w:val="22"/>
              <w:szCs w:val="22"/>
            </w:rPr>
          </w:pPr>
          <w:hyperlink w:anchor="_Toc511030879" w:history="1">
            <w:r w:rsidR="000852EA" w:rsidRPr="003B6DC2">
              <w:rPr>
                <w:rStyle w:val="Hyperlink"/>
                <w:noProof/>
              </w:rPr>
              <w:t>Certificate Requirements</w:t>
            </w:r>
            <w:r w:rsidR="000852EA">
              <w:rPr>
                <w:noProof/>
                <w:webHidden/>
              </w:rPr>
              <w:tab/>
            </w:r>
            <w:r w:rsidR="000852EA">
              <w:rPr>
                <w:noProof/>
                <w:webHidden/>
              </w:rPr>
              <w:fldChar w:fldCharType="begin"/>
            </w:r>
            <w:r w:rsidR="000852EA">
              <w:rPr>
                <w:noProof/>
                <w:webHidden/>
              </w:rPr>
              <w:instrText xml:space="preserve"> PAGEREF _Toc511030879 \h </w:instrText>
            </w:r>
            <w:r w:rsidR="000852EA">
              <w:rPr>
                <w:noProof/>
                <w:webHidden/>
              </w:rPr>
            </w:r>
            <w:r w:rsidR="000852EA">
              <w:rPr>
                <w:noProof/>
                <w:webHidden/>
              </w:rPr>
              <w:fldChar w:fldCharType="separate"/>
            </w:r>
            <w:r w:rsidR="000852EA">
              <w:rPr>
                <w:noProof/>
                <w:webHidden/>
              </w:rPr>
              <w:t>14</w:t>
            </w:r>
            <w:r w:rsidR="000852EA">
              <w:rPr>
                <w:noProof/>
                <w:webHidden/>
              </w:rPr>
              <w:fldChar w:fldCharType="end"/>
            </w:r>
          </w:hyperlink>
        </w:p>
        <w:p w14:paraId="7CB71528" w14:textId="61D732A2" w:rsidR="000852EA" w:rsidRDefault="00EF367B">
          <w:pPr>
            <w:pStyle w:val="TOC1"/>
            <w:rPr>
              <w:rFonts w:eastAsiaTheme="minorEastAsia" w:cstheme="minorBidi"/>
              <w:b w:val="0"/>
              <w:bCs w:val="0"/>
              <w:caps w:val="0"/>
              <w:noProof/>
              <w:sz w:val="22"/>
              <w:szCs w:val="22"/>
            </w:rPr>
          </w:pPr>
          <w:hyperlink w:anchor="_Toc511030880" w:history="1">
            <w:r w:rsidR="000852EA" w:rsidRPr="003B6DC2">
              <w:rPr>
                <w:rStyle w:val="Hyperlink"/>
                <w:noProof/>
              </w:rPr>
              <w:t>Implementing Your Solution</w:t>
            </w:r>
            <w:r w:rsidR="000852EA">
              <w:rPr>
                <w:noProof/>
                <w:webHidden/>
              </w:rPr>
              <w:tab/>
            </w:r>
            <w:r w:rsidR="000852EA">
              <w:rPr>
                <w:noProof/>
                <w:webHidden/>
              </w:rPr>
              <w:fldChar w:fldCharType="begin"/>
            </w:r>
            <w:r w:rsidR="000852EA">
              <w:rPr>
                <w:noProof/>
                <w:webHidden/>
              </w:rPr>
              <w:instrText xml:space="preserve"> PAGEREF _Toc511030880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16B39C11" w14:textId="17AE96C1" w:rsidR="000852EA" w:rsidRDefault="00EF367B">
          <w:pPr>
            <w:pStyle w:val="TOC2"/>
            <w:tabs>
              <w:tab w:val="right" w:leader="dot" w:pos="9350"/>
            </w:tabs>
            <w:rPr>
              <w:rFonts w:eastAsiaTheme="minorEastAsia" w:cstheme="minorBidi"/>
              <w:smallCaps w:val="0"/>
              <w:noProof/>
              <w:sz w:val="22"/>
              <w:szCs w:val="22"/>
            </w:rPr>
          </w:pPr>
          <w:hyperlink w:anchor="_Toc511030881" w:history="1">
            <w:r w:rsidR="000852EA" w:rsidRPr="003B6DC2">
              <w:rPr>
                <w:rStyle w:val="Hyperlink"/>
                <w:noProof/>
              </w:rPr>
              <w:t>Phase 1: Implementation Steps</w:t>
            </w:r>
            <w:r w:rsidR="000852EA">
              <w:rPr>
                <w:noProof/>
                <w:webHidden/>
              </w:rPr>
              <w:tab/>
            </w:r>
            <w:r w:rsidR="000852EA">
              <w:rPr>
                <w:noProof/>
                <w:webHidden/>
              </w:rPr>
              <w:fldChar w:fldCharType="begin"/>
            </w:r>
            <w:r w:rsidR="000852EA">
              <w:rPr>
                <w:noProof/>
                <w:webHidden/>
              </w:rPr>
              <w:instrText xml:space="preserve"> PAGEREF _Toc511030881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76E776" w14:textId="2C71A569" w:rsidR="000852EA" w:rsidRDefault="00EF367B">
          <w:pPr>
            <w:pStyle w:val="TOC3"/>
            <w:tabs>
              <w:tab w:val="right" w:leader="dot" w:pos="9350"/>
            </w:tabs>
            <w:rPr>
              <w:rFonts w:eastAsiaTheme="minorEastAsia" w:cstheme="minorBidi"/>
              <w:i w:val="0"/>
              <w:iCs w:val="0"/>
              <w:noProof/>
              <w:sz w:val="22"/>
              <w:szCs w:val="22"/>
            </w:rPr>
          </w:pPr>
          <w:hyperlink w:anchor="_Toc511030882" w:history="1">
            <w:r w:rsidR="000852EA" w:rsidRPr="003B6DC2">
              <w:rPr>
                <w:rStyle w:val="Hyperlink"/>
                <w:noProof/>
              </w:rPr>
              <w:t>Step 1: Identify your Test Users</w:t>
            </w:r>
            <w:r w:rsidR="000852EA">
              <w:rPr>
                <w:noProof/>
                <w:webHidden/>
              </w:rPr>
              <w:tab/>
            </w:r>
            <w:r w:rsidR="000852EA">
              <w:rPr>
                <w:noProof/>
                <w:webHidden/>
              </w:rPr>
              <w:fldChar w:fldCharType="begin"/>
            </w:r>
            <w:r w:rsidR="000852EA">
              <w:rPr>
                <w:noProof/>
                <w:webHidden/>
              </w:rPr>
              <w:instrText xml:space="preserve"> PAGEREF _Toc511030882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039A3E96" w14:textId="3D1BED2D" w:rsidR="000852EA" w:rsidRDefault="00EF367B">
          <w:pPr>
            <w:pStyle w:val="TOC3"/>
            <w:tabs>
              <w:tab w:val="right" w:leader="dot" w:pos="9350"/>
            </w:tabs>
            <w:rPr>
              <w:rFonts w:eastAsiaTheme="minorEastAsia" w:cstheme="minorBidi"/>
              <w:i w:val="0"/>
              <w:iCs w:val="0"/>
              <w:noProof/>
              <w:sz w:val="22"/>
              <w:szCs w:val="22"/>
            </w:rPr>
          </w:pPr>
          <w:hyperlink w:anchor="_Toc511030883" w:history="1">
            <w:r w:rsidR="000852EA" w:rsidRPr="003B6DC2">
              <w:rPr>
                <w:rStyle w:val="Hyperlink"/>
                <w:noProof/>
              </w:rPr>
              <w:t>Step 2: Configure Azure Single Sign-on</w:t>
            </w:r>
            <w:r w:rsidR="000852EA">
              <w:rPr>
                <w:noProof/>
                <w:webHidden/>
              </w:rPr>
              <w:tab/>
            </w:r>
            <w:r w:rsidR="000852EA">
              <w:rPr>
                <w:noProof/>
                <w:webHidden/>
              </w:rPr>
              <w:fldChar w:fldCharType="begin"/>
            </w:r>
            <w:r w:rsidR="000852EA">
              <w:rPr>
                <w:noProof/>
                <w:webHidden/>
              </w:rPr>
              <w:instrText xml:space="preserve"> PAGEREF _Toc511030883 \h </w:instrText>
            </w:r>
            <w:r w:rsidR="000852EA">
              <w:rPr>
                <w:noProof/>
                <w:webHidden/>
              </w:rPr>
            </w:r>
            <w:r w:rsidR="000852EA">
              <w:rPr>
                <w:noProof/>
                <w:webHidden/>
              </w:rPr>
              <w:fldChar w:fldCharType="separate"/>
            </w:r>
            <w:r w:rsidR="000852EA">
              <w:rPr>
                <w:noProof/>
                <w:webHidden/>
              </w:rPr>
              <w:t>15</w:t>
            </w:r>
            <w:r w:rsidR="000852EA">
              <w:rPr>
                <w:noProof/>
                <w:webHidden/>
              </w:rPr>
              <w:fldChar w:fldCharType="end"/>
            </w:r>
          </w:hyperlink>
        </w:p>
        <w:p w14:paraId="4F5FB41E" w14:textId="0F1BEA0E" w:rsidR="000852EA" w:rsidRDefault="00EF367B">
          <w:pPr>
            <w:pStyle w:val="TOC2"/>
            <w:tabs>
              <w:tab w:val="right" w:leader="dot" w:pos="9350"/>
            </w:tabs>
            <w:rPr>
              <w:rFonts w:eastAsiaTheme="minorEastAsia" w:cstheme="minorBidi"/>
              <w:smallCaps w:val="0"/>
              <w:noProof/>
              <w:sz w:val="22"/>
              <w:szCs w:val="22"/>
            </w:rPr>
          </w:pPr>
          <w:hyperlink w:anchor="_Toc511030884" w:history="1">
            <w:r w:rsidR="000852EA" w:rsidRPr="003B6DC2">
              <w:rPr>
                <w:rStyle w:val="Hyperlink"/>
                <w:noProof/>
              </w:rPr>
              <w:t>Phase 2: Change Communications</w:t>
            </w:r>
            <w:r w:rsidR="000852EA">
              <w:rPr>
                <w:noProof/>
                <w:webHidden/>
              </w:rPr>
              <w:tab/>
            </w:r>
            <w:r w:rsidR="000852EA">
              <w:rPr>
                <w:noProof/>
                <w:webHidden/>
              </w:rPr>
              <w:fldChar w:fldCharType="begin"/>
            </w:r>
            <w:r w:rsidR="000852EA">
              <w:rPr>
                <w:noProof/>
                <w:webHidden/>
              </w:rPr>
              <w:instrText xml:space="preserve"> PAGEREF _Toc511030884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58DC282" w14:textId="591350ED" w:rsidR="000852EA" w:rsidRDefault="00EF367B">
          <w:pPr>
            <w:pStyle w:val="TOC3"/>
            <w:tabs>
              <w:tab w:val="right" w:leader="dot" w:pos="9350"/>
            </w:tabs>
            <w:rPr>
              <w:rFonts w:eastAsiaTheme="minorEastAsia" w:cstheme="minorBidi"/>
              <w:i w:val="0"/>
              <w:iCs w:val="0"/>
              <w:noProof/>
              <w:sz w:val="22"/>
              <w:szCs w:val="22"/>
            </w:rPr>
          </w:pPr>
          <w:hyperlink w:anchor="_Toc511030885" w:history="1">
            <w:r w:rsidR="000852EA" w:rsidRPr="003B6DC2">
              <w:rPr>
                <w:rStyle w:val="Hyperlink"/>
                <w:noProof/>
              </w:rPr>
              <w:t>Step 1: Provide Internal Change Communication to end users</w:t>
            </w:r>
            <w:r w:rsidR="000852EA">
              <w:rPr>
                <w:noProof/>
                <w:webHidden/>
              </w:rPr>
              <w:tab/>
            </w:r>
            <w:r w:rsidR="000852EA">
              <w:rPr>
                <w:noProof/>
                <w:webHidden/>
              </w:rPr>
              <w:fldChar w:fldCharType="begin"/>
            </w:r>
            <w:r w:rsidR="000852EA">
              <w:rPr>
                <w:noProof/>
                <w:webHidden/>
              </w:rPr>
              <w:instrText xml:space="preserve"> PAGEREF _Toc511030885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4A6BC660" w14:textId="1F31C884" w:rsidR="000852EA" w:rsidRDefault="00EF367B">
          <w:pPr>
            <w:pStyle w:val="TOC2"/>
            <w:tabs>
              <w:tab w:val="right" w:leader="dot" w:pos="9350"/>
            </w:tabs>
            <w:rPr>
              <w:rFonts w:eastAsiaTheme="minorEastAsia" w:cstheme="minorBidi"/>
              <w:smallCaps w:val="0"/>
              <w:noProof/>
              <w:sz w:val="22"/>
              <w:szCs w:val="22"/>
            </w:rPr>
          </w:pPr>
          <w:hyperlink w:anchor="_Toc511030886" w:history="1">
            <w:r w:rsidR="000852EA" w:rsidRPr="003B6DC2">
              <w:rPr>
                <w:rStyle w:val="Hyperlink"/>
                <w:noProof/>
              </w:rPr>
              <w:t>Phase 3: Verify End User Scenario for SSO</w:t>
            </w:r>
            <w:r w:rsidR="000852EA">
              <w:rPr>
                <w:noProof/>
                <w:webHidden/>
              </w:rPr>
              <w:tab/>
            </w:r>
            <w:r w:rsidR="000852EA">
              <w:rPr>
                <w:noProof/>
                <w:webHidden/>
              </w:rPr>
              <w:fldChar w:fldCharType="begin"/>
            </w:r>
            <w:r w:rsidR="000852EA">
              <w:rPr>
                <w:noProof/>
                <w:webHidden/>
              </w:rPr>
              <w:instrText xml:space="preserve"> PAGEREF _Toc511030886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23A61FDA" w14:textId="26EA0857" w:rsidR="000852EA" w:rsidRDefault="00EF367B">
          <w:pPr>
            <w:pStyle w:val="TOC3"/>
            <w:tabs>
              <w:tab w:val="right" w:leader="dot" w:pos="9350"/>
            </w:tabs>
            <w:rPr>
              <w:rFonts w:eastAsiaTheme="minorEastAsia" w:cstheme="minorBidi"/>
              <w:i w:val="0"/>
              <w:iCs w:val="0"/>
              <w:noProof/>
              <w:sz w:val="22"/>
              <w:szCs w:val="22"/>
            </w:rPr>
          </w:pPr>
          <w:hyperlink w:anchor="_Toc511030887" w:history="1">
            <w:r w:rsidR="000852EA" w:rsidRPr="003B6DC2">
              <w:rPr>
                <w:rStyle w:val="Hyperlink"/>
                <w:noProof/>
              </w:rPr>
              <w:t>Step 1: Create test cases for your application deployment</w:t>
            </w:r>
            <w:r w:rsidR="000852EA">
              <w:rPr>
                <w:noProof/>
                <w:webHidden/>
              </w:rPr>
              <w:tab/>
            </w:r>
            <w:r w:rsidR="000852EA">
              <w:rPr>
                <w:noProof/>
                <w:webHidden/>
              </w:rPr>
              <w:fldChar w:fldCharType="begin"/>
            </w:r>
            <w:r w:rsidR="000852EA">
              <w:rPr>
                <w:noProof/>
                <w:webHidden/>
              </w:rPr>
              <w:instrText xml:space="preserve"> PAGEREF _Toc511030887 \h </w:instrText>
            </w:r>
            <w:r w:rsidR="000852EA">
              <w:rPr>
                <w:noProof/>
                <w:webHidden/>
              </w:rPr>
            </w:r>
            <w:r w:rsidR="000852EA">
              <w:rPr>
                <w:noProof/>
                <w:webHidden/>
              </w:rPr>
              <w:fldChar w:fldCharType="separate"/>
            </w:r>
            <w:r w:rsidR="000852EA">
              <w:rPr>
                <w:noProof/>
                <w:webHidden/>
              </w:rPr>
              <w:t>16</w:t>
            </w:r>
            <w:r w:rsidR="000852EA">
              <w:rPr>
                <w:noProof/>
                <w:webHidden/>
              </w:rPr>
              <w:fldChar w:fldCharType="end"/>
            </w:r>
          </w:hyperlink>
        </w:p>
        <w:p w14:paraId="3720B2E8" w14:textId="78D6F369" w:rsidR="000852EA" w:rsidRDefault="00EF367B">
          <w:pPr>
            <w:pStyle w:val="TOC3"/>
            <w:tabs>
              <w:tab w:val="right" w:leader="dot" w:pos="9350"/>
            </w:tabs>
            <w:rPr>
              <w:rFonts w:eastAsiaTheme="minorEastAsia" w:cstheme="minorBidi"/>
              <w:i w:val="0"/>
              <w:iCs w:val="0"/>
              <w:noProof/>
              <w:sz w:val="22"/>
              <w:szCs w:val="22"/>
            </w:rPr>
          </w:pPr>
          <w:hyperlink w:anchor="_Toc511030888" w:history="1">
            <w:r w:rsidR="000852EA" w:rsidRPr="003B6DC2">
              <w:rPr>
                <w:rStyle w:val="Hyperlink"/>
                <w:noProof/>
              </w:rPr>
              <w:t>Step 2: Document your results</w:t>
            </w:r>
            <w:r w:rsidR="000852EA">
              <w:rPr>
                <w:noProof/>
                <w:webHidden/>
              </w:rPr>
              <w:tab/>
            </w:r>
            <w:r w:rsidR="000852EA">
              <w:rPr>
                <w:noProof/>
                <w:webHidden/>
              </w:rPr>
              <w:fldChar w:fldCharType="begin"/>
            </w:r>
            <w:r w:rsidR="000852EA">
              <w:rPr>
                <w:noProof/>
                <w:webHidden/>
              </w:rPr>
              <w:instrText xml:space="preserve"> PAGEREF _Toc511030888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7C7C3768" w14:textId="5632D84C" w:rsidR="000852EA" w:rsidRDefault="00EF367B">
          <w:pPr>
            <w:pStyle w:val="TOC3"/>
            <w:tabs>
              <w:tab w:val="right" w:leader="dot" w:pos="9350"/>
            </w:tabs>
            <w:rPr>
              <w:rFonts w:eastAsiaTheme="minorEastAsia" w:cstheme="minorBidi"/>
              <w:i w:val="0"/>
              <w:iCs w:val="0"/>
              <w:noProof/>
              <w:sz w:val="22"/>
              <w:szCs w:val="22"/>
            </w:rPr>
          </w:pPr>
          <w:hyperlink w:anchor="_Toc511030889" w:history="1">
            <w:r w:rsidR="000852EA" w:rsidRPr="003B6DC2">
              <w:rPr>
                <w:rStyle w:val="Hyperlink"/>
                <w:noProof/>
              </w:rPr>
              <w:t>Step 3: Moving into Production</w:t>
            </w:r>
            <w:r w:rsidR="000852EA">
              <w:rPr>
                <w:noProof/>
                <w:webHidden/>
              </w:rPr>
              <w:tab/>
            </w:r>
            <w:r w:rsidR="000852EA">
              <w:rPr>
                <w:noProof/>
                <w:webHidden/>
              </w:rPr>
              <w:fldChar w:fldCharType="begin"/>
            </w:r>
            <w:r w:rsidR="000852EA">
              <w:rPr>
                <w:noProof/>
                <w:webHidden/>
              </w:rPr>
              <w:instrText xml:space="preserve"> PAGEREF _Toc511030889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44669BC6" w14:textId="67782DC0" w:rsidR="000852EA" w:rsidRDefault="00EF367B">
          <w:pPr>
            <w:pStyle w:val="TOC2"/>
            <w:tabs>
              <w:tab w:val="right" w:leader="dot" w:pos="9350"/>
            </w:tabs>
            <w:rPr>
              <w:rFonts w:eastAsiaTheme="minorEastAsia" w:cstheme="minorBidi"/>
              <w:smallCaps w:val="0"/>
              <w:noProof/>
              <w:sz w:val="22"/>
              <w:szCs w:val="22"/>
            </w:rPr>
          </w:pPr>
          <w:hyperlink w:anchor="_Toc511030890" w:history="1">
            <w:r w:rsidR="000852EA" w:rsidRPr="003B6DC2">
              <w:rPr>
                <w:rStyle w:val="Hyperlink"/>
                <w:noProof/>
              </w:rPr>
              <w:t>Phase 4: Rollback Steps</w:t>
            </w:r>
            <w:r w:rsidR="000852EA">
              <w:rPr>
                <w:noProof/>
                <w:webHidden/>
              </w:rPr>
              <w:tab/>
            </w:r>
            <w:r w:rsidR="000852EA">
              <w:rPr>
                <w:noProof/>
                <w:webHidden/>
              </w:rPr>
              <w:fldChar w:fldCharType="begin"/>
            </w:r>
            <w:r w:rsidR="000852EA">
              <w:rPr>
                <w:noProof/>
                <w:webHidden/>
              </w:rPr>
              <w:instrText xml:space="preserve"> PAGEREF _Toc511030890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2F72D2AC" w14:textId="61604108" w:rsidR="000852EA" w:rsidRDefault="00EF367B">
          <w:pPr>
            <w:pStyle w:val="TOC3"/>
            <w:tabs>
              <w:tab w:val="right" w:leader="dot" w:pos="9350"/>
            </w:tabs>
            <w:rPr>
              <w:rFonts w:eastAsiaTheme="minorEastAsia" w:cstheme="minorBidi"/>
              <w:i w:val="0"/>
              <w:iCs w:val="0"/>
              <w:noProof/>
              <w:sz w:val="22"/>
              <w:szCs w:val="22"/>
            </w:rPr>
          </w:pPr>
          <w:hyperlink w:anchor="_Toc511030891" w:history="1">
            <w:r w:rsidR="000852EA" w:rsidRPr="003B6DC2">
              <w:rPr>
                <w:rStyle w:val="Hyperlink"/>
                <w:noProof/>
              </w:rPr>
              <w:t>Step 1: Identify available options for rolling back during migration or failure</w:t>
            </w:r>
            <w:r w:rsidR="000852EA">
              <w:rPr>
                <w:noProof/>
                <w:webHidden/>
              </w:rPr>
              <w:tab/>
            </w:r>
            <w:r w:rsidR="000852EA">
              <w:rPr>
                <w:noProof/>
                <w:webHidden/>
              </w:rPr>
              <w:fldChar w:fldCharType="begin"/>
            </w:r>
            <w:r w:rsidR="000852EA">
              <w:rPr>
                <w:noProof/>
                <w:webHidden/>
              </w:rPr>
              <w:instrText xml:space="preserve"> PAGEREF _Toc511030891 \h </w:instrText>
            </w:r>
            <w:r w:rsidR="000852EA">
              <w:rPr>
                <w:noProof/>
                <w:webHidden/>
              </w:rPr>
            </w:r>
            <w:r w:rsidR="000852EA">
              <w:rPr>
                <w:noProof/>
                <w:webHidden/>
              </w:rPr>
              <w:fldChar w:fldCharType="separate"/>
            </w:r>
            <w:r w:rsidR="000852EA">
              <w:rPr>
                <w:noProof/>
                <w:webHidden/>
              </w:rPr>
              <w:t>19</w:t>
            </w:r>
            <w:r w:rsidR="000852EA">
              <w:rPr>
                <w:noProof/>
                <w:webHidden/>
              </w:rPr>
              <w:fldChar w:fldCharType="end"/>
            </w:r>
          </w:hyperlink>
        </w:p>
        <w:p w14:paraId="6308DEDC" w14:textId="0F109C7A" w:rsidR="000852EA" w:rsidRDefault="00EF367B">
          <w:pPr>
            <w:pStyle w:val="TOC1"/>
            <w:rPr>
              <w:rFonts w:eastAsiaTheme="minorEastAsia" w:cstheme="minorBidi"/>
              <w:b w:val="0"/>
              <w:bCs w:val="0"/>
              <w:caps w:val="0"/>
              <w:noProof/>
              <w:sz w:val="22"/>
              <w:szCs w:val="22"/>
            </w:rPr>
          </w:pPr>
          <w:hyperlink w:anchor="_Toc511030892" w:history="1">
            <w:r w:rsidR="000852EA" w:rsidRPr="003B6DC2">
              <w:rPr>
                <w:rStyle w:val="Hyperlink"/>
                <w:noProof/>
              </w:rPr>
              <w:t>Operationalize your Implementation</w:t>
            </w:r>
            <w:r w:rsidR="000852EA">
              <w:rPr>
                <w:noProof/>
                <w:webHidden/>
              </w:rPr>
              <w:tab/>
            </w:r>
            <w:r w:rsidR="000852EA">
              <w:rPr>
                <w:noProof/>
                <w:webHidden/>
              </w:rPr>
              <w:fldChar w:fldCharType="begin"/>
            </w:r>
            <w:r w:rsidR="000852EA">
              <w:rPr>
                <w:noProof/>
                <w:webHidden/>
              </w:rPr>
              <w:instrText xml:space="preserve"> PAGEREF _Toc511030892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665A779C" w14:textId="3B98B540" w:rsidR="000852EA" w:rsidRDefault="00EF367B">
          <w:pPr>
            <w:pStyle w:val="TOC2"/>
            <w:tabs>
              <w:tab w:val="right" w:leader="dot" w:pos="9350"/>
            </w:tabs>
            <w:rPr>
              <w:rFonts w:eastAsiaTheme="minorEastAsia" w:cstheme="minorBidi"/>
              <w:smallCaps w:val="0"/>
              <w:noProof/>
              <w:sz w:val="22"/>
              <w:szCs w:val="22"/>
            </w:rPr>
          </w:pPr>
          <w:hyperlink w:anchor="_Toc511030893" w:history="1">
            <w:r w:rsidR="000852EA" w:rsidRPr="003B6DC2">
              <w:rPr>
                <w:rStyle w:val="Hyperlink"/>
                <w:noProof/>
              </w:rPr>
              <w:t>Purpose of Document</w:t>
            </w:r>
            <w:r w:rsidR="000852EA">
              <w:rPr>
                <w:noProof/>
                <w:webHidden/>
              </w:rPr>
              <w:tab/>
            </w:r>
            <w:r w:rsidR="000852EA">
              <w:rPr>
                <w:noProof/>
                <w:webHidden/>
              </w:rPr>
              <w:fldChar w:fldCharType="begin"/>
            </w:r>
            <w:r w:rsidR="000852EA">
              <w:rPr>
                <w:noProof/>
                <w:webHidden/>
              </w:rPr>
              <w:instrText xml:space="preserve"> PAGEREF _Toc511030893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37AB85C5" w14:textId="248FB53E" w:rsidR="000852EA" w:rsidRDefault="00EF367B">
          <w:pPr>
            <w:pStyle w:val="TOC2"/>
            <w:tabs>
              <w:tab w:val="right" w:leader="dot" w:pos="9350"/>
            </w:tabs>
            <w:rPr>
              <w:rFonts w:eastAsiaTheme="minorEastAsia" w:cstheme="minorBidi"/>
              <w:smallCaps w:val="0"/>
              <w:noProof/>
              <w:sz w:val="22"/>
              <w:szCs w:val="22"/>
            </w:rPr>
          </w:pPr>
          <w:hyperlink w:anchor="_Toc511030894" w:history="1">
            <w:r w:rsidR="000852EA" w:rsidRPr="003B6DC2">
              <w:rPr>
                <w:rStyle w:val="Hyperlink"/>
                <w:noProof/>
              </w:rPr>
              <w:t>Required Roles</w:t>
            </w:r>
            <w:r w:rsidR="000852EA">
              <w:rPr>
                <w:noProof/>
                <w:webHidden/>
              </w:rPr>
              <w:tab/>
            </w:r>
            <w:r w:rsidR="000852EA">
              <w:rPr>
                <w:noProof/>
                <w:webHidden/>
              </w:rPr>
              <w:fldChar w:fldCharType="begin"/>
            </w:r>
            <w:r w:rsidR="000852EA">
              <w:rPr>
                <w:noProof/>
                <w:webHidden/>
              </w:rPr>
              <w:instrText xml:space="preserve"> PAGEREF _Toc511030894 \h </w:instrText>
            </w:r>
            <w:r w:rsidR="000852EA">
              <w:rPr>
                <w:noProof/>
                <w:webHidden/>
              </w:rPr>
            </w:r>
            <w:r w:rsidR="000852EA">
              <w:rPr>
                <w:noProof/>
                <w:webHidden/>
              </w:rPr>
              <w:fldChar w:fldCharType="separate"/>
            </w:r>
            <w:r w:rsidR="000852EA">
              <w:rPr>
                <w:noProof/>
                <w:webHidden/>
              </w:rPr>
              <w:t>20</w:t>
            </w:r>
            <w:r w:rsidR="000852EA">
              <w:rPr>
                <w:noProof/>
                <w:webHidden/>
              </w:rPr>
              <w:fldChar w:fldCharType="end"/>
            </w:r>
          </w:hyperlink>
        </w:p>
        <w:p w14:paraId="4A37B833" w14:textId="2DA44768" w:rsidR="000852EA" w:rsidRDefault="00EF367B">
          <w:pPr>
            <w:pStyle w:val="TOC2"/>
            <w:tabs>
              <w:tab w:val="right" w:leader="dot" w:pos="9350"/>
            </w:tabs>
            <w:rPr>
              <w:rFonts w:eastAsiaTheme="minorEastAsia" w:cstheme="minorBidi"/>
              <w:smallCaps w:val="0"/>
              <w:noProof/>
              <w:sz w:val="22"/>
              <w:szCs w:val="22"/>
            </w:rPr>
          </w:pPr>
          <w:hyperlink w:anchor="_Toc511030895" w:history="1">
            <w:r w:rsidR="000852EA" w:rsidRPr="003B6DC2">
              <w:rPr>
                <w:rStyle w:val="Hyperlink"/>
                <w:noProof/>
              </w:rPr>
              <w:t>Single Sign-on Certificate Lifecycle [Azure Active Directory]</w:t>
            </w:r>
            <w:r w:rsidR="000852EA">
              <w:rPr>
                <w:noProof/>
                <w:webHidden/>
              </w:rPr>
              <w:tab/>
            </w:r>
            <w:r w:rsidR="000852EA">
              <w:rPr>
                <w:noProof/>
                <w:webHidden/>
              </w:rPr>
              <w:fldChar w:fldCharType="begin"/>
            </w:r>
            <w:r w:rsidR="000852EA">
              <w:rPr>
                <w:noProof/>
                <w:webHidden/>
              </w:rPr>
              <w:instrText xml:space="preserve"> PAGEREF _Toc511030895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56A24A01" w14:textId="336E7B44" w:rsidR="000852EA" w:rsidRDefault="00EF367B">
          <w:pPr>
            <w:pStyle w:val="TOC2"/>
            <w:tabs>
              <w:tab w:val="right" w:leader="dot" w:pos="9350"/>
            </w:tabs>
            <w:rPr>
              <w:rFonts w:eastAsiaTheme="minorEastAsia" w:cstheme="minorBidi"/>
              <w:smallCaps w:val="0"/>
              <w:noProof/>
              <w:sz w:val="22"/>
              <w:szCs w:val="22"/>
            </w:rPr>
          </w:pPr>
          <w:hyperlink w:anchor="_Toc511030896" w:history="1">
            <w:r w:rsidR="000852EA" w:rsidRPr="003B6DC2">
              <w:rPr>
                <w:rStyle w:val="Hyperlink"/>
                <w:noProof/>
              </w:rPr>
              <w:t>Access Management</w:t>
            </w:r>
            <w:r w:rsidR="000852EA">
              <w:rPr>
                <w:noProof/>
                <w:webHidden/>
              </w:rPr>
              <w:tab/>
            </w:r>
            <w:r w:rsidR="000852EA">
              <w:rPr>
                <w:noProof/>
                <w:webHidden/>
              </w:rPr>
              <w:fldChar w:fldCharType="begin"/>
            </w:r>
            <w:r w:rsidR="000852EA">
              <w:rPr>
                <w:noProof/>
                <w:webHidden/>
              </w:rPr>
              <w:instrText xml:space="preserve"> PAGEREF _Toc511030896 \h </w:instrText>
            </w:r>
            <w:r w:rsidR="000852EA">
              <w:rPr>
                <w:noProof/>
                <w:webHidden/>
              </w:rPr>
            </w:r>
            <w:r w:rsidR="000852EA">
              <w:rPr>
                <w:noProof/>
                <w:webHidden/>
              </w:rPr>
              <w:fldChar w:fldCharType="separate"/>
            </w:r>
            <w:r w:rsidR="000852EA">
              <w:rPr>
                <w:noProof/>
                <w:webHidden/>
              </w:rPr>
              <w:t>21</w:t>
            </w:r>
            <w:r w:rsidR="000852EA">
              <w:rPr>
                <w:noProof/>
                <w:webHidden/>
              </w:rPr>
              <w:fldChar w:fldCharType="end"/>
            </w:r>
          </w:hyperlink>
        </w:p>
        <w:p w14:paraId="2AFDDB29" w14:textId="7A3E7D96" w:rsidR="000852EA" w:rsidRDefault="00EF367B">
          <w:pPr>
            <w:pStyle w:val="TOC2"/>
            <w:tabs>
              <w:tab w:val="right" w:leader="dot" w:pos="9350"/>
            </w:tabs>
            <w:rPr>
              <w:rFonts w:eastAsiaTheme="minorEastAsia" w:cstheme="minorBidi"/>
              <w:smallCaps w:val="0"/>
              <w:noProof/>
              <w:sz w:val="22"/>
              <w:szCs w:val="22"/>
            </w:rPr>
          </w:pPr>
          <w:hyperlink w:anchor="_Toc511030897" w:history="1">
            <w:r w:rsidR="000852EA" w:rsidRPr="003B6DC2">
              <w:rPr>
                <w:rStyle w:val="Hyperlink"/>
                <w:noProof/>
              </w:rPr>
              <w:t>Troubleshooting Guide &amp; Steps</w:t>
            </w:r>
            <w:r w:rsidR="000852EA">
              <w:rPr>
                <w:noProof/>
                <w:webHidden/>
              </w:rPr>
              <w:tab/>
            </w:r>
            <w:r w:rsidR="000852EA">
              <w:rPr>
                <w:noProof/>
                <w:webHidden/>
              </w:rPr>
              <w:fldChar w:fldCharType="begin"/>
            </w:r>
            <w:r w:rsidR="000852EA">
              <w:rPr>
                <w:noProof/>
                <w:webHidden/>
              </w:rPr>
              <w:instrText xml:space="preserve"> PAGEREF _Toc511030897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67CD82B8" w14:textId="3154465C" w:rsidR="000852EA" w:rsidRDefault="00EF367B">
          <w:pPr>
            <w:pStyle w:val="TOC3"/>
            <w:tabs>
              <w:tab w:val="right" w:leader="dot" w:pos="9350"/>
            </w:tabs>
            <w:rPr>
              <w:rFonts w:eastAsiaTheme="minorEastAsia" w:cstheme="minorBidi"/>
              <w:i w:val="0"/>
              <w:iCs w:val="0"/>
              <w:noProof/>
              <w:sz w:val="22"/>
              <w:szCs w:val="22"/>
            </w:rPr>
          </w:pPr>
          <w:hyperlink w:anchor="_Toc511030898" w:history="1">
            <w:r w:rsidR="000852EA" w:rsidRPr="003B6DC2">
              <w:rPr>
                <w:rStyle w:val="Hyperlink"/>
                <w:noProof/>
              </w:rPr>
              <w:t>Example: Single account not being able to log into the application.</w:t>
            </w:r>
            <w:r w:rsidR="000852EA">
              <w:rPr>
                <w:noProof/>
                <w:webHidden/>
              </w:rPr>
              <w:tab/>
            </w:r>
            <w:r w:rsidR="000852EA">
              <w:rPr>
                <w:noProof/>
                <w:webHidden/>
              </w:rPr>
              <w:fldChar w:fldCharType="begin"/>
            </w:r>
            <w:r w:rsidR="000852EA">
              <w:rPr>
                <w:noProof/>
                <w:webHidden/>
              </w:rPr>
              <w:instrText xml:space="preserve"> PAGEREF _Toc511030898 \h </w:instrText>
            </w:r>
            <w:r w:rsidR="000852EA">
              <w:rPr>
                <w:noProof/>
                <w:webHidden/>
              </w:rPr>
            </w:r>
            <w:r w:rsidR="000852EA">
              <w:rPr>
                <w:noProof/>
                <w:webHidden/>
              </w:rPr>
              <w:fldChar w:fldCharType="separate"/>
            </w:r>
            <w:r w:rsidR="000852EA">
              <w:rPr>
                <w:noProof/>
                <w:webHidden/>
              </w:rPr>
              <w:t>23</w:t>
            </w:r>
            <w:r w:rsidR="000852EA">
              <w:rPr>
                <w:noProof/>
                <w:webHidden/>
              </w:rPr>
              <w:fldChar w:fldCharType="end"/>
            </w:r>
          </w:hyperlink>
        </w:p>
        <w:p w14:paraId="521CA9FB" w14:textId="5CB91CD8" w:rsidR="000852EA" w:rsidRDefault="00EF367B">
          <w:pPr>
            <w:pStyle w:val="TOC3"/>
            <w:tabs>
              <w:tab w:val="right" w:leader="dot" w:pos="9350"/>
            </w:tabs>
            <w:rPr>
              <w:rFonts w:eastAsiaTheme="minorEastAsia" w:cstheme="minorBidi"/>
              <w:i w:val="0"/>
              <w:iCs w:val="0"/>
              <w:noProof/>
              <w:sz w:val="22"/>
              <w:szCs w:val="22"/>
            </w:rPr>
          </w:pPr>
          <w:hyperlink w:anchor="_Toc511030899" w:history="1">
            <w:r w:rsidR="000852EA" w:rsidRPr="003B6DC2">
              <w:rPr>
                <w:rStyle w:val="Hyperlink"/>
                <w:noProof/>
              </w:rPr>
              <w:t>Example: Complete outage of &lt;&lt;APPLICATION NAME&gt;&gt; - No user can sign in</w:t>
            </w:r>
            <w:r w:rsidR="000852EA">
              <w:rPr>
                <w:noProof/>
                <w:webHidden/>
              </w:rPr>
              <w:tab/>
            </w:r>
            <w:r w:rsidR="000852EA">
              <w:rPr>
                <w:noProof/>
                <w:webHidden/>
              </w:rPr>
              <w:fldChar w:fldCharType="begin"/>
            </w:r>
            <w:r w:rsidR="000852EA">
              <w:rPr>
                <w:noProof/>
                <w:webHidden/>
              </w:rPr>
              <w:instrText xml:space="preserve"> PAGEREF _Toc511030899 \h </w:instrText>
            </w:r>
            <w:r w:rsidR="000852EA">
              <w:rPr>
                <w:noProof/>
                <w:webHidden/>
              </w:rPr>
            </w:r>
            <w:r w:rsidR="000852EA">
              <w:rPr>
                <w:noProof/>
                <w:webHidden/>
              </w:rPr>
              <w:fldChar w:fldCharType="separate"/>
            </w:r>
            <w:r w:rsidR="000852EA">
              <w:rPr>
                <w:noProof/>
                <w:webHidden/>
              </w:rPr>
              <w:t>25</w:t>
            </w:r>
            <w:r w:rsidR="000852EA">
              <w:rPr>
                <w:noProof/>
                <w:webHidden/>
              </w:rPr>
              <w:fldChar w:fldCharType="end"/>
            </w:r>
          </w:hyperlink>
        </w:p>
        <w:p w14:paraId="30B1D38F" w14:textId="3FE5A880" w:rsidR="000852EA" w:rsidRDefault="00EF367B">
          <w:pPr>
            <w:pStyle w:val="TOC2"/>
            <w:tabs>
              <w:tab w:val="right" w:leader="dot" w:pos="9350"/>
            </w:tabs>
            <w:rPr>
              <w:rFonts w:eastAsiaTheme="minorEastAsia" w:cstheme="minorBidi"/>
              <w:smallCaps w:val="0"/>
              <w:noProof/>
              <w:sz w:val="22"/>
              <w:szCs w:val="22"/>
            </w:rPr>
          </w:pPr>
          <w:hyperlink w:anchor="_Toc511030900" w:history="1">
            <w:r w:rsidR="000852EA" w:rsidRPr="003B6DC2">
              <w:rPr>
                <w:rStyle w:val="Hyperlink"/>
                <w:noProof/>
              </w:rPr>
              <w:t>Helpful Documentation</w:t>
            </w:r>
            <w:r w:rsidR="000852EA">
              <w:rPr>
                <w:noProof/>
                <w:webHidden/>
              </w:rPr>
              <w:tab/>
            </w:r>
            <w:r w:rsidR="000852EA">
              <w:rPr>
                <w:noProof/>
                <w:webHidden/>
              </w:rPr>
              <w:fldChar w:fldCharType="begin"/>
            </w:r>
            <w:r w:rsidR="000852EA">
              <w:rPr>
                <w:noProof/>
                <w:webHidden/>
              </w:rPr>
              <w:instrText xml:space="preserve"> PAGEREF _Toc511030900 \h </w:instrText>
            </w:r>
            <w:r w:rsidR="000852EA">
              <w:rPr>
                <w:noProof/>
                <w:webHidden/>
              </w:rPr>
            </w:r>
            <w:r w:rsidR="000852EA">
              <w:rPr>
                <w:noProof/>
                <w:webHidden/>
              </w:rPr>
              <w:fldChar w:fldCharType="separate"/>
            </w:r>
            <w:r w:rsidR="000852EA">
              <w:rPr>
                <w:noProof/>
                <w:webHidden/>
              </w:rPr>
              <w:t>26</w:t>
            </w:r>
            <w:r w:rsidR="000852EA">
              <w:rPr>
                <w:noProof/>
                <w:webHidden/>
              </w:rPr>
              <w:fldChar w:fldCharType="end"/>
            </w:r>
          </w:hyperlink>
        </w:p>
        <w:p w14:paraId="136AC9FB" w14:textId="7F0B8D73"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3316B235" w:rsidR="00A22844" w:rsidRDefault="00A22844" w:rsidP="00BA4498"/>
    <w:p w14:paraId="08BF783E" w14:textId="77777777" w:rsidR="005060ED" w:rsidRDefault="005060ED" w:rsidP="00BA4498"/>
    <w:p w14:paraId="5CE84E6F" w14:textId="77777777" w:rsidR="0084648D" w:rsidRDefault="0084648D">
      <w:pPr>
        <w:rPr>
          <w:rFonts w:asciiTheme="majorHAnsi" w:eastAsiaTheme="majorEastAsia" w:hAnsiTheme="majorHAnsi" w:cstheme="majorBidi"/>
          <w:color w:val="2F5496" w:themeColor="accent1" w:themeShade="BF"/>
          <w:sz w:val="32"/>
          <w:szCs w:val="32"/>
        </w:rPr>
      </w:pPr>
      <w:bookmarkStart w:id="1" w:name="_Toc504650306"/>
      <w:bookmarkStart w:id="2" w:name="_Toc508188783"/>
      <w:bookmarkStart w:id="3" w:name="_Toc508610064"/>
      <w:bookmarkStart w:id="4" w:name="_Toc511030849"/>
      <w:bookmarkStart w:id="5" w:name="_Toc502840490"/>
      <w:bookmarkStart w:id="6" w:name="_Toc502924261"/>
      <w:bookmarkStart w:id="7" w:name="_Toc502750733"/>
      <w:r>
        <w:br w:type="page"/>
      </w:r>
    </w:p>
    <w:bookmarkEnd w:id="1"/>
    <w:bookmarkEnd w:id="2"/>
    <w:bookmarkEnd w:id="3"/>
    <w:bookmarkEnd w:id="4"/>
    <w:p w14:paraId="77B6A0F2" w14:textId="77777777" w:rsidR="0084648D" w:rsidRPr="006510BB" w:rsidRDefault="0084648D" w:rsidP="0084648D">
      <w:pPr>
        <w:pStyle w:val="Heading1"/>
      </w:pPr>
      <w:r>
        <w:lastRenderedPageBreak/>
        <w:t>Business Value of Single Sign-On</w:t>
      </w:r>
    </w:p>
    <w:p w14:paraId="39E580B2" w14:textId="0DD974B6" w:rsidR="00C72F5F" w:rsidRDefault="00C72F5F" w:rsidP="0084648D">
      <w:r>
        <w:t xml:space="preserve">This document presents an executive summary of the business case for moving forward with enabling Azure Active Directory Single Sign-on (SSO) for application </w:t>
      </w:r>
      <w:r w:rsidR="003D79FC">
        <w:rPr>
          <w:noProof/>
        </w:rPr>
        <w:fldChar w:fldCharType="begin"/>
      </w:r>
      <w:r w:rsidR="003D79FC">
        <w:rPr>
          <w:noProof/>
        </w:rPr>
        <w:instrText xml:space="preserve"> MERGEFIELD  ApplicationName \* Upper \m  \* MERGEFORMAT </w:instrText>
      </w:r>
      <w:r w:rsidR="003D79FC">
        <w:rPr>
          <w:noProof/>
        </w:rPr>
        <w:fldChar w:fldCharType="separate"/>
      </w:r>
      <w:r>
        <w:rPr>
          <w:noProof/>
        </w:rPr>
        <w:t>«APPLICATIONNAME»</w:t>
      </w:r>
      <w:r w:rsidR="003D79FC">
        <w:rPr>
          <w:noProof/>
        </w:rPr>
        <w:fldChar w:fldCharType="end"/>
      </w:r>
      <w:r>
        <w:t xml:space="preserve"> (“The Application”).</w:t>
      </w:r>
      <w:r w:rsidR="0084648D">
        <w:t xml:space="preserve"> </w:t>
      </w: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r w:rsidR="0084648D">
        <w:t xml:space="preserve"> </w:t>
      </w: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2"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3"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8" w:name="_Purpose_of_Document"/>
      <w:bookmarkEnd w:id="5"/>
      <w:bookmarkEnd w:id="6"/>
      <w:bookmarkEnd w:id="7"/>
      <w:bookmarkEnd w:id="8"/>
    </w:p>
    <w:p w14:paraId="7E6D93F9" w14:textId="77777777" w:rsidR="005F27F9" w:rsidRDefault="005F27F9" w:rsidP="005F27F9">
      <w:pPr>
        <w:pStyle w:val="Heading1"/>
      </w:pPr>
      <w:bookmarkStart w:id="9" w:name="_Stakeholders_and_Sign-off"/>
      <w:bookmarkStart w:id="10" w:name="_Toc511030859"/>
      <w:bookmarkStart w:id="11" w:name="_Toc502750737"/>
      <w:bookmarkStart w:id="12" w:name="_Toc502754448"/>
      <w:bookmarkStart w:id="13" w:name="_Toc507509213"/>
      <w:bookmarkStart w:id="14" w:name="_Toc508188792"/>
      <w:bookmarkStart w:id="15" w:name="_Toc508610073"/>
      <w:bookmarkStart w:id="16" w:name="_Toc511030858"/>
      <w:bookmarkStart w:id="17" w:name="_Toc501456961"/>
      <w:bookmarkStart w:id="18" w:name="_Toc502750735"/>
      <w:bookmarkStart w:id="19" w:name="_Toc502754477"/>
      <w:bookmarkStart w:id="20" w:name="_Toc502924265"/>
      <w:bookmarkEnd w:id="9"/>
      <w:r>
        <w:lastRenderedPageBreak/>
        <w:t>Planning Your Implementation</w:t>
      </w:r>
      <w:bookmarkEnd w:id="10"/>
    </w:p>
    <w:p w14:paraId="1FC75E04" w14:textId="48E8408E" w:rsidR="00F23F53" w:rsidRDefault="00F23F53" w:rsidP="00F23F53">
      <w:pPr>
        <w:pStyle w:val="Heading2"/>
      </w:pPr>
      <w:r>
        <w:t>Stakeholders and Sign-off</w:t>
      </w:r>
      <w:bookmarkEnd w:id="11"/>
      <w:bookmarkEnd w:id="12"/>
      <w:bookmarkEnd w:id="13"/>
      <w:bookmarkEnd w:id="14"/>
      <w:bookmarkEnd w:id="15"/>
      <w:bookmarkEnd w:id="16"/>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21" w:name="_Toc508188793"/>
      <w:bookmarkStart w:id="22" w:name="_Toc508610074"/>
      <w:r>
        <w:br w:type="page"/>
      </w:r>
    </w:p>
    <w:p w14:paraId="4383EB7F" w14:textId="35949259" w:rsidR="00323B94" w:rsidRDefault="00323B94" w:rsidP="003A58A1">
      <w:pPr>
        <w:pStyle w:val="Heading2"/>
      </w:pPr>
      <w:bookmarkStart w:id="23" w:name="_Toc508188794"/>
      <w:bookmarkStart w:id="24" w:name="_Toc508610075"/>
      <w:bookmarkStart w:id="25" w:name="_Toc511030860"/>
      <w:bookmarkEnd w:id="21"/>
      <w:bookmarkEnd w:id="22"/>
      <w:r>
        <w:lastRenderedPageBreak/>
        <w:t>General Planning</w:t>
      </w:r>
      <w:bookmarkEnd w:id="23"/>
      <w:bookmarkEnd w:id="24"/>
      <w:bookmarkEnd w:id="25"/>
    </w:p>
    <w:p w14:paraId="4BB84D39" w14:textId="2AD049ED" w:rsidR="006A2C15" w:rsidRDefault="00206FA5" w:rsidP="006A2C15">
      <w:pPr>
        <w:pStyle w:val="Heading3"/>
      </w:pPr>
      <w:bookmarkStart w:id="26" w:name="_Timelines"/>
      <w:bookmarkStart w:id="27" w:name="_Toc508610076"/>
      <w:bookmarkStart w:id="28" w:name="_Toc511030861"/>
      <w:bookmarkEnd w:id="26"/>
      <w:r>
        <w:t xml:space="preserve">Tracking </w:t>
      </w:r>
      <w:r w:rsidR="006A2C15">
        <w:t>Timelines</w:t>
      </w:r>
      <w:bookmarkEnd w:id="27"/>
      <w:bookmarkEnd w:id="28"/>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C342022" w:rsidR="009F0416" w:rsidRPr="009F0416" w:rsidRDefault="00547178" w:rsidP="009F0416">
      <w:bookmarkStart w:id="29" w:name="_1581851561"/>
      <w:bookmarkEnd w:id="29"/>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47" cy="1628611"/>
                    </a:xfrm>
                    <a:prstGeom prst="rect">
                      <a:avLst/>
                    </a:prstGeom>
                  </pic:spPr>
                </pic:pic>
              </a:graphicData>
            </a:graphic>
          </wp:inline>
        </w:drawing>
      </w:r>
      <w:bookmarkStart w:id="30" w:name="_MON_1582731471"/>
      <w:bookmarkEnd w:id="30"/>
      <w:r w:rsidR="00E71197">
        <w:object w:dxaOrig="1487" w:dyaOrig="992" w14:anchorId="5747CE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5pt" o:ole="">
            <v:imagedata r:id="rId26" o:title=""/>
          </v:shape>
          <o:OLEObject Type="Embed" ProgID="Excel.Sheet.12" ShapeID="_x0000_i1025" DrawAspect="Icon" ObjectID="_1588789540" r:id="rId27"/>
        </w:object>
      </w:r>
    </w:p>
    <w:p w14:paraId="27053A25" w14:textId="77777777" w:rsidR="00206FA5" w:rsidRDefault="00206FA5" w:rsidP="00515B87">
      <w:pPr>
        <w:pStyle w:val="Heading3"/>
      </w:pPr>
      <w:bookmarkStart w:id="31" w:name="_Toc508188796"/>
    </w:p>
    <w:p w14:paraId="62104E9F" w14:textId="52D3EBAD" w:rsidR="00323B94" w:rsidRDefault="00323B94" w:rsidP="00515B87">
      <w:pPr>
        <w:pStyle w:val="Heading3"/>
      </w:pPr>
      <w:bookmarkStart w:id="32" w:name="_Toc508610077"/>
      <w:bookmarkStart w:id="33" w:name="_Toc511030862"/>
      <w:r>
        <w:t>In Scope</w:t>
      </w:r>
      <w:bookmarkEnd w:id="31"/>
      <w:bookmarkEnd w:id="32"/>
      <w:bookmarkEnd w:id="33"/>
    </w:p>
    <w:p w14:paraId="26A51BF4" w14:textId="6BBA4235" w:rsidR="00323B94" w:rsidRDefault="00C15820" w:rsidP="00323B94">
      <w:r w:rsidRPr="002B32ED">
        <w:rPr>
          <w:noProof/>
        </w:rPr>
        <mc:AlternateContent>
          <mc:Choice Requires="wps">
            <w:drawing>
              <wp:anchor distT="0" distB="0" distL="114300" distR="114300" simplePos="0" relativeHeight="251658245" behindDoc="0" locked="0" layoutInCell="1" allowOverlap="1" wp14:anchorId="37654703" wp14:editId="063B5D0D">
                <wp:simplePos x="0" y="0"/>
                <wp:positionH relativeFrom="column">
                  <wp:posOffset>201881</wp:posOffset>
                </wp:positionH>
                <wp:positionV relativeFrom="paragraph">
                  <wp:posOffset>283350</wp:posOffset>
                </wp:positionV>
                <wp:extent cx="1815465" cy="308759"/>
                <wp:effectExtent l="0" t="0" r="0" b="0"/>
                <wp:wrapNone/>
                <wp:docPr id="9" name="Rectangle 9"/>
                <wp:cNvGraphicFramePr/>
                <a:graphic xmlns:a="http://schemas.openxmlformats.org/drawingml/2006/main">
                  <a:graphicData uri="http://schemas.microsoft.com/office/word/2010/wordprocessingShape">
                    <wps:wsp>
                      <wps:cNvSpPr/>
                      <wps:spPr>
                        <a:xfrm>
                          <a:off x="0" y="0"/>
                          <a:ext cx="1815465" cy="30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wps:txbx>
                      <wps:bodyPr rtlCol="0" anchor="ctr">
                        <a:noAutofit/>
                      </wps:bodyPr>
                    </wps:wsp>
                  </a:graphicData>
                </a:graphic>
                <wp14:sizeRelV relativeFrom="margin">
                  <wp14:pctHeight>0</wp14:pctHeight>
                </wp14:sizeRelV>
              </wp:anchor>
            </w:drawing>
          </mc:Choice>
          <mc:Fallback>
            <w:pict>
              <v:rect w14:anchorId="37654703" id="Rectangle 9" o:spid="_x0000_s1040" style="position:absolute;margin-left:15.9pt;margin-top:22.3pt;width:142.95pt;height:24.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" filled="f" stroked="f" strokeweight="1pt">
                <v:textbo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v:textbox>
              </v:rect>
            </w:pict>
          </mc:Fallback>
        </mc:AlternateContent>
      </w:r>
      <w:r w:rsidR="00323B94">
        <w:t>The following is in scope for this project:</w:t>
      </w:r>
    </w:p>
    <w:p w14:paraId="6CB6C61C" w14:textId="625ED911" w:rsidR="00D859CD" w:rsidRDefault="002B32ED" w:rsidP="00323B94">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p>
    <w:p w14:paraId="7051A725" w14:textId="77777777" w:rsidR="00C15820" w:rsidRDefault="00C15820" w:rsidP="00C15820">
      <w:pPr>
        <w:pStyle w:val="ListParagraph"/>
      </w:pPr>
    </w:p>
    <w:p w14:paraId="272E3297" w14:textId="67061B49"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34" w:name="_Toc508188797"/>
    </w:p>
    <w:p w14:paraId="177CBA19" w14:textId="0E945F4F" w:rsidR="00323B94" w:rsidRDefault="00323B94" w:rsidP="00515B87">
      <w:pPr>
        <w:pStyle w:val="Heading3"/>
      </w:pPr>
      <w:bookmarkStart w:id="35" w:name="_Toc508610078"/>
      <w:bookmarkStart w:id="36" w:name="_Toc511030863"/>
      <w:r>
        <w:t>Out of scope</w:t>
      </w:r>
      <w:bookmarkEnd w:id="34"/>
      <w:bookmarkEnd w:id="35"/>
      <w:bookmarkEnd w:id="36"/>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lastRenderedPageBreak/>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37" w:name="_Toc508188798"/>
      <w:bookmarkStart w:id="38" w:name="_Toc508610079"/>
      <w:bookmarkStart w:id="39" w:name="_Toc511030864"/>
      <w:r>
        <w:t>Licensing</w:t>
      </w:r>
      <w:bookmarkEnd w:id="37"/>
      <w:bookmarkEnd w:id="38"/>
      <w:bookmarkEnd w:id="39"/>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4758589C" w:rsidR="00323B94" w:rsidRDefault="00EF367B" w:rsidP="007A629B">
      <w:pPr>
        <w:pStyle w:val="ListParagraph"/>
        <w:numPr>
          <w:ilvl w:val="0"/>
          <w:numId w:val="18"/>
        </w:numPr>
      </w:pPr>
      <w:hyperlink r:id="rId29">
        <w:r w:rsidR="41CBE487" w:rsidRPr="41CBE487">
          <w:rPr>
            <w:rStyle w:val="Hyperlink"/>
          </w:rPr>
          <w:t>Conditional Access (CA)</w:t>
        </w:r>
      </w:hyperlink>
      <w:r w:rsidR="41CBE487">
        <w:t xml:space="preserve"> (P1 Required)</w:t>
      </w:r>
    </w:p>
    <w:p w14:paraId="234C32AA" w14:textId="6DD5F6D7" w:rsidR="007536B1" w:rsidRDefault="00EF367B" w:rsidP="007A629B">
      <w:pPr>
        <w:pStyle w:val="ListParagraph"/>
        <w:numPr>
          <w:ilvl w:val="0"/>
          <w:numId w:val="18"/>
        </w:numPr>
      </w:pPr>
      <w:hyperlink r:id="rId30" w:history="1">
        <w:r w:rsidR="007536B1" w:rsidRPr="00CB7265">
          <w:rPr>
            <w:rStyle w:val="Hyperlink"/>
          </w:rPr>
          <w:t>Azure Multi-Factor Authentication (MFA)</w:t>
        </w:r>
      </w:hyperlink>
      <w:r w:rsidR="00CB7265">
        <w:t xml:space="preserve"> (P1 Required)</w:t>
      </w:r>
    </w:p>
    <w:p w14:paraId="4540EEC9" w14:textId="0F90DADB" w:rsidR="00323B94" w:rsidRDefault="00EF367B" w:rsidP="007A629B">
      <w:pPr>
        <w:pStyle w:val="ListParagraph"/>
        <w:numPr>
          <w:ilvl w:val="0"/>
          <w:numId w:val="18"/>
        </w:numPr>
      </w:pPr>
      <w:hyperlink r:id="rId31" w:history="1">
        <w:r w:rsidR="004154F7" w:rsidRPr="00DD7751">
          <w:rPr>
            <w:rStyle w:val="Hyperlink"/>
          </w:rPr>
          <w:t>Group based membership</w:t>
        </w:r>
      </w:hyperlink>
      <w:r w:rsidR="004154F7">
        <w:t xml:space="preserve"> (P1 required)</w:t>
      </w:r>
    </w:p>
    <w:p w14:paraId="671575AD" w14:textId="77777777" w:rsidR="00323B94" w:rsidRDefault="00EF367B" w:rsidP="007A629B">
      <w:pPr>
        <w:pStyle w:val="ListParagraph"/>
        <w:numPr>
          <w:ilvl w:val="0"/>
          <w:numId w:val="18"/>
        </w:numPr>
      </w:pPr>
      <w:hyperlink r:id="rId3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3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583EAC">
        <w:trPr>
          <w:cnfStyle w:val="100000000000" w:firstRow="1" w:lastRow="0" w:firstColumn="0" w:lastColumn="0" w:oddVBand="0" w:evenVBand="0" w:oddHBand="0" w:evenHBand="0" w:firstRowFirstColumn="0" w:firstRowLastColumn="0" w:lastRowFirstColumn="0" w:lastRowLastColumn="0"/>
        </w:trPr>
        <w:tc>
          <w:tcPr>
            <w:tcW w:w="2217"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1952" w:type="dxa"/>
            <w:vAlign w:val="center"/>
          </w:tcPr>
          <w:p w14:paraId="73A8C859" w14:textId="77777777" w:rsidR="00323B94" w:rsidRPr="009D2E3E" w:rsidRDefault="00323B94" w:rsidP="004165D4">
            <w:pPr>
              <w:jc w:val="center"/>
              <w:rPr>
                <w:b w:val="0"/>
              </w:rPr>
            </w:pPr>
            <w:r w:rsidRPr="00216626">
              <w:t>Free</w:t>
            </w:r>
          </w:p>
        </w:tc>
        <w:tc>
          <w:tcPr>
            <w:tcW w:w="2024"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1896"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1896"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583EAC">
        <w:tc>
          <w:tcPr>
            <w:tcW w:w="2217" w:type="dxa"/>
          </w:tcPr>
          <w:p w14:paraId="362F2C89" w14:textId="77777777" w:rsidR="00323B94" w:rsidRDefault="00323B94" w:rsidP="00B011AF">
            <w:r>
              <w:t>Directory Objects</w:t>
            </w:r>
          </w:p>
        </w:tc>
        <w:tc>
          <w:tcPr>
            <w:tcW w:w="1952" w:type="dxa"/>
            <w:tcBorders>
              <w:right w:val="single" w:sz="4" w:space="0" w:color="4472C4" w:themeColor="accent1"/>
            </w:tcBorders>
          </w:tcPr>
          <w:p w14:paraId="4ACC47E1" w14:textId="77777777" w:rsidR="00323B94" w:rsidRDefault="00323B94" w:rsidP="00271140">
            <w:pPr>
              <w:jc w:val="center"/>
            </w:pPr>
            <w:r>
              <w:t>500,000 Object Limit</w:t>
            </w:r>
          </w:p>
        </w:tc>
        <w:tc>
          <w:tcPr>
            <w:tcW w:w="2024"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3792"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583EAC">
        <w:tc>
          <w:tcPr>
            <w:tcW w:w="2217" w:type="dxa"/>
          </w:tcPr>
          <w:p w14:paraId="697D638E" w14:textId="77777777" w:rsidR="00323B94" w:rsidRDefault="00323B94" w:rsidP="00A95D25">
            <w:r>
              <w:t>Single Sign-On</w:t>
            </w:r>
          </w:p>
        </w:tc>
        <w:tc>
          <w:tcPr>
            <w:tcW w:w="1952"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2024"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3792"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583EAC">
        <w:tc>
          <w:tcPr>
            <w:tcW w:w="2217" w:type="dxa"/>
          </w:tcPr>
          <w:p w14:paraId="584C9936" w14:textId="4E60CFF5" w:rsidR="00066930" w:rsidRDefault="00066930" w:rsidP="00A95D25">
            <w:r>
              <w:t>Access based on group membership</w:t>
            </w:r>
          </w:p>
        </w:tc>
        <w:tc>
          <w:tcPr>
            <w:tcW w:w="3976"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3792" w:type="dxa"/>
            <w:gridSpan w:val="2"/>
            <w:tcBorders>
              <w:left w:val="single" w:sz="4" w:space="0" w:color="4472C4" w:themeColor="accent1"/>
            </w:tcBorders>
          </w:tcPr>
          <w:p w14:paraId="19871AEA" w14:textId="3B1EE3B4" w:rsidR="00066930" w:rsidRDefault="00066930"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lastRenderedPageBreak/>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40" w:name="_Toc508188799"/>
      <w:bookmarkStart w:id="41" w:name="_Toc508610080"/>
      <w:bookmarkStart w:id="42" w:name="_Toc511030865"/>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40"/>
      <w:bookmarkEnd w:id="41"/>
      <w:bookmarkEnd w:id="42"/>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w:t>
      </w:r>
      <w:proofErr w:type="gramStart"/>
      <w:r>
        <w:t xml:space="preserve">application, </w:t>
      </w:r>
      <w:r w:rsidR="0057486A">
        <w:t>and</w:t>
      </w:r>
      <w:proofErr w:type="gramEnd"/>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3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43" w:name="_Toc508188800"/>
      <w:bookmarkStart w:id="44" w:name="_Toc508610081"/>
      <w:bookmarkStart w:id="45" w:name="_Toc511030866"/>
      <w:r w:rsidRPr="004D7E6A">
        <w:t>Considerations for Password-based Single Sign on</w:t>
      </w:r>
      <w:bookmarkEnd w:id="43"/>
      <w:bookmarkEnd w:id="44"/>
      <w:bookmarkEnd w:id="45"/>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35" w:anchor="web-browser-requirements" w:history="1">
        <w:r w:rsidR="00840FA5" w:rsidRPr="00840FA5">
          <w:rPr>
            <w:rStyle w:val="Hyperlink"/>
          </w:rPr>
          <w:t>supported browsers</w:t>
        </w:r>
      </w:hyperlink>
      <w:r w:rsidRPr="00B91211">
        <w:t>. Options include: </w:t>
      </w:r>
    </w:p>
    <w:p w14:paraId="067AC887" w14:textId="77777777" w:rsidR="00323B94" w:rsidRPr="00B91211" w:rsidRDefault="00EF367B" w:rsidP="007A629B">
      <w:pPr>
        <w:numPr>
          <w:ilvl w:val="0"/>
          <w:numId w:val="10"/>
        </w:numPr>
      </w:pPr>
      <w:hyperlink r:id="rId36" w:history="1">
        <w:r w:rsidR="00323B94" w:rsidRPr="00000C6B">
          <w:rPr>
            <w:rStyle w:val="Hyperlink"/>
          </w:rPr>
          <w:t>Group Policy for Internet Explorer </w:t>
        </w:r>
      </w:hyperlink>
    </w:p>
    <w:p w14:paraId="2F6B9D57" w14:textId="48F1B416" w:rsidR="00323B94" w:rsidRPr="00B91211" w:rsidRDefault="00EF367B" w:rsidP="007A629B">
      <w:pPr>
        <w:numPr>
          <w:ilvl w:val="0"/>
          <w:numId w:val="11"/>
        </w:numPr>
      </w:pPr>
      <w:hyperlink r:id="rId37" w:history="1">
        <w:r w:rsidR="00323B94" w:rsidRPr="000632DB">
          <w:rPr>
            <w:rStyle w:val="Hyperlink"/>
          </w:rPr>
          <w:t>System Center Configuration Manager (SCCM) for Internet Explorer </w:t>
        </w:r>
      </w:hyperlink>
    </w:p>
    <w:p w14:paraId="4E7FD238" w14:textId="464B7E14" w:rsidR="00323B94" w:rsidRPr="00B91211" w:rsidRDefault="00EF367B" w:rsidP="007A629B">
      <w:pPr>
        <w:numPr>
          <w:ilvl w:val="0"/>
          <w:numId w:val="11"/>
        </w:numPr>
      </w:pPr>
      <w:hyperlink r:id="rId38"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39">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lastRenderedPageBreak/>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40">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3A58A1">
      <w:pPr>
        <w:pStyle w:val="Heading2"/>
      </w:pPr>
      <w:bookmarkStart w:id="46" w:name="_Toc508188801"/>
      <w:bookmarkStart w:id="47"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41" w:history="1">
        <w:r w:rsidRPr="00271140">
          <w:rPr>
            <w:rStyle w:val="Hyperlink"/>
          </w:rPr>
          <w:t>Azure AD B2B for this</w:t>
        </w:r>
      </w:hyperlink>
      <w:r>
        <w:rPr>
          <w:rStyle w:val="Hyperlink"/>
        </w:rPr>
        <w:t>.</w:t>
      </w:r>
    </w:p>
    <w:p w14:paraId="53F0130E" w14:textId="77777777" w:rsidR="00EF3882" w:rsidRDefault="00EF3882" w:rsidP="003A58A1">
      <w:pPr>
        <w:pStyle w:val="Heading2"/>
      </w:pPr>
    </w:p>
    <w:p w14:paraId="1101D0A5" w14:textId="47319363" w:rsidR="00323B94" w:rsidRPr="0045312B" w:rsidRDefault="00323B94" w:rsidP="003A58A1">
      <w:pPr>
        <w:pStyle w:val="Heading2"/>
      </w:pPr>
      <w:bookmarkStart w:id="48" w:name="_Toc511030867"/>
      <w:r>
        <w:t xml:space="preserve">Planning </w:t>
      </w:r>
      <w:r w:rsidRPr="0045312B">
        <w:t>Reporting and Auditing</w:t>
      </w:r>
      <w:bookmarkEnd w:id="46"/>
      <w:bookmarkEnd w:id="47"/>
      <w:bookmarkEnd w:id="48"/>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 xml:space="preserve">consume these </w:t>
      </w:r>
      <w:r w:rsidRPr="00DA48C1">
        <w:lastRenderedPageBreak/>
        <w:t>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1"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49" w:name="_Toc508188802"/>
      <w:bookmarkStart w:id="50" w:name="_Toc508610083"/>
      <w:bookmarkStart w:id="51" w:name="_Toc511030868"/>
      <w:r>
        <w:t xml:space="preserve">Planning </w:t>
      </w:r>
      <w:r w:rsidR="005C0CD2">
        <w:t>Y</w:t>
      </w:r>
      <w:r>
        <w:t xml:space="preserve">our Security </w:t>
      </w:r>
      <w:r w:rsidR="003B7449">
        <w:t>Review</w:t>
      </w:r>
      <w:bookmarkEnd w:id="49"/>
      <w:bookmarkEnd w:id="50"/>
      <w:bookmarkEnd w:id="51"/>
      <w:r w:rsidR="003B7449">
        <w:t xml:space="preserve"> </w:t>
      </w:r>
      <w:bookmarkStart w:id="52" w:name="_Plan"/>
      <w:bookmarkEnd w:id="17"/>
      <w:bookmarkEnd w:id="18"/>
      <w:bookmarkEnd w:id="19"/>
      <w:bookmarkEnd w:id="20"/>
      <w:bookmarkEnd w:id="52"/>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53" w:name="_Toc502750742"/>
      <w:bookmarkStart w:id="54" w:name="_Toc502924273"/>
    </w:p>
    <w:p w14:paraId="48EE0730" w14:textId="2E53875E" w:rsidR="00ED2928" w:rsidRDefault="00ED2928" w:rsidP="004D7E6A">
      <w:pPr>
        <w:pStyle w:val="Heading1"/>
      </w:pPr>
      <w:bookmarkStart w:id="55" w:name="_Toc508188803"/>
      <w:bookmarkStart w:id="56" w:name="_Toc508610084"/>
      <w:bookmarkStart w:id="57" w:name="_Toc511030869"/>
      <w:r>
        <w:t>Design</w:t>
      </w:r>
      <w:bookmarkEnd w:id="55"/>
      <w:r w:rsidR="00206FA5">
        <w:t>ing Your Implementation</w:t>
      </w:r>
      <w:bookmarkStart w:id="58" w:name="_Established_Timelines"/>
      <w:bookmarkStart w:id="59" w:name="_Design"/>
      <w:bookmarkEnd w:id="53"/>
      <w:bookmarkEnd w:id="54"/>
      <w:bookmarkEnd w:id="56"/>
      <w:bookmarkEnd w:id="57"/>
      <w:bookmarkEnd w:id="58"/>
      <w:bookmarkEnd w:id="59"/>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proofErr w:type="gramStart"/>
      <w:r w:rsidR="00067382">
        <w:t>.</w:t>
      </w:r>
      <w:r w:rsidR="000273C2" w:rsidRPr="000273C2">
        <w:t xml:space="preserve"> </w:t>
      </w:r>
      <w:r w:rsidR="000273C2">
        <w:t>.</w:t>
      </w:r>
      <w:proofErr w:type="gramEnd"/>
      <w:r w:rsidR="000273C2">
        <w:t xml:space="preserve">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60" w:name="_Toc508188804"/>
      <w:bookmarkStart w:id="61" w:name="_Toc508610085"/>
      <w:bookmarkStart w:id="62" w:name="_Toc511030870"/>
      <w:r w:rsidRPr="003A58A1">
        <w:lastRenderedPageBreak/>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60"/>
      <w:bookmarkEnd w:id="61"/>
      <w:bookmarkEnd w:id="62"/>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 xml:space="preserve">nables secure application password storage and replay using a web browser extension or mobile app. This leverages the existing sign-in process provided by the </w:t>
            </w:r>
            <w:proofErr w:type="gramStart"/>
            <w:r w:rsidRPr="006D6550">
              <w:t>application, but</w:t>
            </w:r>
            <w:proofErr w:type="gramEnd"/>
            <w:r w:rsidRPr="006D6550">
              <w:t xml:space="preserve">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63" w:name="_Endpoint_Information"/>
      <w:bookmarkStart w:id="64" w:name="_Toc508188805"/>
      <w:bookmarkStart w:id="65" w:name="_Toc508610086"/>
      <w:bookmarkStart w:id="66" w:name="_Toc511030871"/>
      <w:bookmarkEnd w:id="63"/>
      <w:r>
        <w:t>Endpoint Information</w:t>
      </w:r>
      <w:bookmarkEnd w:id="64"/>
      <w:bookmarkEnd w:id="65"/>
      <w:bookmarkEnd w:id="66"/>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lastRenderedPageBreak/>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67" w:name="_Toc502750745"/>
      <w:bookmarkStart w:id="68" w:name="_Toc502924276"/>
      <w:bookmarkStart w:id="69"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70" w:name="_Toc508188806"/>
      <w:bookmarkStart w:id="71" w:name="_Toc508610087"/>
      <w:bookmarkStart w:id="72" w:name="_Toc511030872"/>
      <w:r>
        <w:lastRenderedPageBreak/>
        <w:t>Solution Architecture Diagram</w:t>
      </w:r>
      <w:r w:rsidR="00F90BBC">
        <w:t>s</w:t>
      </w:r>
      <w:r>
        <w:t xml:space="preserve"> and Description</w:t>
      </w:r>
      <w:bookmarkEnd w:id="67"/>
      <w:bookmarkEnd w:id="68"/>
      <w:bookmarkEnd w:id="70"/>
      <w:bookmarkEnd w:id="71"/>
      <w:bookmarkEnd w:id="72"/>
    </w:p>
    <w:p w14:paraId="25250F2E" w14:textId="17720A20" w:rsidR="00D86214" w:rsidRDefault="00F90BBC" w:rsidP="00F90BBC">
      <w:r>
        <w:t xml:space="preserve">Several topologies are represented below. You should choose the one that most closely matches your specific </w:t>
      </w:r>
      <w:proofErr w:type="gramStart"/>
      <w:r>
        <w:t>scenario, and</w:t>
      </w:r>
      <w:proofErr w:type="gramEnd"/>
      <w:r>
        <w:t xml:space="preserve"> delete the rest.</w:t>
      </w:r>
    </w:p>
    <w:p w14:paraId="3BF15A33" w14:textId="4F7B7830" w:rsidR="0069523C" w:rsidRDefault="00FC7C26" w:rsidP="00566A28">
      <w:pPr>
        <w:pStyle w:val="Heading3"/>
      </w:pPr>
      <w:bookmarkStart w:id="73" w:name="_Toc508188807"/>
      <w:bookmarkStart w:id="74" w:name="_Toc508610088"/>
      <w:bookmarkStart w:id="75" w:name="_Toc511030873"/>
      <w:r>
        <w:t xml:space="preserve">Azure </w:t>
      </w:r>
      <w:r w:rsidR="00CB5C03">
        <w:t xml:space="preserve">AD </w:t>
      </w:r>
      <w:r>
        <w:t>Single Sign-on</w:t>
      </w:r>
      <w:r w:rsidR="00332543">
        <w:t xml:space="preserve"> with Password Hash Sync</w:t>
      </w:r>
      <w:r w:rsidR="004C1F46">
        <w:t xml:space="preserve"> or cloud-based users Authentication</w:t>
      </w:r>
      <w:bookmarkEnd w:id="73"/>
      <w:bookmarkEnd w:id="74"/>
      <w:bookmarkEnd w:id="75"/>
    </w:p>
    <w:p w14:paraId="48D32D62" w14:textId="465F332C" w:rsidR="004C1F46" w:rsidRDefault="004C1F46" w:rsidP="004C1F46">
      <w:bookmarkStart w:id="76" w:name="_Toc502750746"/>
      <w:bookmarkStart w:id="77" w:name="_Toc502924277"/>
      <w:bookmarkEnd w:id="69"/>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78" w:name="_Toc508188808"/>
      <w:bookmarkStart w:id="79" w:name="_Toc508610089"/>
      <w:bookmarkStart w:id="80" w:name="_Toc511030874"/>
      <w:r>
        <w:lastRenderedPageBreak/>
        <w:t xml:space="preserve">Azure AD Single Sign-on with AD FS </w:t>
      </w:r>
      <w:r w:rsidR="00DE1CAC">
        <w:t xml:space="preserve">or other Federation </w:t>
      </w:r>
      <w:r>
        <w:t>as IdP</w:t>
      </w:r>
      <w:bookmarkEnd w:id="78"/>
      <w:bookmarkEnd w:id="79"/>
      <w:bookmarkEnd w:id="80"/>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81" w:name="_Toc508188809"/>
      <w:bookmarkStart w:id="82" w:name="_Toc508610090"/>
      <w:bookmarkStart w:id="83" w:name="_Toc511030875"/>
      <w:r>
        <w:t>Azure AD Single Sign-on with Pass-through Authentication</w:t>
      </w:r>
      <w:bookmarkEnd w:id="81"/>
      <w:bookmarkEnd w:id="82"/>
      <w:bookmarkEnd w:id="83"/>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 xml:space="preserve">An on-premises Authentication Agent retrieves the username and encrypted password from the queue. Note that the Agent doesn't frequently poll for requests from the </w:t>
      </w:r>
      <w:proofErr w:type="gramStart"/>
      <w:r>
        <w:t>queue, but</w:t>
      </w:r>
      <w:proofErr w:type="gramEnd"/>
      <w:r>
        <w:t xml:space="preserve">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84" w:name="_Toc508188810"/>
      <w:bookmarkStart w:id="85" w:name="_Toc508610091"/>
      <w:bookmarkStart w:id="86" w:name="_Toc511030876"/>
      <w:r>
        <w:lastRenderedPageBreak/>
        <w:t>Technical Requirements</w:t>
      </w:r>
      <w:bookmarkEnd w:id="76"/>
      <w:bookmarkEnd w:id="77"/>
      <w:bookmarkEnd w:id="84"/>
      <w:bookmarkEnd w:id="85"/>
      <w:bookmarkEnd w:id="86"/>
    </w:p>
    <w:p w14:paraId="652BDF6E" w14:textId="35B9A6B6" w:rsidR="00ED2928" w:rsidRPr="00085EC2" w:rsidRDefault="00910089" w:rsidP="003A58A1">
      <w:pPr>
        <w:pStyle w:val="Heading2"/>
      </w:pPr>
      <w:bookmarkStart w:id="87" w:name="_Toc508188811"/>
      <w:bookmarkStart w:id="88" w:name="_Toc508610092"/>
      <w:bookmarkStart w:id="89" w:name="_Toc511030877"/>
      <w:r w:rsidRPr="00085EC2">
        <w:t xml:space="preserve">Azure </w:t>
      </w:r>
      <w:r w:rsidR="005B3517" w:rsidRPr="00085EC2">
        <w:t>Single Sign-on</w:t>
      </w:r>
      <w:r w:rsidR="00D86214" w:rsidRPr="00085EC2">
        <w:t xml:space="preserve"> Requirements</w:t>
      </w:r>
      <w:bookmarkEnd w:id="87"/>
      <w:bookmarkEnd w:id="88"/>
      <w:bookmarkEnd w:id="89"/>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EF367B"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EF367B"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EF367B"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EF367B"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C7D80B3" w:rsidR="00153AA2" w:rsidRDefault="00EF367B"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EF367B"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EF367B"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EF367B"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EF367B"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EF367B"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90" w:name="_Toc508188812"/>
      <w:bookmarkStart w:id="91" w:name="_Toc508610093"/>
      <w:bookmarkStart w:id="92" w:name="_Toc511030878"/>
      <w:r>
        <w:t>Attribute Requirements</w:t>
      </w:r>
      <w:bookmarkEnd w:id="90"/>
      <w:bookmarkEnd w:id="91"/>
      <w:bookmarkEnd w:id="92"/>
    </w:p>
    <w:p w14:paraId="37F42349" w14:textId="62C1A22A" w:rsidR="00B52AB1" w:rsidRDefault="00B52AB1" w:rsidP="00B52AB1">
      <w:r>
        <w:t xml:space="preserve">Below, </w:t>
      </w:r>
      <w:proofErr w:type="gramStart"/>
      <w:r>
        <w:t>select</w:t>
      </w:r>
      <w:proofErr w:type="gramEnd"/>
      <w:r>
        <w:t xml:space="preserve">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EF367B"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EF367B"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EF367B"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EF367B" w:rsidP="00966123">
      <w:pPr>
        <w:ind w:left="720"/>
      </w:pPr>
      <w:sdt>
        <w:sdtPr>
          <w:id w:val="1142000849"/>
          <w14:checkbox>
            <w14:checked w14:val="0"/>
            <w14:checkedState w14:val="2612" w14:font="MS Gothic"/>
            <w14:uncheckedState w14:val="2610" w14:font="MS Gothic"/>
          </w14:checkbox>
        </w:sdtPr>
        <w:sdtEndPr/>
        <w:sdtContent>
          <w:r w:rsidR="003C3F94">
            <w:rPr>
              <w:rFonts w:ascii="MS Gothic" w:eastAsia="MS Gothic" w:hAnsi="MS Gothic"/>
            </w:rPr>
            <w:t>☐</w:t>
          </w:r>
        </w:sdtContent>
      </w:sdt>
      <w:r w:rsidR="003C3F94" w:rsidRPr="00250F1F">
        <w:t xml:space="preserve"> All attributes are available in the application that are required</w:t>
      </w:r>
    </w:p>
    <w:p w14:paraId="20238471" w14:textId="77777777" w:rsidR="003C3F94" w:rsidRDefault="00EF367B"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 xml:space="preserve">If </w:t>
            </w:r>
            <w:proofErr w:type="gramStart"/>
            <w:r w:rsidRPr="00634946">
              <w:rPr>
                <w:i/>
              </w:rPr>
              <w:t>Join(</w:t>
            </w:r>
            <w:proofErr w:type="gramEnd"/>
            <w:r w:rsidRPr="00634946">
              <w:rPr>
                <w:i/>
              </w:rPr>
              <w:t>)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EF367B"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EF367B"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EF367B"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EF367B"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EF367B"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93" w:name="_Toc508188813"/>
      <w:bookmarkStart w:id="94" w:name="_Toc508610094"/>
      <w:bookmarkStart w:id="95" w:name="_Toc511030879"/>
      <w:r>
        <w:t>Certificate Requirements</w:t>
      </w:r>
      <w:bookmarkEnd w:id="93"/>
      <w:bookmarkEnd w:id="94"/>
      <w:bookmarkEnd w:id="95"/>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96" w:name="_Toc502750748"/>
      <w:bookmarkStart w:id="97" w:name="_Toc502924279"/>
      <w:r>
        <w:br w:type="page"/>
      </w:r>
    </w:p>
    <w:p w14:paraId="4BFB096A" w14:textId="1FC9EECA" w:rsidR="00616252" w:rsidDel="006E5C8E" w:rsidRDefault="00616252" w:rsidP="004D7E6A">
      <w:pPr>
        <w:pStyle w:val="Heading1"/>
        <w:rPr>
          <w:del w:id="98" w:author="Barbara Selden" w:date="2018-02-22T18:12:00Z"/>
        </w:rPr>
      </w:pPr>
      <w:del w:id="99" w:author="Barbara Selden" w:date="2018-02-22T18:12:00Z">
        <w:r w:rsidDel="006E5C8E">
          <w:lastRenderedPageBreak/>
          <w:br w:type="page"/>
        </w:r>
      </w:del>
    </w:p>
    <w:p w14:paraId="69E4BC9C" w14:textId="1FD29159" w:rsidR="000C7E54" w:rsidRDefault="00ED2928" w:rsidP="0030379C">
      <w:pPr>
        <w:pStyle w:val="Heading1"/>
      </w:pPr>
      <w:bookmarkStart w:id="100" w:name="_Implementing_Your_Solution"/>
      <w:bookmarkStart w:id="101" w:name="_Toc508188814"/>
      <w:bookmarkStart w:id="102" w:name="_Toc508610095"/>
      <w:bookmarkStart w:id="103" w:name="_Toc511030880"/>
      <w:bookmarkEnd w:id="100"/>
      <w:r>
        <w:lastRenderedPageBreak/>
        <w:t>Implement</w:t>
      </w:r>
      <w:bookmarkEnd w:id="96"/>
      <w:bookmarkEnd w:id="97"/>
      <w:r w:rsidR="00324CDF">
        <w:t xml:space="preserve">ing </w:t>
      </w:r>
      <w:r w:rsidR="007E4294">
        <w:t>Your Solution</w:t>
      </w:r>
      <w:bookmarkStart w:id="104" w:name="_Toc502750750"/>
      <w:bookmarkStart w:id="105" w:name="_Toc502924281"/>
      <w:bookmarkEnd w:id="101"/>
      <w:bookmarkEnd w:id="102"/>
      <w:bookmarkEnd w:id="103"/>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EF367B" w:rsidP="00D10F94">
      <w:pPr>
        <w:ind w:left="360"/>
      </w:pPr>
      <w:hyperlink w:anchor="_Phase_1:_Implementation" w:history="1">
        <w:r w:rsidR="00CB2FB1" w:rsidRPr="00DD4FF8">
          <w:rPr>
            <w:rStyle w:val="Hyperlink"/>
          </w:rPr>
          <w:t>Phase 1: Implementation Steps</w:t>
        </w:r>
      </w:hyperlink>
    </w:p>
    <w:p w14:paraId="122B643B" w14:textId="45C362C1" w:rsidR="00220DDA" w:rsidRDefault="00EF367B"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EF367B"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EF367B"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06" w:name="_Phase_1:_Implementation"/>
      <w:bookmarkStart w:id="107" w:name="_Toc508188815"/>
      <w:bookmarkStart w:id="108" w:name="_Toc508610096"/>
      <w:bookmarkStart w:id="109" w:name="_Toc511030881"/>
      <w:bookmarkEnd w:id="106"/>
      <w:r>
        <w:t xml:space="preserve">Phase </w:t>
      </w:r>
      <w:r w:rsidR="00A54AE5">
        <w:t>1</w:t>
      </w:r>
      <w:r>
        <w:t xml:space="preserve">: </w:t>
      </w:r>
      <w:r w:rsidR="00ED2928">
        <w:t>Implementation Steps</w:t>
      </w:r>
      <w:bookmarkEnd w:id="104"/>
      <w:bookmarkEnd w:id="105"/>
      <w:bookmarkEnd w:id="107"/>
      <w:bookmarkEnd w:id="108"/>
      <w:bookmarkEnd w:id="109"/>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10" w:name="_Step_1:_Identify"/>
      <w:bookmarkStart w:id="111" w:name="_Toc508188816"/>
      <w:bookmarkStart w:id="112" w:name="_Toc508610097"/>
      <w:bookmarkStart w:id="113" w:name="_Toc511030882"/>
      <w:bookmarkEnd w:id="110"/>
      <w:r>
        <w:t xml:space="preserve">Step 1: </w:t>
      </w:r>
      <w:r w:rsidR="00110FE4">
        <w:t>Identify your Test Users</w:t>
      </w:r>
      <w:bookmarkEnd w:id="111"/>
      <w:bookmarkEnd w:id="112"/>
      <w:bookmarkEnd w:id="113"/>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w:t>
      </w:r>
      <w:proofErr w:type="gramStart"/>
      <w:r>
        <w:t>user</w:t>
      </w:r>
      <w:r w:rsidR="006E5C8E">
        <w:t>,</w:t>
      </w:r>
      <w:r>
        <w:t xml:space="preserve"> or</w:t>
      </w:r>
      <w:proofErr w:type="gramEnd"/>
      <w:r>
        <w:t xml:space="preserve">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14" w:name="_Step_3:_Configure"/>
      <w:bookmarkEnd w:id="114"/>
    </w:p>
    <w:p w14:paraId="70EC3346" w14:textId="35281821" w:rsidR="008C487C" w:rsidRDefault="001972A6">
      <w:pPr>
        <w:pStyle w:val="Heading3"/>
      </w:pPr>
      <w:bookmarkStart w:id="115" w:name="_Step_4:_Configure"/>
      <w:bookmarkStart w:id="116" w:name="_Step_5:_Configure"/>
      <w:bookmarkStart w:id="117" w:name="_Toc508188817"/>
      <w:bookmarkStart w:id="118" w:name="_Toc508610098"/>
      <w:bookmarkStart w:id="119" w:name="_Toc511030883"/>
      <w:bookmarkStart w:id="120" w:name="_Toc502750749"/>
      <w:bookmarkStart w:id="121" w:name="_Toc502924280"/>
      <w:bookmarkStart w:id="122" w:name="_Toc502750751"/>
      <w:bookmarkStart w:id="123" w:name="_Toc502924282"/>
      <w:bookmarkEnd w:id="115"/>
      <w:bookmarkEnd w:id="116"/>
      <w:r w:rsidRPr="001972A6">
        <w:t>Step 2: Configure Azure Single Sign-on</w:t>
      </w:r>
      <w:bookmarkEnd w:id="117"/>
      <w:bookmarkEnd w:id="118"/>
      <w:bookmarkEnd w:id="119"/>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xml:space="preserve">. Ensure </w:t>
      </w:r>
      <w:proofErr w:type="gramStart"/>
      <w:r>
        <w:t>these map</w:t>
      </w:r>
      <w:proofErr w:type="gramEnd"/>
      <w:r>
        <w:t xml:space="preserve">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24" w:name="_Toc508188818"/>
      <w:bookmarkStart w:id="125" w:name="_Toc508610099"/>
      <w:bookmarkStart w:id="126" w:name="_Toc511030884"/>
      <w:r>
        <w:t>Phase 2: Change Communications</w:t>
      </w:r>
      <w:bookmarkEnd w:id="120"/>
      <w:bookmarkEnd w:id="121"/>
      <w:bookmarkEnd w:id="124"/>
      <w:bookmarkEnd w:id="125"/>
      <w:bookmarkEnd w:id="126"/>
    </w:p>
    <w:p w14:paraId="689219DE" w14:textId="77777777" w:rsidR="00A54AE5" w:rsidRDefault="00A54AE5" w:rsidP="00515B87">
      <w:pPr>
        <w:pStyle w:val="Heading3"/>
      </w:pPr>
      <w:bookmarkStart w:id="127" w:name="_Toc508188819"/>
      <w:bookmarkStart w:id="128" w:name="_Toc508610100"/>
      <w:bookmarkStart w:id="129" w:name="_Toc511030885"/>
      <w:r>
        <w:t>Step 1: Provide Internal Change Communication to end users</w:t>
      </w:r>
      <w:bookmarkEnd w:id="127"/>
      <w:bookmarkEnd w:id="128"/>
      <w:bookmarkEnd w:id="129"/>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7pt;height:50pt" o:ole="">
            <v:imagedata r:id="rId79" o:title=""/>
          </v:shape>
          <o:OLEObject Type="Embed" ProgID="PowerPoint.Show.12" ShapeID="_x0000_i1026" DrawAspect="Icon" ObjectID="_1588789541" r:id="rId80"/>
        </w:object>
      </w:r>
    </w:p>
    <w:p w14:paraId="72520C03" w14:textId="57AFEF6F" w:rsidR="004E0879" w:rsidRDefault="00C449A7" w:rsidP="003A58A1">
      <w:pPr>
        <w:pStyle w:val="Heading2"/>
      </w:pPr>
      <w:bookmarkStart w:id="130" w:name="_Phase_3:_User"/>
      <w:bookmarkStart w:id="131" w:name="_Toc508188820"/>
      <w:bookmarkStart w:id="132" w:name="_Toc508610101"/>
      <w:bookmarkStart w:id="133" w:name="_Toc511030886"/>
      <w:bookmarkEnd w:id="130"/>
      <w:r>
        <w:t xml:space="preserve">Phase 3: </w:t>
      </w:r>
      <w:bookmarkEnd w:id="122"/>
      <w:bookmarkEnd w:id="123"/>
      <w:r w:rsidR="003C28A1" w:rsidRPr="003C28A1">
        <w:t>Verify End User Scenario</w:t>
      </w:r>
      <w:r w:rsidR="003C28A1">
        <w:t xml:space="preserve"> </w:t>
      </w:r>
      <w:r w:rsidR="00AB34E5">
        <w:t>f</w:t>
      </w:r>
      <w:r w:rsidR="00596680">
        <w:t>or SSO</w:t>
      </w:r>
      <w:bookmarkEnd w:id="131"/>
      <w:bookmarkEnd w:id="132"/>
      <w:bookmarkEnd w:id="133"/>
    </w:p>
    <w:p w14:paraId="6CE83AC3" w14:textId="5A1CF634" w:rsidR="004E0879" w:rsidRDefault="004E0879" w:rsidP="00515B87">
      <w:pPr>
        <w:pStyle w:val="Heading3"/>
      </w:pPr>
      <w:bookmarkStart w:id="134" w:name="_Step_1:_Create"/>
      <w:bookmarkStart w:id="135" w:name="_Toc508188821"/>
      <w:bookmarkStart w:id="136" w:name="_Toc508610102"/>
      <w:bookmarkStart w:id="137" w:name="_Toc511030887"/>
      <w:bookmarkStart w:id="138" w:name="_Toc502750752"/>
      <w:bookmarkStart w:id="139" w:name="_Toc502924283"/>
      <w:bookmarkEnd w:id="134"/>
      <w:r>
        <w:t>Step 1: Create test cases for your application deployment</w:t>
      </w:r>
      <w:bookmarkEnd w:id="135"/>
      <w:bookmarkEnd w:id="136"/>
      <w:bookmarkEnd w:id="137"/>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corp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40" w:name="_Toc508188822"/>
      <w:bookmarkStart w:id="141" w:name="_Toc508610103"/>
      <w:bookmarkStart w:id="142" w:name="_Toc511030888"/>
      <w:r>
        <w:lastRenderedPageBreak/>
        <w:t>Step 2: Document your results</w:t>
      </w:r>
      <w:bookmarkEnd w:id="140"/>
      <w:bookmarkEnd w:id="141"/>
      <w:bookmarkEnd w:id="142"/>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43" w:name="_Toc508188823"/>
      <w:bookmarkStart w:id="144" w:name="_Toc508610104"/>
      <w:bookmarkStart w:id="145" w:name="_Toc511030889"/>
      <w:r>
        <w:t xml:space="preserve">Step 3: </w:t>
      </w:r>
      <w:r w:rsidR="004D17BF">
        <w:t>Moving into Production</w:t>
      </w:r>
      <w:bookmarkEnd w:id="143"/>
      <w:bookmarkEnd w:id="144"/>
      <w:bookmarkEnd w:id="145"/>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46" w:name="_Phase_4:_Rollback"/>
      <w:bookmarkStart w:id="147" w:name="_Toc508188824"/>
      <w:bookmarkStart w:id="148" w:name="_Toc508610105"/>
      <w:bookmarkStart w:id="149" w:name="_Toc511030890"/>
      <w:bookmarkEnd w:id="146"/>
      <w:r>
        <w:t xml:space="preserve">Phase 4: </w:t>
      </w:r>
      <w:r w:rsidR="00ED2928">
        <w:t xml:space="preserve">Rollback </w:t>
      </w:r>
      <w:r w:rsidR="00FA08D6">
        <w:t>S</w:t>
      </w:r>
      <w:r w:rsidR="00ED2928">
        <w:t>teps</w:t>
      </w:r>
      <w:bookmarkEnd w:id="138"/>
      <w:bookmarkEnd w:id="139"/>
      <w:bookmarkEnd w:id="147"/>
      <w:bookmarkEnd w:id="148"/>
      <w:bookmarkEnd w:id="149"/>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50" w:name="_Toc508188825"/>
      <w:bookmarkStart w:id="151" w:name="_Toc508610106"/>
      <w:bookmarkStart w:id="152" w:name="_Toc511030891"/>
      <w:bookmarkStart w:id="153" w:name="_Toc501456962"/>
      <w:bookmarkStart w:id="154" w:name="_Toc502750753"/>
      <w:bookmarkStart w:id="155" w:name="_Toc502754478"/>
      <w:bookmarkStart w:id="156"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50"/>
      <w:bookmarkEnd w:id="151"/>
      <w:bookmarkEnd w:id="152"/>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57" w:name="_Operational_Doc"/>
      <w:bookmarkEnd w:id="157"/>
    </w:p>
    <w:p w14:paraId="65ABADF1" w14:textId="3A283D24" w:rsidR="009E39A2" w:rsidRPr="009E39A2" w:rsidRDefault="00D16F3A" w:rsidP="009E39A2">
      <w:r>
        <w:br w:type="page"/>
      </w:r>
    </w:p>
    <w:p w14:paraId="020E39BF" w14:textId="79AB7C5E" w:rsidR="00ED2928" w:rsidRDefault="00ED2928" w:rsidP="004D7E6A">
      <w:pPr>
        <w:pStyle w:val="Heading1"/>
      </w:pPr>
      <w:bookmarkStart w:id="158" w:name="_Operationalize_your_Implementation"/>
      <w:bookmarkStart w:id="159" w:name="_Toc508188826"/>
      <w:bookmarkStart w:id="160" w:name="_Toc508610107"/>
      <w:bookmarkStart w:id="161" w:name="_Toc511030892"/>
      <w:bookmarkEnd w:id="158"/>
      <w:r>
        <w:lastRenderedPageBreak/>
        <w:t>Operational</w:t>
      </w:r>
      <w:r w:rsidR="00E968E1">
        <w:t>ize</w:t>
      </w:r>
      <w:r>
        <w:t xml:space="preserve"> </w:t>
      </w:r>
      <w:bookmarkEnd w:id="153"/>
      <w:bookmarkEnd w:id="154"/>
      <w:bookmarkEnd w:id="155"/>
      <w:bookmarkEnd w:id="156"/>
      <w:r w:rsidR="00E968E1">
        <w:t>your Implementation</w:t>
      </w:r>
      <w:bookmarkEnd w:id="159"/>
      <w:bookmarkEnd w:id="160"/>
      <w:bookmarkEnd w:id="161"/>
    </w:p>
    <w:p w14:paraId="39EA228B" w14:textId="2D68D44A" w:rsidR="00B85AA7" w:rsidRDefault="00B85AA7" w:rsidP="003A58A1">
      <w:pPr>
        <w:pStyle w:val="Heading2"/>
      </w:pPr>
      <w:bookmarkStart w:id="162" w:name="_Toc502924285"/>
      <w:bookmarkStart w:id="163" w:name="_Toc508188827"/>
      <w:bookmarkStart w:id="164" w:name="_Toc508610108"/>
      <w:bookmarkStart w:id="165" w:name="_Toc511030893"/>
      <w:bookmarkStart w:id="166" w:name="_Toc502750754"/>
      <w:r>
        <w:t>Purpose of Document</w:t>
      </w:r>
      <w:bookmarkEnd w:id="162"/>
      <w:bookmarkEnd w:id="163"/>
      <w:bookmarkEnd w:id="164"/>
      <w:bookmarkEnd w:id="165"/>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67" w:name="_Toc502924287"/>
      <w:bookmarkStart w:id="168" w:name="_Toc502750755"/>
      <w:bookmarkStart w:id="169" w:name="_Toc508188828"/>
      <w:bookmarkStart w:id="170" w:name="_Toc508610109"/>
      <w:bookmarkStart w:id="171" w:name="_Toc511030894"/>
      <w:bookmarkEnd w:id="166"/>
      <w:r>
        <w:t>Required Roles</w:t>
      </w:r>
      <w:bookmarkEnd w:id="167"/>
      <w:bookmarkEnd w:id="168"/>
      <w:bookmarkEnd w:id="169"/>
      <w:bookmarkEnd w:id="170"/>
      <w:bookmarkEnd w:id="171"/>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172" w:name="_Toc502750761"/>
      <w:bookmarkStart w:id="173" w:name="_Toc502924293"/>
      <w:bookmarkStart w:id="174" w:name="_Toc508188829"/>
      <w:bookmarkStart w:id="175" w:name="_Toc502750758"/>
      <w:bookmarkStart w:id="176" w:name="_Toc502924290"/>
      <w:r>
        <w:br w:type="page"/>
      </w:r>
    </w:p>
    <w:p w14:paraId="5A789A6D" w14:textId="54338D08" w:rsidR="005520A4" w:rsidRDefault="005520A4" w:rsidP="005520A4">
      <w:pPr>
        <w:pStyle w:val="Heading2"/>
      </w:pPr>
      <w:bookmarkStart w:id="177" w:name="_Toc508610110"/>
      <w:bookmarkStart w:id="178" w:name="_Toc511030895"/>
      <w:r>
        <w:lastRenderedPageBreak/>
        <w:t>Single Sign-on Certificate Lifecycle [Azure Active Directory]</w:t>
      </w:r>
      <w:bookmarkEnd w:id="172"/>
      <w:bookmarkEnd w:id="173"/>
      <w:bookmarkEnd w:id="174"/>
      <w:bookmarkEnd w:id="177"/>
      <w:bookmarkEnd w:id="178"/>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179" w:name="_Toc502750762"/>
      <w:bookmarkStart w:id="180" w:name="_Toc502924294"/>
      <w:bookmarkStart w:id="181" w:name="_Toc508188830"/>
      <w:bookmarkStart w:id="182" w:name="_Toc508610111"/>
      <w:bookmarkStart w:id="183" w:name="_Toc511030896"/>
      <w:r>
        <w:t>Access Management</w:t>
      </w:r>
      <w:bookmarkEnd w:id="179"/>
      <w:bookmarkEnd w:id="180"/>
      <w:bookmarkEnd w:id="181"/>
      <w:bookmarkEnd w:id="182"/>
      <w:bookmarkEnd w:id="183"/>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EF367B"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EF367B"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184" w:name="_Toc508188831"/>
      <w:r>
        <w:br w:type="page"/>
      </w:r>
    </w:p>
    <w:p w14:paraId="7E135E78" w14:textId="6926D939" w:rsidR="00ED2928" w:rsidRDefault="00ED2928" w:rsidP="0016322C">
      <w:pPr>
        <w:pStyle w:val="Heading2"/>
      </w:pPr>
      <w:bookmarkStart w:id="185" w:name="_Toc508610112"/>
      <w:bookmarkStart w:id="186" w:name="_Toc511030897"/>
      <w:r>
        <w:lastRenderedPageBreak/>
        <w:t>Troubleshooting Guide &amp; Steps</w:t>
      </w:r>
      <w:bookmarkEnd w:id="175"/>
      <w:bookmarkEnd w:id="176"/>
      <w:bookmarkEnd w:id="184"/>
      <w:bookmarkEnd w:id="185"/>
      <w:bookmarkEnd w:id="186"/>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187" w:name="_Toc508188832"/>
      <w:bookmarkStart w:id="188" w:name="_Toc508610113"/>
      <w:bookmarkStart w:id="189" w:name="_Toc511030898"/>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187"/>
      <w:bookmarkEnd w:id="188"/>
      <w:bookmarkEnd w:id="189"/>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w:t>
            </w:r>
            <w:proofErr w:type="gramStart"/>
            <w:r w:rsidR="00804821">
              <w:t>is</w:t>
            </w:r>
            <w:proofErr w:type="gramEnd"/>
            <w:r w:rsidR="00804821">
              <w:t xml:space="preserve">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EF367B"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190" w:name="_Toc508188833"/>
      <w:r>
        <w:br w:type="page"/>
      </w:r>
    </w:p>
    <w:p w14:paraId="361D8027" w14:textId="393EFC23" w:rsidR="00ED2928" w:rsidRDefault="00DD72FF" w:rsidP="0016322C">
      <w:pPr>
        <w:pStyle w:val="Heading3"/>
      </w:pPr>
      <w:bookmarkStart w:id="191" w:name="_Toc508610114"/>
      <w:bookmarkStart w:id="192" w:name="_Toc511030899"/>
      <w:r>
        <w:lastRenderedPageBreak/>
        <w:t xml:space="preserve">Example: Complete outage of </w:t>
      </w:r>
      <w:r w:rsidR="00DB318F">
        <w:t>&lt;&lt;APPLICATION NAME&gt;&gt;</w:t>
      </w:r>
      <w:r w:rsidR="005C768A">
        <w:t xml:space="preserve"> - No user can sign in</w:t>
      </w:r>
      <w:bookmarkEnd w:id="190"/>
      <w:bookmarkEnd w:id="191"/>
      <w:bookmarkEnd w:id="192"/>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EF367B"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w:t>
            </w:r>
            <w:proofErr w:type="gramStart"/>
            <w:r>
              <w:t>is located in</w:t>
            </w:r>
            <w:proofErr w:type="gramEnd"/>
            <w:r>
              <w:t xml:space="preserve">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193" w:name="_Toc502750763"/>
      <w:bookmarkStart w:id="194" w:name="_Toc502924295"/>
      <w:bookmarkStart w:id="195" w:name="_Toc508188834"/>
      <w:r>
        <w:br w:type="page"/>
      </w:r>
    </w:p>
    <w:p w14:paraId="030EA7A9" w14:textId="56C2E12F" w:rsidR="00F32DE0" w:rsidRDefault="00B830F8" w:rsidP="003A58A1">
      <w:pPr>
        <w:pStyle w:val="Heading2"/>
      </w:pPr>
      <w:bookmarkStart w:id="196" w:name="_Toc508610115"/>
      <w:bookmarkStart w:id="197" w:name="_Toc511030900"/>
      <w:r>
        <w:lastRenderedPageBreak/>
        <w:t xml:space="preserve">Helpful </w:t>
      </w:r>
      <w:r w:rsidR="00F32DE0">
        <w:t>Documentation</w:t>
      </w:r>
      <w:bookmarkEnd w:id="193"/>
      <w:bookmarkEnd w:id="194"/>
      <w:bookmarkEnd w:id="195"/>
      <w:bookmarkEnd w:id="196"/>
      <w:bookmarkEnd w:id="197"/>
    </w:p>
    <w:p w14:paraId="585DDDAD" w14:textId="77777777" w:rsidR="00496BA6" w:rsidRPr="007932DB" w:rsidRDefault="00496BA6" w:rsidP="00496BA6">
      <w:pPr>
        <w:rPr>
          <w:b/>
        </w:rPr>
      </w:pPr>
      <w:r w:rsidRPr="007932DB">
        <w:rPr>
          <w:b/>
        </w:rPr>
        <w:t>General</w:t>
      </w:r>
    </w:p>
    <w:p w14:paraId="240E1B3B" w14:textId="77777777" w:rsidR="00496BA6" w:rsidRDefault="00EF367B" w:rsidP="00496BA6">
      <w:hyperlink r:id="rId92" w:history="1">
        <w:r w:rsidR="00496BA6" w:rsidRPr="007932DB">
          <w:rPr>
            <w:rStyle w:val="Hyperlink"/>
          </w:rPr>
          <w:t>Debug SAML-based SSO</w:t>
        </w:r>
      </w:hyperlink>
    </w:p>
    <w:p w14:paraId="4C375E8E" w14:textId="77777777" w:rsidR="00496BA6" w:rsidRDefault="00EF367B" w:rsidP="00496BA6">
      <w:hyperlink r:id="rId93" w:history="1">
        <w:r w:rsidR="00496BA6" w:rsidRPr="007932DB">
          <w:rPr>
            <w:rStyle w:val="Hyperlink"/>
          </w:rPr>
          <w:t>Customizing claim issued in SAML token</w:t>
        </w:r>
      </w:hyperlink>
    </w:p>
    <w:p w14:paraId="0333494D" w14:textId="77777777" w:rsidR="00496BA6" w:rsidRDefault="00EF367B" w:rsidP="00496BA6">
      <w:hyperlink r:id="rId94" w:history="1">
        <w:r w:rsidR="00496BA6" w:rsidRPr="007932DB">
          <w:rPr>
            <w:rStyle w:val="Hyperlink"/>
          </w:rPr>
          <w:t>Single Sign-on SAML protocol</w:t>
        </w:r>
      </w:hyperlink>
    </w:p>
    <w:p w14:paraId="618FCF09" w14:textId="77777777" w:rsidR="00496BA6" w:rsidRDefault="00EF367B" w:rsidP="00496BA6">
      <w:hyperlink r:id="rId95" w:history="1">
        <w:r w:rsidR="00496BA6" w:rsidRPr="007932DB">
          <w:rPr>
            <w:rStyle w:val="Hyperlink"/>
          </w:rPr>
          <w:t>Single Sign-Out SAML protocol</w:t>
        </w:r>
      </w:hyperlink>
    </w:p>
    <w:p w14:paraId="650671B9" w14:textId="77777777" w:rsidR="00496BA6" w:rsidRDefault="00EF367B"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EF367B" w:rsidP="00496BA6">
      <w:hyperlink r:id="rId97" w:history="1">
        <w:r w:rsidR="00496BA6" w:rsidRPr="007932DB">
          <w:rPr>
            <w:rStyle w:val="Hyperlink"/>
          </w:rPr>
          <w:t>Azure AD Conditional Access</w:t>
        </w:r>
      </w:hyperlink>
    </w:p>
    <w:p w14:paraId="6435FA35" w14:textId="77777777" w:rsidR="00496BA6" w:rsidRDefault="00EF367B" w:rsidP="00496BA6">
      <w:hyperlink r:id="rId98" w:history="1">
        <w:r w:rsidR="00496BA6" w:rsidRPr="007932DB">
          <w:rPr>
            <w:rStyle w:val="Hyperlink"/>
          </w:rPr>
          <w:t>Azure Identity Protection</w:t>
        </w:r>
      </w:hyperlink>
    </w:p>
    <w:p w14:paraId="05CCA603" w14:textId="77777777" w:rsidR="00496BA6" w:rsidRDefault="00EF367B" w:rsidP="00496BA6">
      <w:hyperlink r:id="rId99" w:history="1">
        <w:r w:rsidR="00496BA6" w:rsidRPr="007932DB">
          <w:rPr>
            <w:rStyle w:val="Hyperlink"/>
          </w:rPr>
          <w:t>SSO access</w:t>
        </w:r>
      </w:hyperlink>
    </w:p>
    <w:p w14:paraId="17098401" w14:textId="77777777" w:rsidR="00496BA6" w:rsidRDefault="00EF367B"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EF367B" w:rsidP="00496BA6">
      <w:hyperlink r:id="rId101" w:history="1">
        <w:r w:rsidR="00496BA6" w:rsidRPr="007932DB">
          <w:rPr>
            <w:rStyle w:val="Hyperlink"/>
          </w:rPr>
          <w:t>Configure Token Lifetimes</w:t>
        </w:r>
      </w:hyperlink>
    </w:p>
    <w:p w14:paraId="71285532" w14:textId="77777777" w:rsidR="00496BA6" w:rsidRPr="0013477D" w:rsidRDefault="00EF367B"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785BB3C0" w:rsidR="000836DB" w:rsidRDefault="00EF367B" w:rsidP="00FE7031">
      <w:pPr>
        <w:rPr>
          <w:rStyle w:val="Hyperlink"/>
        </w:rPr>
      </w:pPr>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198" w:name="_Implementation_Steps_and"/>
      <w:bookmarkEnd w:id="198"/>
    </w:p>
    <w:p w14:paraId="710BB413" w14:textId="16F80546" w:rsidR="00534075" w:rsidRDefault="00534075" w:rsidP="00FE7031"/>
    <w:p w14:paraId="091F9E27" w14:textId="77777777" w:rsidR="00534075" w:rsidRDefault="00534075" w:rsidP="00534075">
      <w:pPr>
        <w:pStyle w:val="Footer"/>
        <w:spacing w:after="120"/>
        <w:rPr>
          <w:rFonts w:cstheme="minorHAnsi"/>
          <w:b/>
          <w:sz w:val="24"/>
          <w:szCs w:val="18"/>
        </w:rPr>
      </w:pPr>
    </w:p>
    <w:p w14:paraId="14F19922" w14:textId="77777777" w:rsidR="00534075" w:rsidRDefault="00534075" w:rsidP="00534075">
      <w:pPr>
        <w:pStyle w:val="Footer"/>
        <w:spacing w:after="120"/>
        <w:rPr>
          <w:rFonts w:cstheme="minorHAnsi"/>
          <w:b/>
          <w:sz w:val="24"/>
          <w:szCs w:val="18"/>
        </w:rPr>
      </w:pPr>
    </w:p>
    <w:p w14:paraId="0DD29B04" w14:textId="77777777" w:rsidR="00534075" w:rsidRDefault="00534075" w:rsidP="00534075">
      <w:pPr>
        <w:pStyle w:val="Footer"/>
        <w:spacing w:after="120"/>
        <w:rPr>
          <w:rFonts w:cstheme="minorHAnsi"/>
          <w:b/>
          <w:sz w:val="24"/>
          <w:szCs w:val="18"/>
        </w:rPr>
      </w:pPr>
    </w:p>
    <w:p w14:paraId="6417CB22" w14:textId="77777777" w:rsidR="00534075" w:rsidRDefault="00534075" w:rsidP="00534075">
      <w:pPr>
        <w:pStyle w:val="Footer"/>
        <w:spacing w:after="120"/>
        <w:rPr>
          <w:rFonts w:cstheme="minorHAnsi"/>
          <w:b/>
          <w:sz w:val="24"/>
          <w:szCs w:val="18"/>
        </w:rPr>
      </w:pPr>
    </w:p>
    <w:p w14:paraId="37013740" w14:textId="77777777" w:rsidR="00534075" w:rsidRDefault="00534075" w:rsidP="00534075">
      <w:pPr>
        <w:pStyle w:val="Footer"/>
        <w:spacing w:after="120"/>
        <w:rPr>
          <w:rFonts w:cstheme="minorHAnsi"/>
          <w:b/>
          <w:sz w:val="24"/>
          <w:szCs w:val="18"/>
        </w:rPr>
      </w:pPr>
    </w:p>
    <w:p w14:paraId="63701857" w14:textId="77777777" w:rsidR="00534075" w:rsidRDefault="00534075" w:rsidP="00534075">
      <w:pPr>
        <w:pStyle w:val="Footer"/>
        <w:spacing w:after="120"/>
        <w:rPr>
          <w:rFonts w:cstheme="minorHAnsi"/>
          <w:b/>
          <w:sz w:val="24"/>
          <w:szCs w:val="18"/>
        </w:rPr>
      </w:pPr>
    </w:p>
    <w:p w14:paraId="090069EF" w14:textId="77777777" w:rsidR="00534075" w:rsidRDefault="00534075" w:rsidP="00534075">
      <w:pPr>
        <w:pStyle w:val="Footer"/>
        <w:spacing w:after="120"/>
        <w:rPr>
          <w:rFonts w:cstheme="minorHAnsi"/>
          <w:b/>
          <w:sz w:val="24"/>
          <w:szCs w:val="18"/>
        </w:rPr>
      </w:pPr>
    </w:p>
    <w:p w14:paraId="6486C7E3" w14:textId="77777777" w:rsidR="00534075" w:rsidRDefault="00534075" w:rsidP="00534075">
      <w:pPr>
        <w:pStyle w:val="Footer"/>
        <w:spacing w:after="120"/>
        <w:rPr>
          <w:rFonts w:cstheme="minorHAnsi"/>
          <w:b/>
          <w:sz w:val="24"/>
          <w:szCs w:val="18"/>
        </w:rPr>
      </w:pPr>
    </w:p>
    <w:p w14:paraId="57DBE67D" w14:textId="77777777" w:rsidR="00534075" w:rsidRDefault="00534075" w:rsidP="00534075">
      <w:pPr>
        <w:pStyle w:val="Footer"/>
        <w:spacing w:after="120"/>
        <w:rPr>
          <w:rFonts w:cstheme="minorHAnsi"/>
          <w:b/>
          <w:sz w:val="24"/>
          <w:szCs w:val="18"/>
        </w:rPr>
      </w:pPr>
    </w:p>
    <w:p w14:paraId="17593AF0" w14:textId="77777777" w:rsidR="00534075" w:rsidRDefault="00534075" w:rsidP="00534075">
      <w:pPr>
        <w:pStyle w:val="Footer"/>
        <w:spacing w:after="120"/>
        <w:rPr>
          <w:rFonts w:cstheme="minorHAnsi"/>
          <w:b/>
          <w:sz w:val="24"/>
          <w:szCs w:val="18"/>
        </w:rPr>
      </w:pPr>
      <w:bookmarkStart w:id="199" w:name="_GoBack"/>
      <w:bookmarkEnd w:id="199"/>
    </w:p>
    <w:p w14:paraId="43EC6A29" w14:textId="2A2638AE" w:rsidR="00534075" w:rsidRDefault="00534075" w:rsidP="00534075">
      <w:pPr>
        <w:pStyle w:val="Footer"/>
        <w:spacing w:after="120"/>
        <w:rPr>
          <w:rFonts w:cstheme="minorHAnsi"/>
          <w:b/>
          <w:sz w:val="24"/>
          <w:szCs w:val="18"/>
        </w:rPr>
      </w:pPr>
      <w:r w:rsidRPr="00197D8A">
        <w:rPr>
          <w:rFonts w:cstheme="minorHAnsi"/>
          <w:b/>
          <w:sz w:val="24"/>
          <w:szCs w:val="18"/>
        </w:rPr>
        <w:lastRenderedPageBreak/>
        <w:t>IMPORTANT NOTICES</w:t>
      </w:r>
    </w:p>
    <w:p w14:paraId="5FB17498" w14:textId="77777777" w:rsidR="00534075" w:rsidRPr="00197D8A" w:rsidRDefault="00534075" w:rsidP="00534075">
      <w:pPr>
        <w:pStyle w:val="Footer"/>
        <w:spacing w:after="120"/>
        <w:rPr>
          <w:rFonts w:cstheme="minorHAnsi"/>
          <w:b/>
          <w:sz w:val="24"/>
          <w:szCs w:val="18"/>
        </w:rPr>
      </w:pPr>
    </w:p>
    <w:p w14:paraId="35D2D2EC" w14:textId="77777777" w:rsidR="00534075" w:rsidRDefault="00534075" w:rsidP="00534075">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73F26A31" w14:textId="77777777" w:rsidR="00534075" w:rsidRDefault="00534075" w:rsidP="00534075">
      <w:pPr>
        <w:pStyle w:val="Footer"/>
        <w:spacing w:after="120"/>
        <w:rPr>
          <w:b/>
        </w:rPr>
      </w:pPr>
      <w:r>
        <w:rPr>
          <w:b/>
        </w:rPr>
        <w:t>Confidentiality Statement</w:t>
      </w:r>
    </w:p>
    <w:p w14:paraId="35E0DE6D" w14:textId="77777777" w:rsidR="00534075" w:rsidRPr="00F26EEF" w:rsidRDefault="00534075" w:rsidP="00534075">
      <w:r>
        <w:t>This document may provide certain information that is and must be kept confidential. To ensure the protection of such information you should not disclose any part of this plan summary to anyone who does not have a legitimate reason for needing it.</w:t>
      </w:r>
    </w:p>
    <w:p w14:paraId="0EC1C28F" w14:textId="77777777" w:rsidR="00534075" w:rsidRPr="005060ED" w:rsidRDefault="00534075" w:rsidP="00534075">
      <w:pPr>
        <w:pStyle w:val="Footer"/>
        <w:spacing w:after="120"/>
        <w:rPr>
          <w:b/>
        </w:rPr>
      </w:pPr>
    </w:p>
    <w:p w14:paraId="3A519BF3" w14:textId="77777777" w:rsidR="00534075" w:rsidRPr="00197D8A" w:rsidRDefault="00534075" w:rsidP="00534075">
      <w:pPr>
        <w:pStyle w:val="Footer"/>
        <w:spacing w:after="120"/>
        <w:rPr>
          <w:b/>
        </w:rPr>
      </w:pPr>
      <w:r w:rsidRPr="00197D8A">
        <w:rPr>
          <w:b/>
        </w:rPr>
        <w:t>Customize this document</w:t>
      </w:r>
    </w:p>
    <w:p w14:paraId="43EF0700" w14:textId="67D8955D" w:rsidR="00534075" w:rsidRDefault="00534075" w:rsidP="00534075">
      <w:r>
        <w:t>To customize this document for your use with a specific application, perform a global replace of &lt;&lt;APPLICATION NAME&gt;&gt; with the name of the SaaS application with which you are working.</w:t>
      </w:r>
    </w:p>
    <w:sectPr w:rsidR="00534075" w:rsidSect="0002302D">
      <w:headerReference w:type="default" r:id="rId105"/>
      <w:footerReference w:type="default" r:id="rId106"/>
      <w:footerReference w:type="first" r:id="rId1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CEE87" w14:textId="77777777" w:rsidR="00EF367B" w:rsidRDefault="00EF367B">
      <w:pPr>
        <w:spacing w:after="0" w:line="240" w:lineRule="auto"/>
      </w:pPr>
      <w:r>
        <w:separator/>
      </w:r>
    </w:p>
  </w:endnote>
  <w:endnote w:type="continuationSeparator" w:id="0">
    <w:p w14:paraId="004A3FAC" w14:textId="77777777" w:rsidR="00EF367B" w:rsidRDefault="00EF367B">
      <w:pPr>
        <w:spacing w:after="0" w:line="240" w:lineRule="auto"/>
      </w:pPr>
      <w:r>
        <w:continuationSeparator/>
      </w:r>
    </w:p>
  </w:endnote>
  <w:endnote w:type="continuationNotice" w:id="1">
    <w:p w14:paraId="39A55E67" w14:textId="77777777" w:rsidR="00EF367B" w:rsidRDefault="00EF36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3F37E114" w:rsidR="00013CA8" w:rsidRDefault="005541FC">
    <w:pPr>
      <w:pStyle w:val="Footer"/>
    </w:pPr>
    <w:r>
      <w:t xml:space="preserve">Questions or feedback? See something missing or that you want added? Let Microsoft know at </w:t>
    </w:r>
    <w:hyperlink r:id="rId1" w:history="1">
      <w:r w:rsidR="00534075" w:rsidRPr="00775155">
        <w:rPr>
          <w:rStyle w:val="Hyperlink"/>
        </w:rPr>
        <w:t>http://aka.ms/deploymentplanfeedback</w:t>
      </w:r>
    </w:hyperlink>
    <w:r w:rsidR="00534075">
      <w:t xml:space="preserve">                                                                                                               v1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86B0" w14:textId="77777777" w:rsidR="00017F69" w:rsidRDefault="00017F69" w:rsidP="00017F69">
    <w:pPr>
      <w:pStyle w:val="Footer"/>
      <w:rPr>
        <w:b/>
      </w:rPr>
    </w:pPr>
    <w:r>
      <w:t xml:space="preserve">Questions or feedback? </w:t>
    </w:r>
    <w:hyperlink r:id="rId1" w:history="1">
      <w:r w:rsidRPr="00430546">
        <w:rPr>
          <w:rStyle w:val="Hyperlink"/>
        </w:rPr>
        <w:t>https://aka.ms/deploymentplanfeedback</w:t>
      </w:r>
    </w:hyperlink>
  </w:p>
  <w:p w14:paraId="6D9DB930" w14:textId="3B3C3074" w:rsidR="005F1A45" w:rsidRPr="00017F69" w:rsidRDefault="00017F69" w:rsidP="00017F69">
    <w:pPr>
      <w:pStyle w:val="Footer"/>
      <w:rPr>
        <w:color w:val="0563C1" w:themeColor="hyperlink"/>
        <w:u w:val="single"/>
      </w:rPr>
    </w:pPr>
    <w:r w:rsidRPr="00550C9A">
      <w:t xml:space="preserve">Most up to date version can be found at </w:t>
    </w:r>
    <w:r>
      <w:rPr>
        <w:rStyle w:val="Hyperlink"/>
      </w:rPr>
      <w:t>aka.ms/</w:t>
    </w:r>
    <w:hyperlink r:id="rId2" w:history="1">
      <w:r w:rsidRPr="00550C9A">
        <w:rPr>
          <w:rStyle w:val="Hyperlink"/>
        </w:rPr>
        <w:t>deploymentplans</w:t>
      </w:r>
    </w:hyperlink>
    <w:r w:rsidRPr="006854C9">
      <w:t xml:space="preserve">                                                                 </w:t>
    </w:r>
    <w:r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A4F90" w14:textId="77777777" w:rsidR="00EF367B" w:rsidRDefault="00EF367B">
      <w:pPr>
        <w:spacing w:after="0" w:line="240" w:lineRule="auto"/>
      </w:pPr>
      <w:r>
        <w:separator/>
      </w:r>
    </w:p>
  </w:footnote>
  <w:footnote w:type="continuationSeparator" w:id="0">
    <w:p w14:paraId="02559E83" w14:textId="77777777" w:rsidR="00EF367B" w:rsidRDefault="00EF367B">
      <w:pPr>
        <w:spacing w:after="0" w:line="240" w:lineRule="auto"/>
      </w:pPr>
      <w:r>
        <w:continuationSeparator/>
      </w:r>
    </w:p>
  </w:footnote>
  <w:footnote w:type="continuationNotice" w:id="1">
    <w:p w14:paraId="2D430442" w14:textId="77777777" w:rsidR="00EF367B" w:rsidRDefault="00EF36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5048B1C1" w:rsidR="00FD28F9" w:rsidRDefault="00FD28F9" w:rsidP="00DA3E3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baselden@microsoft.com::7d4d2b88-8263-49e0-9256-26411a5f5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69"/>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470"/>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12"/>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1D8B"/>
    <w:rsid w:val="003B25C3"/>
    <w:rsid w:val="003B2EDE"/>
    <w:rsid w:val="003B2F1A"/>
    <w:rsid w:val="003B39CF"/>
    <w:rsid w:val="003B3BF8"/>
    <w:rsid w:val="003B4357"/>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D79FC"/>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0ED"/>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75"/>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1FC"/>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C26"/>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3EAC"/>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1F"/>
    <w:rsid w:val="005967AD"/>
    <w:rsid w:val="00596A14"/>
    <w:rsid w:val="00596B3A"/>
    <w:rsid w:val="00596C5D"/>
    <w:rsid w:val="00596CA6"/>
    <w:rsid w:val="00597616"/>
    <w:rsid w:val="005977E6"/>
    <w:rsid w:val="00597C5D"/>
    <w:rsid w:val="005A0BF8"/>
    <w:rsid w:val="005A1361"/>
    <w:rsid w:val="005A1740"/>
    <w:rsid w:val="005A1BF6"/>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1A45"/>
    <w:rsid w:val="005F2307"/>
    <w:rsid w:val="005F265E"/>
    <w:rsid w:val="005F27F9"/>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196"/>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017"/>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6B1"/>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48D"/>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25F"/>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A8F"/>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08"/>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0EF0"/>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2FE"/>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5820"/>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7DD"/>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B7265"/>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2B41"/>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591"/>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798"/>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197"/>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7B"/>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14A4875E"/>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734A5"/>
  <w15:chartTrackingRefBased/>
  <w15:docId w15:val="{4B14F3B2-37BF-4527-8389-38CC3D0E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 w:type="paragraph" w:styleId="Caption">
    <w:name w:val="caption"/>
    <w:basedOn w:val="Normal"/>
    <w:next w:val="Normal"/>
    <w:link w:val="CaptionChar"/>
    <w:unhideWhenUsed/>
    <w:qFormat/>
    <w:rsid w:val="005060ED"/>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5060ED"/>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31141570">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26812379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18285871">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s://docs.microsoft.com/en-us/azure/active-directory/application-config-sso-how-to-configure-password-sso-non-gallery" TargetMode="External"/><Relationship Id="rId109" Type="http://schemas.microsoft.com/office/2011/relationships/people" Target="people.xml"/><Relationship Id="rId21" Type="http://schemas.openxmlformats.org/officeDocument/2006/relationships/image" Target="media/image10.png"/><Relationship Id="rId34" Type="http://schemas.openxmlformats.org/officeDocument/2006/relationships/hyperlink" Target="https://docs.microsoft.com/en-us/azure/active-directory/active-directory-sso-certs" TargetMode="External"/><Relationship Id="rId63" Type="http://schemas.openxmlformats.org/officeDocument/2006/relationships/image" Target="media/image25.png"/><Relationship Id="rId68" Type="http://schemas.openxmlformats.org/officeDocument/2006/relationships/image" Target="media/image18.png"/><Relationship Id="rId76" Type="http://schemas.openxmlformats.org/officeDocument/2006/relationships/hyperlink" Target="https://docs.microsoft.com/en-us/azure/active-directory/application-config-sso-how-to-configure-federated-sso-non-gallery" TargetMode="External"/><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active-directory-conditional-access-azure-portal" TargetMode="External"/><Relationship Id="rId107"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docs.microsoft.com/en-us/azure/active-directory/active-directory-identityprotection" TargetMode="External"/><Relationship Id="rId37" Type="http://schemas.openxmlformats.org/officeDocument/2006/relationships/hyperlink" Target="https://docs.microsoft.com/en-us/sccm/core/clients/deploy/deploy-clients-to-windows-computers" TargetMode="External"/><Relationship Id="rId40" Type="http://schemas.openxmlformats.org/officeDocument/2006/relationships/hyperlink" Target="https://azure.microsoft.com/en-us/documentation/articles/active-directory-appssoaccess-whatis/" TargetMode="External"/><Relationship Id="rId66" Type="http://schemas.openxmlformats.org/officeDocument/2006/relationships/hyperlink" Target="https://www.microsoft.com/en-us/download/details.aspx?id=36391"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1.emf"/><Relationship Id="rId87" Type="http://schemas.openxmlformats.org/officeDocument/2006/relationships/hyperlink" Target="https://aad.portal.azure.com" TargetMode="External"/><Relationship Id="rId102" Type="http://schemas.openxmlformats.org/officeDocument/2006/relationships/hyperlink" Target="https://docs.microsoft.com/en-us/azure/active-directory/active-directory-claims-mapping" TargetMode="External"/><Relationship Id="rId110" Type="http://schemas.openxmlformats.org/officeDocument/2006/relationships/glossaryDocument" Target="glossary/document.xml"/><Relationship Id="rId5" Type="http://schemas.openxmlformats.org/officeDocument/2006/relationships/customXml" Target="../customXml/item5.xml"/><Relationship Id="rId82" Type="http://schemas.openxmlformats.org/officeDocument/2006/relationships/hyperlink" Target="https://docs.microsoft.com/en-us/azure/active-directory/active-directory-assign-admin-roles-azure-portal" TargetMode="Externa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hyperlink" Target="https://docs.microsoft.com/en-us/azure/multi-factor-authentication/multi-factor-authentication-how-it-works" TargetMode="External"/><Relationship Id="rId35" Type="http://schemas.openxmlformats.org/officeDocument/2006/relationships/hyperlink" Target="https://docs.microsoft.com/en-us/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header" Target="header1.xml"/><Relationship Id="rId8" Type="http://schemas.openxmlformats.org/officeDocument/2006/relationships/settings" Target="settings.xml"/><Relationship Id="rId72" Type="http://schemas.openxmlformats.org/officeDocument/2006/relationships/hyperlink" Target="https://docs.microsoft.com/en-us/azure/active-directory/develop/active-directory-signing-key-rollover"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en-us/pricing/details/active-directory/" TargetMode="External"/><Relationship Id="rId38"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17.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microsoft.com/en-us/azure/active-directory/active-directory-b2b-what-is-azure-ad-b2b" TargetMode="External"/><Relationship Id="rId62" Type="http://schemas.openxmlformats.org/officeDocument/2006/relationships/image" Target="media/image24.png"/><Relationship Id="rId70" Type="http://schemas.openxmlformats.org/officeDocument/2006/relationships/image" Target="media/image19.png"/><Relationship Id="rId75" Type="http://schemas.openxmlformats.org/officeDocument/2006/relationships/image" Target="media/image20.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zure.microsoft.com/en-us/documentation/articles/active-directory-saas-ie-group-policy/" TargetMode="External"/><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hyperlink" Target="https://docs.microsoft.com/en-us/azure/active-directory/active-directory-manage-groups"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2.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aka.ms/deploymentplanfeedback"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aka.ms/deploymentplans" TargetMode="External"/><Relationship Id="rId1" Type="http://schemas.openxmlformats.org/officeDocument/2006/relationships/hyperlink" Target="https://aka.ms/deploymentplanfeedbac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53509"/>
    <w:rsid w:val="00565247"/>
    <w:rsid w:val="005A1087"/>
    <w:rsid w:val="006320BB"/>
    <w:rsid w:val="00640C40"/>
    <w:rsid w:val="00643D5A"/>
    <w:rsid w:val="006653DF"/>
    <w:rsid w:val="006D6AB8"/>
    <w:rsid w:val="006D6C64"/>
    <w:rsid w:val="006F017F"/>
    <w:rsid w:val="00751568"/>
    <w:rsid w:val="00763CCD"/>
    <w:rsid w:val="00793848"/>
    <w:rsid w:val="007C1B74"/>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BB6490"/>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00727"/>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AA015338-DB38-4255-8AA9-0E9016672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5.xml><?xml version="1.0" encoding="utf-8"?>
<ds:datastoreItem xmlns:ds="http://schemas.openxmlformats.org/officeDocument/2006/customXml" ds:itemID="{C4FAB2D6-C7A5-45FB-8695-D688F9B17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31</Pages>
  <Words>8072</Words>
  <Characters>46017</Characters>
  <Application>Microsoft Office Word</Application>
  <DocSecurity>0</DocSecurity>
  <Lines>383</Lines>
  <Paragraphs>107</Paragraphs>
  <ScaleCrop>false</ScaleCrop>
  <Company/>
  <LinksUpToDate>false</LinksUpToDate>
  <CharactersWithSpaces>53982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Arvind Harinder</dc:creator>
  <cp:keywords/>
  <dc:description/>
  <cp:lastModifiedBy>Arvind Harinder</cp:lastModifiedBy>
  <cp:revision>1728</cp:revision>
  <dcterms:created xsi:type="dcterms:W3CDTF">2018-05-07T22:03:00Z</dcterms:created>
  <dcterms:modified xsi:type="dcterms:W3CDTF">2018-05-26T04:39:00Z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