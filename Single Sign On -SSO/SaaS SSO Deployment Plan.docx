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56FF9325" w14:textId="289EB44F" w:rsidR="00257B10" w:rsidRDefault="00A30635">
          <w:r>
            <w:rPr>
              <w:noProof/>
            </w:rPr>
            <w:drawing>
              <wp:inline distT="0" distB="0" distL="0" distR="0" wp14:anchorId="7BDD69C2" wp14:editId="78A9BA3E">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r w:rsidR="00257B10">
            <w:rPr>
              <w:noProof/>
            </w:rPr>
            <mc:AlternateContent>
              <mc:Choice Requires="wps">
                <w:drawing>
                  <wp:anchor distT="0" distB="0" distL="114300" distR="114300" simplePos="0" relativeHeight="251658241" behindDoc="0" locked="0" layoutInCell="1" allowOverlap="1" wp14:anchorId="2313BCB6" wp14:editId="642C18B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3E90A" w14:textId="77777777" w:rsidR="00FD28F9" w:rsidRDefault="00FD28F9"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EndPr/>
                                <w:sdtContent>
                                  <w:p w14:paraId="4B1FF0C2" w14:textId="2EE73A1E" w:rsidR="00FD28F9" w:rsidRDefault="00FD28F9"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sidR="00DB318F">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313BCB6" id="_x0000_t202" coordsize="21600,21600" o:spt="202" path="m,l,21600r21600,l21600,xe">
                    <v:stroke joinstyle="miter"/>
                    <v:path gradientshapeok="t" o:connecttype="rect"/>
                  </v:shapetype>
                  <v:shape id="Text Box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4153E90A" w14:textId="77777777" w:rsidR="00FD28F9" w:rsidRDefault="00FD28F9"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EndPr/>
                          <w:sdtContent>
                            <w:p w14:paraId="4B1FF0C2" w14:textId="2EE73A1E" w:rsidR="00FD28F9" w:rsidRDefault="00FD28F9"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sidR="00DB318F">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v:textbox>
                    <w10:wrap type="square" anchorx="page" anchory="page"/>
                  </v:shape>
                </w:pict>
              </mc:Fallback>
            </mc:AlternateContent>
          </w:r>
          <w:r w:rsidR="00257B10">
            <w:rPr>
              <w:noProof/>
            </w:rPr>
            <mc:AlternateContent>
              <mc:Choice Requires="wps">
                <w:drawing>
                  <wp:anchor distT="0" distB="0" distL="114300" distR="114300" simplePos="0" relativeHeight="251658240" behindDoc="0" locked="0" layoutInCell="1" allowOverlap="1" wp14:anchorId="4D086EEB" wp14:editId="0ABE05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FCE3" w14:textId="66DBEDB0" w:rsidR="00FD28F9" w:rsidRDefault="0021014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28F9">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EndPr/>
                                <w:sdtContent>
                                  <w:p w14:paraId="5AC966DB" w14:textId="52748B60" w:rsidR="00FD28F9" w:rsidRPr="00A30635" w:rsidRDefault="00DB318F">
                                    <w:pPr>
                                      <w:jc w:val="right"/>
                                      <w:rPr>
                                        <w:b/>
                                        <w:smallCaps/>
                                        <w:color w:val="404040" w:themeColor="text1" w:themeTint="BF"/>
                                        <w:sz w:val="36"/>
                                        <w:szCs w:val="36"/>
                                      </w:rPr>
                                    </w:pPr>
                                    <w:r>
                                      <w:rPr>
                                        <w:b/>
                                        <w:color w:val="404040" w:themeColor="text1" w:themeTint="BF"/>
                                        <w:sz w:val="36"/>
                                        <w:szCs w:val="36"/>
                                      </w:rPr>
                                      <w:t>&lt;&lt;APPLICATION NAME&gt;&gt;</w:t>
                                    </w:r>
                                    <w:r w:rsidR="00FD28F9">
                                      <w:rPr>
                                        <w:b/>
                                        <w:color w:val="404040" w:themeColor="text1" w:themeTint="BF"/>
                                        <w:sz w:val="36"/>
                                        <w:szCs w:val="36"/>
                                      </w:rPr>
                                      <w:t xml:space="preserve"> Single Sign-on Configuration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086EEB"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5C3FCE3" w14:textId="66DBEDB0" w:rsidR="00FD28F9" w:rsidRDefault="0021014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28F9">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EndPr/>
                          <w:sdtContent>
                            <w:p w14:paraId="5AC966DB" w14:textId="52748B60" w:rsidR="00FD28F9" w:rsidRPr="00A30635" w:rsidRDefault="00DB318F">
                              <w:pPr>
                                <w:jc w:val="right"/>
                                <w:rPr>
                                  <w:b/>
                                  <w:smallCaps/>
                                  <w:color w:val="404040" w:themeColor="text1" w:themeTint="BF"/>
                                  <w:sz w:val="36"/>
                                  <w:szCs w:val="36"/>
                                </w:rPr>
                              </w:pPr>
                              <w:r>
                                <w:rPr>
                                  <w:b/>
                                  <w:color w:val="404040" w:themeColor="text1" w:themeTint="BF"/>
                                  <w:sz w:val="36"/>
                                  <w:szCs w:val="36"/>
                                </w:rPr>
                                <w:t>&lt;&lt;APPLICATION NAME&gt;&gt;</w:t>
                              </w:r>
                              <w:r w:rsidR="00FD28F9">
                                <w:rPr>
                                  <w:b/>
                                  <w:color w:val="404040" w:themeColor="text1" w:themeTint="BF"/>
                                  <w:sz w:val="36"/>
                                  <w:szCs w:val="36"/>
                                </w:rPr>
                                <w:t xml:space="preserve"> Single Sign-on Configuration</w:t>
                              </w:r>
                            </w:p>
                          </w:sdtContent>
                        </w:sdt>
                      </w:txbxContent>
                    </v:textbox>
                    <w10:wrap type="square" anchorx="page" anchory="page"/>
                  </v:shape>
                </w:pict>
              </mc:Fallback>
            </mc:AlternateContent>
          </w:r>
        </w:p>
        <w:p w14:paraId="06A1E586" w14:textId="7B9A8049" w:rsidR="00BA225E" w:rsidRPr="0036269E" w:rsidRDefault="00257B10" w:rsidP="0036269E">
          <w:pPr>
            <w:rPr>
              <w:rFonts w:asciiTheme="majorHAnsi" w:eastAsiaTheme="majorEastAsia" w:hAnsiTheme="majorHAnsi" w:cstheme="majorBidi"/>
              <w:spacing w:val="-10"/>
              <w:kern w:val="28"/>
              <w:sz w:val="56"/>
              <w:szCs w:val="56"/>
            </w:rPr>
          </w:pPr>
          <w:r>
            <w:br w:type="page"/>
          </w:r>
        </w:p>
      </w:sdtContent>
    </w:sdt>
    <w:p w14:paraId="6BB7D0DE" w14:textId="72059FF6" w:rsidR="009A239B" w:rsidRDefault="00D272B8" w:rsidP="009A239B">
      <w:pPr>
        <w:pStyle w:val="Footer"/>
        <w:spacing w:after="120"/>
        <w:rPr>
          <w:rFonts w:cstheme="minorHAnsi"/>
          <w:b/>
          <w:sz w:val="24"/>
          <w:szCs w:val="18"/>
        </w:rPr>
      </w:pPr>
      <w:r w:rsidRPr="00197D8A">
        <w:rPr>
          <w:rFonts w:cstheme="minorHAnsi"/>
          <w:b/>
          <w:sz w:val="24"/>
          <w:szCs w:val="18"/>
        </w:rPr>
        <w:lastRenderedPageBreak/>
        <w:t>IMPORTANT NOTICES</w:t>
      </w:r>
    </w:p>
    <w:p w14:paraId="3D356011" w14:textId="77777777" w:rsidR="00197D8A" w:rsidRPr="00197D8A" w:rsidRDefault="00197D8A" w:rsidP="005A4894">
      <w:pPr>
        <w:pStyle w:val="Footer"/>
        <w:spacing w:after="120"/>
        <w:rPr>
          <w:rFonts w:cstheme="minorHAnsi"/>
          <w:b/>
          <w:sz w:val="24"/>
          <w:szCs w:val="18"/>
        </w:rPr>
      </w:pPr>
    </w:p>
    <w:p w14:paraId="590E6214" w14:textId="6953CA59" w:rsidR="002202FC" w:rsidRDefault="00B33B2B" w:rsidP="002202FC">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2018</w:t>
      </w:r>
      <w:r w:rsidR="002202FC" w:rsidRPr="0084305B">
        <w:t xml:space="preserve"> </w:t>
      </w:r>
      <w:r w:rsidR="002202FC">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sidR="002202FC">
        <w:rPr>
          <w:rFonts w:ascii="Segoe UI" w:hAnsi="Segoe UI" w:cs="Segoe UI"/>
          <w:color w:val="1A1A1A"/>
          <w:sz w:val="21"/>
          <w:szCs w:val="21"/>
        </w:rPr>
        <w:br/>
        <w:t xml:space="preserve">Some examples are for illustration only and are fictitious. No real association is intended or inferred. </w:t>
      </w:r>
      <w:r w:rsidR="002202FC">
        <w:rPr>
          <w:rFonts w:ascii="Segoe UI" w:hAnsi="Segoe UI" w:cs="Segoe UI"/>
          <w:color w:val="1A1A1A"/>
          <w:sz w:val="21"/>
          <w:szCs w:val="21"/>
        </w:rPr>
        <w:br/>
        <w:t> </w:t>
      </w:r>
      <w:r w:rsidR="002202FC">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2DD87572" w14:textId="77777777" w:rsidR="009A239B" w:rsidRPr="009A239B" w:rsidRDefault="009A239B" w:rsidP="009A239B">
      <w:pPr>
        <w:pStyle w:val="Footer"/>
        <w:spacing w:after="120"/>
      </w:pPr>
    </w:p>
    <w:p w14:paraId="5983CB28" w14:textId="31ADE70D" w:rsidR="00EC7CBA" w:rsidRPr="00197D8A" w:rsidRDefault="00EC7CBA" w:rsidP="005A4894">
      <w:pPr>
        <w:pStyle w:val="Footer"/>
        <w:spacing w:after="120"/>
        <w:rPr>
          <w:b/>
        </w:rPr>
      </w:pPr>
      <w:r w:rsidRPr="00197D8A">
        <w:rPr>
          <w:b/>
        </w:rPr>
        <w:t>Customize this document</w:t>
      </w:r>
    </w:p>
    <w:p w14:paraId="3845A6C9" w14:textId="69C260AB" w:rsidR="005A4894" w:rsidRDefault="00D272B8" w:rsidP="005A4894">
      <w:pPr>
        <w:pStyle w:val="Footer"/>
        <w:spacing w:after="120"/>
        <w:rPr>
          <w:rFonts w:cstheme="minorHAnsi"/>
          <w:sz w:val="18"/>
          <w:szCs w:val="18"/>
        </w:rPr>
      </w:pPr>
      <w:r>
        <w:t xml:space="preserve">To customize this document </w:t>
      </w:r>
      <w:r w:rsidR="00EC7CBA">
        <w:t>for your use with a specific application, perform a global replace of &lt;&lt;A</w:t>
      </w:r>
      <w:r w:rsidR="00893130">
        <w:t>PPLICATION NAME</w:t>
      </w:r>
      <w:r w:rsidR="00EC7CBA">
        <w:t>&gt;</w:t>
      </w:r>
      <w:r w:rsidR="00206FA5">
        <w:t>&gt;</w:t>
      </w:r>
      <w:r w:rsidR="00EC7CBA">
        <w:t xml:space="preserve"> with the name of the SaaS application with which you are working. </w:t>
      </w:r>
      <w:r w:rsidR="005A4894">
        <w:br w:type="page"/>
      </w:r>
    </w:p>
    <w:p w14:paraId="4C52FC2C" w14:textId="77777777" w:rsidR="005A4894" w:rsidRDefault="005A4894" w:rsidP="00CC248B">
      <w:pPr>
        <w:pStyle w:val="Title"/>
      </w:pPr>
    </w:p>
    <w:p w14:paraId="16186FD2" w14:textId="1AABCFE3" w:rsidR="003566E0" w:rsidRDefault="003566E0" w:rsidP="00CC248B">
      <w:pPr>
        <w:pStyle w:val="Title"/>
      </w:pPr>
      <w:r>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50DAEB0B" w14:textId="2C8C6601" w:rsidR="000852EA"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11030849" w:history="1">
            <w:r w:rsidR="000852EA" w:rsidRPr="003B6DC2">
              <w:rPr>
                <w:rStyle w:val="Hyperlink"/>
                <w:noProof/>
              </w:rPr>
              <w:t>Introduction</w:t>
            </w:r>
            <w:r w:rsidR="000852EA">
              <w:rPr>
                <w:noProof/>
                <w:webHidden/>
              </w:rPr>
              <w:tab/>
            </w:r>
            <w:r w:rsidR="000852EA">
              <w:rPr>
                <w:noProof/>
                <w:webHidden/>
              </w:rPr>
              <w:fldChar w:fldCharType="begin"/>
            </w:r>
            <w:r w:rsidR="000852EA">
              <w:rPr>
                <w:noProof/>
                <w:webHidden/>
              </w:rPr>
              <w:instrText xml:space="preserve"> PAGEREF _Toc511030849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7977E49A" w14:textId="446AB1C2" w:rsidR="000852EA" w:rsidRDefault="00210142">
          <w:pPr>
            <w:pStyle w:val="TOC2"/>
            <w:tabs>
              <w:tab w:val="right" w:leader="dot" w:pos="9350"/>
            </w:tabs>
            <w:rPr>
              <w:rFonts w:eastAsiaTheme="minorEastAsia" w:cstheme="minorBidi"/>
              <w:smallCaps w:val="0"/>
              <w:noProof/>
              <w:sz w:val="22"/>
              <w:szCs w:val="22"/>
            </w:rPr>
          </w:pPr>
          <w:hyperlink w:anchor="_Toc511030850" w:history="1">
            <w:r w:rsidR="000852EA" w:rsidRPr="003B6DC2">
              <w:rPr>
                <w:rStyle w:val="Hyperlink"/>
                <w:noProof/>
              </w:rPr>
              <w:t>Purpose of Document</w:t>
            </w:r>
            <w:r w:rsidR="000852EA">
              <w:rPr>
                <w:noProof/>
                <w:webHidden/>
              </w:rPr>
              <w:tab/>
            </w:r>
            <w:r w:rsidR="000852EA">
              <w:rPr>
                <w:noProof/>
                <w:webHidden/>
              </w:rPr>
              <w:fldChar w:fldCharType="begin"/>
            </w:r>
            <w:r w:rsidR="000852EA">
              <w:rPr>
                <w:noProof/>
                <w:webHidden/>
              </w:rPr>
              <w:instrText xml:space="preserve"> PAGEREF _Toc511030850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0789DF76" w14:textId="4B2FA0A0" w:rsidR="000852EA" w:rsidRDefault="00210142">
          <w:pPr>
            <w:pStyle w:val="TOC2"/>
            <w:tabs>
              <w:tab w:val="right" w:leader="dot" w:pos="9350"/>
            </w:tabs>
            <w:rPr>
              <w:rFonts w:eastAsiaTheme="minorEastAsia" w:cstheme="minorBidi"/>
              <w:smallCaps w:val="0"/>
              <w:noProof/>
              <w:sz w:val="22"/>
              <w:szCs w:val="22"/>
            </w:rPr>
          </w:pPr>
          <w:hyperlink w:anchor="_Toc511030851" w:history="1">
            <w:r w:rsidR="000852EA" w:rsidRPr="003B6DC2">
              <w:rPr>
                <w:rStyle w:val="Hyperlink"/>
                <w:noProof/>
              </w:rPr>
              <w:t>Confidentiality Statement</w:t>
            </w:r>
            <w:r w:rsidR="000852EA">
              <w:rPr>
                <w:noProof/>
                <w:webHidden/>
              </w:rPr>
              <w:tab/>
            </w:r>
            <w:r w:rsidR="000852EA">
              <w:rPr>
                <w:noProof/>
                <w:webHidden/>
              </w:rPr>
              <w:fldChar w:fldCharType="begin"/>
            </w:r>
            <w:r w:rsidR="000852EA">
              <w:rPr>
                <w:noProof/>
                <w:webHidden/>
              </w:rPr>
              <w:instrText xml:space="preserve"> PAGEREF _Toc511030851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F4E5A8D" w14:textId="5FA07F0F" w:rsidR="000852EA" w:rsidRDefault="00210142">
          <w:pPr>
            <w:pStyle w:val="TOC3"/>
            <w:tabs>
              <w:tab w:val="right" w:leader="dot" w:pos="9350"/>
            </w:tabs>
            <w:rPr>
              <w:rFonts w:eastAsiaTheme="minorEastAsia" w:cstheme="minorBidi"/>
              <w:i w:val="0"/>
              <w:iCs w:val="0"/>
              <w:noProof/>
              <w:sz w:val="22"/>
              <w:szCs w:val="22"/>
            </w:rPr>
          </w:pPr>
          <w:hyperlink w:anchor="_Toc511030852" w:history="1">
            <w:r w:rsidR="000852EA" w:rsidRPr="003B6DC2">
              <w:rPr>
                <w:rStyle w:val="Hyperlink"/>
                <w:noProof/>
              </w:rPr>
              <w:t>Azure Active Directory Single Sign-on</w:t>
            </w:r>
            <w:r w:rsidR="000852EA">
              <w:rPr>
                <w:noProof/>
                <w:webHidden/>
              </w:rPr>
              <w:tab/>
            </w:r>
            <w:r w:rsidR="000852EA">
              <w:rPr>
                <w:noProof/>
                <w:webHidden/>
              </w:rPr>
              <w:fldChar w:fldCharType="begin"/>
            </w:r>
            <w:r w:rsidR="000852EA">
              <w:rPr>
                <w:noProof/>
                <w:webHidden/>
              </w:rPr>
              <w:instrText xml:space="preserve"> PAGEREF _Toc511030852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0BF4C544" w14:textId="5651AE1C" w:rsidR="000852EA" w:rsidRDefault="00210142">
          <w:pPr>
            <w:pStyle w:val="TOC1"/>
            <w:rPr>
              <w:rFonts w:eastAsiaTheme="minorEastAsia" w:cstheme="minorBidi"/>
              <w:b w:val="0"/>
              <w:bCs w:val="0"/>
              <w:caps w:val="0"/>
              <w:noProof/>
              <w:sz w:val="22"/>
              <w:szCs w:val="22"/>
            </w:rPr>
          </w:pPr>
          <w:hyperlink w:anchor="_Toc511030853" w:history="1">
            <w:r w:rsidR="000852EA" w:rsidRPr="003B6DC2">
              <w:rPr>
                <w:rStyle w:val="Hyperlink"/>
                <w:noProof/>
              </w:rPr>
              <w:t>Current State</w:t>
            </w:r>
            <w:r w:rsidR="000852EA">
              <w:rPr>
                <w:noProof/>
                <w:webHidden/>
              </w:rPr>
              <w:tab/>
            </w:r>
            <w:r w:rsidR="000852EA">
              <w:rPr>
                <w:noProof/>
                <w:webHidden/>
              </w:rPr>
              <w:fldChar w:fldCharType="begin"/>
            </w:r>
            <w:r w:rsidR="000852EA">
              <w:rPr>
                <w:noProof/>
                <w:webHidden/>
              </w:rPr>
              <w:instrText xml:space="preserve"> PAGEREF _Toc511030853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84086B6" w14:textId="664B36F6" w:rsidR="000852EA" w:rsidRDefault="00210142">
          <w:pPr>
            <w:pStyle w:val="TOC2"/>
            <w:tabs>
              <w:tab w:val="right" w:leader="dot" w:pos="9350"/>
            </w:tabs>
            <w:rPr>
              <w:rFonts w:eastAsiaTheme="minorEastAsia" w:cstheme="minorBidi"/>
              <w:smallCaps w:val="0"/>
              <w:noProof/>
              <w:sz w:val="22"/>
              <w:szCs w:val="22"/>
            </w:rPr>
          </w:pPr>
          <w:hyperlink w:anchor="_Toc511030854" w:history="1">
            <w:r w:rsidR="000852EA" w:rsidRPr="003B6DC2">
              <w:rPr>
                <w:rStyle w:val="Hyperlink"/>
                <w:noProof/>
              </w:rPr>
              <w:t>Current Authentication Methods</w:t>
            </w:r>
            <w:r w:rsidR="000852EA">
              <w:rPr>
                <w:noProof/>
                <w:webHidden/>
              </w:rPr>
              <w:tab/>
            </w:r>
            <w:r w:rsidR="000852EA">
              <w:rPr>
                <w:noProof/>
                <w:webHidden/>
              </w:rPr>
              <w:fldChar w:fldCharType="begin"/>
            </w:r>
            <w:r w:rsidR="000852EA">
              <w:rPr>
                <w:noProof/>
                <w:webHidden/>
              </w:rPr>
              <w:instrText xml:space="preserve"> PAGEREF _Toc511030854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6E7CD91E" w14:textId="49115262" w:rsidR="000852EA" w:rsidRDefault="00210142">
          <w:pPr>
            <w:pStyle w:val="TOC2"/>
            <w:tabs>
              <w:tab w:val="right" w:leader="dot" w:pos="9350"/>
            </w:tabs>
            <w:rPr>
              <w:rFonts w:eastAsiaTheme="minorEastAsia" w:cstheme="minorBidi"/>
              <w:smallCaps w:val="0"/>
              <w:noProof/>
              <w:sz w:val="22"/>
              <w:szCs w:val="22"/>
            </w:rPr>
          </w:pPr>
          <w:hyperlink w:anchor="_Toc511030855" w:history="1">
            <w:r w:rsidR="000852EA" w:rsidRPr="003B6DC2">
              <w:rPr>
                <w:rStyle w:val="Hyperlink"/>
                <w:noProof/>
              </w:rPr>
              <w:t>Costs of Current Authentication</w:t>
            </w:r>
            <w:r w:rsidR="000852EA">
              <w:rPr>
                <w:noProof/>
                <w:webHidden/>
              </w:rPr>
              <w:tab/>
            </w:r>
            <w:r w:rsidR="000852EA">
              <w:rPr>
                <w:noProof/>
                <w:webHidden/>
              </w:rPr>
              <w:fldChar w:fldCharType="begin"/>
            </w:r>
            <w:r w:rsidR="000852EA">
              <w:rPr>
                <w:noProof/>
                <w:webHidden/>
              </w:rPr>
              <w:instrText xml:space="preserve"> PAGEREF _Toc511030855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6A24E68" w14:textId="7B3E93B0" w:rsidR="000852EA" w:rsidRDefault="00210142">
          <w:pPr>
            <w:pStyle w:val="TOC2"/>
            <w:tabs>
              <w:tab w:val="right" w:leader="dot" w:pos="9350"/>
            </w:tabs>
            <w:rPr>
              <w:rFonts w:eastAsiaTheme="minorEastAsia" w:cstheme="minorBidi"/>
              <w:smallCaps w:val="0"/>
              <w:noProof/>
              <w:sz w:val="22"/>
              <w:szCs w:val="22"/>
            </w:rPr>
          </w:pPr>
          <w:hyperlink w:anchor="_Toc511030856" w:history="1">
            <w:r w:rsidR="000852EA" w:rsidRPr="003B6DC2">
              <w:rPr>
                <w:rStyle w:val="Hyperlink"/>
                <w:noProof/>
              </w:rPr>
              <w:t>Benefits of Azure Active Directory Single Sign-On for &lt;&lt;Application Name&gt;&gt;</w:t>
            </w:r>
            <w:r w:rsidR="000852EA">
              <w:rPr>
                <w:noProof/>
                <w:webHidden/>
              </w:rPr>
              <w:tab/>
            </w:r>
            <w:r w:rsidR="000852EA">
              <w:rPr>
                <w:noProof/>
                <w:webHidden/>
              </w:rPr>
              <w:fldChar w:fldCharType="begin"/>
            </w:r>
            <w:r w:rsidR="000852EA">
              <w:rPr>
                <w:noProof/>
                <w:webHidden/>
              </w:rPr>
              <w:instrText xml:space="preserve"> PAGEREF _Toc511030856 \h </w:instrText>
            </w:r>
            <w:r w:rsidR="000852EA">
              <w:rPr>
                <w:noProof/>
                <w:webHidden/>
              </w:rPr>
            </w:r>
            <w:r w:rsidR="000852EA">
              <w:rPr>
                <w:noProof/>
                <w:webHidden/>
              </w:rPr>
              <w:fldChar w:fldCharType="separate"/>
            </w:r>
            <w:r w:rsidR="000852EA">
              <w:rPr>
                <w:noProof/>
                <w:webHidden/>
              </w:rPr>
              <w:t>2</w:t>
            </w:r>
            <w:r w:rsidR="000852EA">
              <w:rPr>
                <w:noProof/>
                <w:webHidden/>
              </w:rPr>
              <w:fldChar w:fldCharType="end"/>
            </w:r>
          </w:hyperlink>
        </w:p>
        <w:p w14:paraId="5BA6C505" w14:textId="4A74838B" w:rsidR="000852EA" w:rsidRDefault="00210142">
          <w:pPr>
            <w:pStyle w:val="TOC1"/>
            <w:rPr>
              <w:rFonts w:eastAsiaTheme="minorEastAsia" w:cstheme="minorBidi"/>
              <w:b w:val="0"/>
              <w:bCs w:val="0"/>
              <w:caps w:val="0"/>
              <w:noProof/>
              <w:sz w:val="22"/>
              <w:szCs w:val="22"/>
            </w:rPr>
          </w:pPr>
          <w:hyperlink w:anchor="_Toc511030857" w:history="1">
            <w:r w:rsidR="000852EA" w:rsidRPr="003B6DC2">
              <w:rPr>
                <w:rStyle w:val="Hyperlink"/>
                <w:noProof/>
              </w:rPr>
              <w:t>How to use this guide</w:t>
            </w:r>
            <w:r w:rsidR="000852EA">
              <w:rPr>
                <w:noProof/>
                <w:webHidden/>
              </w:rPr>
              <w:tab/>
            </w:r>
            <w:r w:rsidR="000852EA">
              <w:rPr>
                <w:noProof/>
                <w:webHidden/>
              </w:rPr>
              <w:fldChar w:fldCharType="begin"/>
            </w:r>
            <w:r w:rsidR="000852EA">
              <w:rPr>
                <w:noProof/>
                <w:webHidden/>
              </w:rPr>
              <w:instrText xml:space="preserve"> PAGEREF _Toc511030857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27E13778" w14:textId="05DF538D" w:rsidR="000852EA" w:rsidRDefault="00210142">
          <w:pPr>
            <w:pStyle w:val="TOC2"/>
            <w:tabs>
              <w:tab w:val="right" w:leader="dot" w:pos="9350"/>
            </w:tabs>
            <w:rPr>
              <w:rFonts w:eastAsiaTheme="minorEastAsia" w:cstheme="minorBidi"/>
              <w:smallCaps w:val="0"/>
              <w:noProof/>
              <w:sz w:val="22"/>
              <w:szCs w:val="22"/>
            </w:rPr>
          </w:pPr>
          <w:hyperlink w:anchor="_Toc511030858" w:history="1">
            <w:r w:rsidR="000852EA" w:rsidRPr="003B6DC2">
              <w:rPr>
                <w:rStyle w:val="Hyperlink"/>
                <w:noProof/>
              </w:rPr>
              <w:t>Stakeholders and Sign-off</w:t>
            </w:r>
            <w:r w:rsidR="000852EA">
              <w:rPr>
                <w:noProof/>
                <w:webHidden/>
              </w:rPr>
              <w:tab/>
            </w:r>
            <w:r w:rsidR="000852EA">
              <w:rPr>
                <w:noProof/>
                <w:webHidden/>
              </w:rPr>
              <w:fldChar w:fldCharType="begin"/>
            </w:r>
            <w:r w:rsidR="000852EA">
              <w:rPr>
                <w:noProof/>
                <w:webHidden/>
              </w:rPr>
              <w:instrText xml:space="preserve"> PAGEREF _Toc511030858 \h </w:instrText>
            </w:r>
            <w:r w:rsidR="000852EA">
              <w:rPr>
                <w:noProof/>
                <w:webHidden/>
              </w:rPr>
            </w:r>
            <w:r w:rsidR="000852EA">
              <w:rPr>
                <w:noProof/>
                <w:webHidden/>
              </w:rPr>
              <w:fldChar w:fldCharType="separate"/>
            </w:r>
            <w:r w:rsidR="000852EA">
              <w:rPr>
                <w:noProof/>
                <w:webHidden/>
              </w:rPr>
              <w:t>2</w:t>
            </w:r>
            <w:r w:rsidR="000852EA">
              <w:rPr>
                <w:noProof/>
                <w:webHidden/>
              </w:rPr>
              <w:fldChar w:fldCharType="end"/>
            </w:r>
          </w:hyperlink>
        </w:p>
        <w:p w14:paraId="0619CA98" w14:textId="04FBB83D" w:rsidR="000852EA" w:rsidRDefault="00210142">
          <w:pPr>
            <w:pStyle w:val="TOC1"/>
            <w:rPr>
              <w:rFonts w:eastAsiaTheme="minorEastAsia" w:cstheme="minorBidi"/>
              <w:b w:val="0"/>
              <w:bCs w:val="0"/>
              <w:caps w:val="0"/>
              <w:noProof/>
              <w:sz w:val="22"/>
              <w:szCs w:val="22"/>
            </w:rPr>
          </w:pPr>
          <w:hyperlink w:anchor="_Toc511030859" w:history="1">
            <w:r w:rsidR="000852EA" w:rsidRPr="003B6DC2">
              <w:rPr>
                <w:rStyle w:val="Hyperlink"/>
                <w:noProof/>
              </w:rPr>
              <w:t>Planning Your Implementation</w:t>
            </w:r>
            <w:r w:rsidR="000852EA">
              <w:rPr>
                <w:noProof/>
                <w:webHidden/>
              </w:rPr>
              <w:tab/>
            </w:r>
            <w:r w:rsidR="000852EA">
              <w:rPr>
                <w:noProof/>
                <w:webHidden/>
              </w:rPr>
              <w:fldChar w:fldCharType="begin"/>
            </w:r>
            <w:r w:rsidR="000852EA">
              <w:rPr>
                <w:noProof/>
                <w:webHidden/>
              </w:rPr>
              <w:instrText xml:space="preserve"> PAGEREF _Toc511030859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267DCE16" w14:textId="7C41DE53" w:rsidR="000852EA" w:rsidRDefault="00210142">
          <w:pPr>
            <w:pStyle w:val="TOC2"/>
            <w:tabs>
              <w:tab w:val="right" w:leader="dot" w:pos="9350"/>
            </w:tabs>
            <w:rPr>
              <w:rFonts w:eastAsiaTheme="minorEastAsia" w:cstheme="minorBidi"/>
              <w:smallCaps w:val="0"/>
              <w:noProof/>
              <w:sz w:val="22"/>
              <w:szCs w:val="22"/>
            </w:rPr>
          </w:pPr>
          <w:hyperlink w:anchor="_Toc511030860" w:history="1">
            <w:r w:rsidR="000852EA" w:rsidRPr="003B6DC2">
              <w:rPr>
                <w:rStyle w:val="Hyperlink"/>
                <w:noProof/>
              </w:rPr>
              <w:t>General Planning</w:t>
            </w:r>
            <w:r w:rsidR="000852EA">
              <w:rPr>
                <w:noProof/>
                <w:webHidden/>
              </w:rPr>
              <w:tab/>
            </w:r>
            <w:r w:rsidR="000852EA">
              <w:rPr>
                <w:noProof/>
                <w:webHidden/>
              </w:rPr>
              <w:fldChar w:fldCharType="begin"/>
            </w:r>
            <w:r w:rsidR="000852EA">
              <w:rPr>
                <w:noProof/>
                <w:webHidden/>
              </w:rPr>
              <w:instrText xml:space="preserve"> PAGEREF _Toc511030860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4357E38E" w14:textId="53C684AA" w:rsidR="000852EA" w:rsidRDefault="00210142">
          <w:pPr>
            <w:pStyle w:val="TOC3"/>
            <w:tabs>
              <w:tab w:val="right" w:leader="dot" w:pos="9350"/>
            </w:tabs>
            <w:rPr>
              <w:rFonts w:eastAsiaTheme="minorEastAsia" w:cstheme="minorBidi"/>
              <w:i w:val="0"/>
              <w:iCs w:val="0"/>
              <w:noProof/>
              <w:sz w:val="22"/>
              <w:szCs w:val="22"/>
            </w:rPr>
          </w:pPr>
          <w:hyperlink w:anchor="_Toc511030861" w:history="1">
            <w:r w:rsidR="000852EA" w:rsidRPr="003B6DC2">
              <w:rPr>
                <w:rStyle w:val="Hyperlink"/>
                <w:noProof/>
              </w:rPr>
              <w:t>Tracking Timelines</w:t>
            </w:r>
            <w:r w:rsidR="000852EA">
              <w:rPr>
                <w:noProof/>
                <w:webHidden/>
              </w:rPr>
              <w:tab/>
            </w:r>
            <w:r w:rsidR="000852EA">
              <w:rPr>
                <w:noProof/>
                <w:webHidden/>
              </w:rPr>
              <w:fldChar w:fldCharType="begin"/>
            </w:r>
            <w:r w:rsidR="000852EA">
              <w:rPr>
                <w:noProof/>
                <w:webHidden/>
              </w:rPr>
              <w:instrText xml:space="preserve"> PAGEREF _Toc511030861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1DC195F4" w14:textId="1B84EF0B" w:rsidR="000852EA" w:rsidRDefault="00210142">
          <w:pPr>
            <w:pStyle w:val="TOC3"/>
            <w:tabs>
              <w:tab w:val="right" w:leader="dot" w:pos="9350"/>
            </w:tabs>
            <w:rPr>
              <w:rFonts w:eastAsiaTheme="minorEastAsia" w:cstheme="minorBidi"/>
              <w:i w:val="0"/>
              <w:iCs w:val="0"/>
              <w:noProof/>
              <w:sz w:val="22"/>
              <w:szCs w:val="22"/>
            </w:rPr>
          </w:pPr>
          <w:hyperlink w:anchor="_Toc511030862" w:history="1">
            <w:r w:rsidR="000852EA" w:rsidRPr="003B6DC2">
              <w:rPr>
                <w:rStyle w:val="Hyperlink"/>
                <w:noProof/>
              </w:rPr>
              <w:t>In Scope</w:t>
            </w:r>
            <w:r w:rsidR="000852EA">
              <w:rPr>
                <w:noProof/>
                <w:webHidden/>
              </w:rPr>
              <w:tab/>
            </w:r>
            <w:r w:rsidR="000852EA">
              <w:rPr>
                <w:noProof/>
                <w:webHidden/>
              </w:rPr>
              <w:fldChar w:fldCharType="begin"/>
            </w:r>
            <w:r w:rsidR="000852EA">
              <w:rPr>
                <w:noProof/>
                <w:webHidden/>
              </w:rPr>
              <w:instrText xml:space="preserve"> PAGEREF _Toc511030862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26A2838A" w14:textId="01277885" w:rsidR="000852EA" w:rsidRDefault="00210142">
          <w:pPr>
            <w:pStyle w:val="TOC3"/>
            <w:tabs>
              <w:tab w:val="right" w:leader="dot" w:pos="9350"/>
            </w:tabs>
            <w:rPr>
              <w:rFonts w:eastAsiaTheme="minorEastAsia" w:cstheme="minorBidi"/>
              <w:i w:val="0"/>
              <w:iCs w:val="0"/>
              <w:noProof/>
              <w:sz w:val="22"/>
              <w:szCs w:val="22"/>
            </w:rPr>
          </w:pPr>
          <w:hyperlink w:anchor="_Toc511030863" w:history="1">
            <w:r w:rsidR="000852EA" w:rsidRPr="003B6DC2">
              <w:rPr>
                <w:rStyle w:val="Hyperlink"/>
                <w:noProof/>
              </w:rPr>
              <w:t>Out of scope</w:t>
            </w:r>
            <w:r w:rsidR="000852EA">
              <w:rPr>
                <w:noProof/>
                <w:webHidden/>
              </w:rPr>
              <w:tab/>
            </w:r>
            <w:r w:rsidR="000852EA">
              <w:rPr>
                <w:noProof/>
                <w:webHidden/>
              </w:rPr>
              <w:fldChar w:fldCharType="begin"/>
            </w:r>
            <w:r w:rsidR="000852EA">
              <w:rPr>
                <w:noProof/>
                <w:webHidden/>
              </w:rPr>
              <w:instrText xml:space="preserve"> PAGEREF _Toc511030863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439D0D10" w14:textId="4554C875" w:rsidR="000852EA" w:rsidRDefault="00210142">
          <w:pPr>
            <w:pStyle w:val="TOC3"/>
            <w:tabs>
              <w:tab w:val="right" w:leader="dot" w:pos="9350"/>
            </w:tabs>
            <w:rPr>
              <w:rFonts w:eastAsiaTheme="minorEastAsia" w:cstheme="minorBidi"/>
              <w:i w:val="0"/>
              <w:iCs w:val="0"/>
              <w:noProof/>
              <w:sz w:val="22"/>
              <w:szCs w:val="22"/>
            </w:rPr>
          </w:pPr>
          <w:hyperlink w:anchor="_Toc511030864" w:history="1">
            <w:r w:rsidR="000852EA" w:rsidRPr="003B6DC2">
              <w:rPr>
                <w:rStyle w:val="Hyperlink"/>
                <w:noProof/>
              </w:rPr>
              <w:t>Licensing</w:t>
            </w:r>
            <w:r w:rsidR="000852EA">
              <w:rPr>
                <w:noProof/>
                <w:webHidden/>
              </w:rPr>
              <w:tab/>
            </w:r>
            <w:r w:rsidR="000852EA">
              <w:rPr>
                <w:noProof/>
                <w:webHidden/>
              </w:rPr>
              <w:fldChar w:fldCharType="begin"/>
            </w:r>
            <w:r w:rsidR="000852EA">
              <w:rPr>
                <w:noProof/>
                <w:webHidden/>
              </w:rPr>
              <w:instrText xml:space="preserve"> PAGEREF _Toc511030864 \h </w:instrText>
            </w:r>
            <w:r w:rsidR="000852EA">
              <w:rPr>
                <w:noProof/>
                <w:webHidden/>
              </w:rPr>
            </w:r>
            <w:r w:rsidR="000852EA">
              <w:rPr>
                <w:noProof/>
                <w:webHidden/>
              </w:rPr>
              <w:fldChar w:fldCharType="separate"/>
            </w:r>
            <w:r w:rsidR="000852EA">
              <w:rPr>
                <w:noProof/>
                <w:webHidden/>
              </w:rPr>
              <w:t>4</w:t>
            </w:r>
            <w:r w:rsidR="000852EA">
              <w:rPr>
                <w:noProof/>
                <w:webHidden/>
              </w:rPr>
              <w:fldChar w:fldCharType="end"/>
            </w:r>
          </w:hyperlink>
        </w:p>
        <w:p w14:paraId="7B0B0709" w14:textId="41570439" w:rsidR="000852EA" w:rsidRDefault="00210142">
          <w:pPr>
            <w:pStyle w:val="TOC2"/>
            <w:tabs>
              <w:tab w:val="right" w:leader="dot" w:pos="9350"/>
            </w:tabs>
            <w:rPr>
              <w:rFonts w:eastAsiaTheme="minorEastAsia" w:cstheme="minorBidi"/>
              <w:smallCaps w:val="0"/>
              <w:noProof/>
              <w:sz w:val="22"/>
              <w:szCs w:val="22"/>
            </w:rPr>
          </w:pPr>
          <w:hyperlink w:anchor="_Toc511030865" w:history="1">
            <w:r w:rsidR="000852EA" w:rsidRPr="003B6DC2">
              <w:rPr>
                <w:rStyle w:val="Hyperlink"/>
                <w:noProof/>
              </w:rPr>
              <w:t xml:space="preserve">       Planning Single Sign-on</w:t>
            </w:r>
            <w:r w:rsidR="000852EA">
              <w:rPr>
                <w:noProof/>
                <w:webHidden/>
              </w:rPr>
              <w:tab/>
            </w:r>
            <w:r w:rsidR="000852EA">
              <w:rPr>
                <w:noProof/>
                <w:webHidden/>
              </w:rPr>
              <w:fldChar w:fldCharType="begin"/>
            </w:r>
            <w:r w:rsidR="000852EA">
              <w:rPr>
                <w:noProof/>
                <w:webHidden/>
              </w:rPr>
              <w:instrText xml:space="preserve"> PAGEREF _Toc511030865 \h </w:instrText>
            </w:r>
            <w:r w:rsidR="000852EA">
              <w:rPr>
                <w:noProof/>
                <w:webHidden/>
              </w:rPr>
            </w:r>
            <w:r w:rsidR="000852EA">
              <w:rPr>
                <w:noProof/>
                <w:webHidden/>
              </w:rPr>
              <w:fldChar w:fldCharType="separate"/>
            </w:r>
            <w:r w:rsidR="000852EA">
              <w:rPr>
                <w:noProof/>
                <w:webHidden/>
              </w:rPr>
              <w:t>5</w:t>
            </w:r>
            <w:r w:rsidR="000852EA">
              <w:rPr>
                <w:noProof/>
                <w:webHidden/>
              </w:rPr>
              <w:fldChar w:fldCharType="end"/>
            </w:r>
          </w:hyperlink>
        </w:p>
        <w:p w14:paraId="7119D782" w14:textId="49C7D5F2" w:rsidR="000852EA" w:rsidRDefault="00210142">
          <w:pPr>
            <w:pStyle w:val="TOC3"/>
            <w:tabs>
              <w:tab w:val="right" w:leader="dot" w:pos="9350"/>
            </w:tabs>
            <w:rPr>
              <w:rFonts w:eastAsiaTheme="minorEastAsia" w:cstheme="minorBidi"/>
              <w:i w:val="0"/>
              <w:iCs w:val="0"/>
              <w:noProof/>
              <w:sz w:val="22"/>
              <w:szCs w:val="22"/>
            </w:rPr>
          </w:pPr>
          <w:hyperlink w:anchor="_Toc511030866" w:history="1">
            <w:r w:rsidR="000852EA" w:rsidRPr="003B6DC2">
              <w:rPr>
                <w:rStyle w:val="Hyperlink"/>
                <w:noProof/>
              </w:rPr>
              <w:t>Considerations for Password-based Single Sign on</w:t>
            </w:r>
            <w:r w:rsidR="000852EA">
              <w:rPr>
                <w:noProof/>
                <w:webHidden/>
              </w:rPr>
              <w:tab/>
            </w:r>
            <w:r w:rsidR="000852EA">
              <w:rPr>
                <w:noProof/>
                <w:webHidden/>
              </w:rPr>
              <w:fldChar w:fldCharType="begin"/>
            </w:r>
            <w:r w:rsidR="000852EA">
              <w:rPr>
                <w:noProof/>
                <w:webHidden/>
              </w:rPr>
              <w:instrText xml:space="preserve"> PAGEREF _Toc511030866 \h </w:instrText>
            </w:r>
            <w:r w:rsidR="000852EA">
              <w:rPr>
                <w:noProof/>
                <w:webHidden/>
              </w:rPr>
            </w:r>
            <w:r w:rsidR="000852EA">
              <w:rPr>
                <w:noProof/>
                <w:webHidden/>
              </w:rPr>
              <w:fldChar w:fldCharType="separate"/>
            </w:r>
            <w:r w:rsidR="000852EA">
              <w:rPr>
                <w:noProof/>
                <w:webHidden/>
              </w:rPr>
              <w:t>5</w:t>
            </w:r>
            <w:r w:rsidR="000852EA">
              <w:rPr>
                <w:noProof/>
                <w:webHidden/>
              </w:rPr>
              <w:fldChar w:fldCharType="end"/>
            </w:r>
          </w:hyperlink>
        </w:p>
        <w:p w14:paraId="076D7E28" w14:textId="351437F0" w:rsidR="000852EA" w:rsidRDefault="00210142">
          <w:pPr>
            <w:pStyle w:val="TOC2"/>
            <w:tabs>
              <w:tab w:val="right" w:leader="dot" w:pos="9350"/>
            </w:tabs>
            <w:rPr>
              <w:rFonts w:eastAsiaTheme="minorEastAsia" w:cstheme="minorBidi"/>
              <w:smallCaps w:val="0"/>
              <w:noProof/>
              <w:sz w:val="22"/>
              <w:szCs w:val="22"/>
            </w:rPr>
          </w:pPr>
          <w:hyperlink w:anchor="_Toc511030867" w:history="1">
            <w:r w:rsidR="000852EA" w:rsidRPr="003B6DC2">
              <w:rPr>
                <w:rStyle w:val="Hyperlink"/>
                <w:noProof/>
              </w:rPr>
              <w:t>Planning Reporting and Auditing</w:t>
            </w:r>
            <w:r w:rsidR="000852EA">
              <w:rPr>
                <w:noProof/>
                <w:webHidden/>
              </w:rPr>
              <w:tab/>
            </w:r>
            <w:r w:rsidR="000852EA">
              <w:rPr>
                <w:noProof/>
                <w:webHidden/>
              </w:rPr>
              <w:fldChar w:fldCharType="begin"/>
            </w:r>
            <w:r w:rsidR="000852EA">
              <w:rPr>
                <w:noProof/>
                <w:webHidden/>
              </w:rPr>
              <w:instrText xml:space="preserve"> PAGEREF _Toc511030867 \h </w:instrText>
            </w:r>
            <w:r w:rsidR="000852EA">
              <w:rPr>
                <w:noProof/>
                <w:webHidden/>
              </w:rPr>
            </w:r>
            <w:r w:rsidR="000852EA">
              <w:rPr>
                <w:noProof/>
                <w:webHidden/>
              </w:rPr>
              <w:fldChar w:fldCharType="separate"/>
            </w:r>
            <w:r w:rsidR="000852EA">
              <w:rPr>
                <w:noProof/>
                <w:webHidden/>
              </w:rPr>
              <w:t>7</w:t>
            </w:r>
            <w:r w:rsidR="000852EA">
              <w:rPr>
                <w:noProof/>
                <w:webHidden/>
              </w:rPr>
              <w:fldChar w:fldCharType="end"/>
            </w:r>
          </w:hyperlink>
        </w:p>
        <w:p w14:paraId="0E8D759D" w14:textId="69CB5BAA" w:rsidR="000852EA" w:rsidRDefault="00210142">
          <w:pPr>
            <w:pStyle w:val="TOC3"/>
            <w:tabs>
              <w:tab w:val="right" w:leader="dot" w:pos="9350"/>
            </w:tabs>
            <w:rPr>
              <w:rFonts w:eastAsiaTheme="minorEastAsia" w:cstheme="minorBidi"/>
              <w:i w:val="0"/>
              <w:iCs w:val="0"/>
              <w:noProof/>
              <w:sz w:val="22"/>
              <w:szCs w:val="22"/>
            </w:rPr>
          </w:pPr>
          <w:hyperlink w:anchor="_Toc511030868" w:history="1">
            <w:r w:rsidR="000852EA" w:rsidRPr="003B6DC2">
              <w:rPr>
                <w:rStyle w:val="Hyperlink"/>
                <w:noProof/>
              </w:rPr>
              <w:t>Planning Your Security Review</w:t>
            </w:r>
            <w:r w:rsidR="000852EA">
              <w:rPr>
                <w:noProof/>
                <w:webHidden/>
              </w:rPr>
              <w:tab/>
            </w:r>
            <w:r w:rsidR="000852EA">
              <w:rPr>
                <w:noProof/>
                <w:webHidden/>
              </w:rPr>
              <w:fldChar w:fldCharType="begin"/>
            </w:r>
            <w:r w:rsidR="000852EA">
              <w:rPr>
                <w:noProof/>
                <w:webHidden/>
              </w:rPr>
              <w:instrText xml:space="preserve"> PAGEREF _Toc511030868 \h </w:instrText>
            </w:r>
            <w:r w:rsidR="000852EA">
              <w:rPr>
                <w:noProof/>
                <w:webHidden/>
              </w:rPr>
            </w:r>
            <w:r w:rsidR="000852EA">
              <w:rPr>
                <w:noProof/>
                <w:webHidden/>
              </w:rPr>
              <w:fldChar w:fldCharType="separate"/>
            </w:r>
            <w:r w:rsidR="000852EA">
              <w:rPr>
                <w:noProof/>
                <w:webHidden/>
              </w:rPr>
              <w:t>7</w:t>
            </w:r>
            <w:r w:rsidR="000852EA">
              <w:rPr>
                <w:noProof/>
                <w:webHidden/>
              </w:rPr>
              <w:fldChar w:fldCharType="end"/>
            </w:r>
          </w:hyperlink>
        </w:p>
        <w:p w14:paraId="63E5BA89" w14:textId="28F63E2D" w:rsidR="000852EA" w:rsidRDefault="00210142">
          <w:pPr>
            <w:pStyle w:val="TOC1"/>
            <w:rPr>
              <w:rFonts w:eastAsiaTheme="minorEastAsia" w:cstheme="minorBidi"/>
              <w:b w:val="0"/>
              <w:bCs w:val="0"/>
              <w:caps w:val="0"/>
              <w:noProof/>
              <w:sz w:val="22"/>
              <w:szCs w:val="22"/>
            </w:rPr>
          </w:pPr>
          <w:hyperlink w:anchor="_Toc511030869" w:history="1">
            <w:r w:rsidR="000852EA" w:rsidRPr="003B6DC2">
              <w:rPr>
                <w:rStyle w:val="Hyperlink"/>
                <w:noProof/>
              </w:rPr>
              <w:t>Designing Your Implementation</w:t>
            </w:r>
            <w:r w:rsidR="000852EA">
              <w:rPr>
                <w:noProof/>
                <w:webHidden/>
              </w:rPr>
              <w:tab/>
            </w:r>
            <w:r w:rsidR="000852EA">
              <w:rPr>
                <w:noProof/>
                <w:webHidden/>
              </w:rPr>
              <w:fldChar w:fldCharType="begin"/>
            </w:r>
            <w:r w:rsidR="000852EA">
              <w:rPr>
                <w:noProof/>
                <w:webHidden/>
              </w:rPr>
              <w:instrText xml:space="preserve"> PAGEREF _Toc511030869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7F3203F0" w14:textId="3DA1A55A" w:rsidR="000852EA" w:rsidRDefault="00210142">
          <w:pPr>
            <w:pStyle w:val="TOC2"/>
            <w:tabs>
              <w:tab w:val="right" w:leader="dot" w:pos="9350"/>
            </w:tabs>
            <w:rPr>
              <w:rFonts w:eastAsiaTheme="minorEastAsia" w:cstheme="minorBidi"/>
              <w:smallCaps w:val="0"/>
              <w:noProof/>
              <w:sz w:val="22"/>
              <w:szCs w:val="22"/>
            </w:rPr>
          </w:pPr>
          <w:hyperlink w:anchor="_Toc511030870" w:history="1">
            <w:r w:rsidR="000852EA" w:rsidRPr="003B6DC2">
              <w:rPr>
                <w:rStyle w:val="Hyperlink"/>
                <w:noProof/>
              </w:rPr>
              <w:t xml:space="preserve">        Designing Single Sign on</w:t>
            </w:r>
            <w:r w:rsidR="000852EA">
              <w:rPr>
                <w:noProof/>
                <w:webHidden/>
              </w:rPr>
              <w:tab/>
            </w:r>
            <w:r w:rsidR="000852EA">
              <w:rPr>
                <w:noProof/>
                <w:webHidden/>
              </w:rPr>
              <w:fldChar w:fldCharType="begin"/>
            </w:r>
            <w:r w:rsidR="000852EA">
              <w:rPr>
                <w:noProof/>
                <w:webHidden/>
              </w:rPr>
              <w:instrText xml:space="preserve"> PAGEREF _Toc511030870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3CCE1D27" w14:textId="03A16AC4" w:rsidR="000852EA" w:rsidRDefault="00210142">
          <w:pPr>
            <w:pStyle w:val="TOC3"/>
            <w:tabs>
              <w:tab w:val="right" w:leader="dot" w:pos="9350"/>
            </w:tabs>
            <w:rPr>
              <w:rFonts w:eastAsiaTheme="minorEastAsia" w:cstheme="minorBidi"/>
              <w:i w:val="0"/>
              <w:iCs w:val="0"/>
              <w:noProof/>
              <w:sz w:val="22"/>
              <w:szCs w:val="22"/>
            </w:rPr>
          </w:pPr>
          <w:hyperlink w:anchor="_Toc511030871" w:history="1">
            <w:r w:rsidR="000852EA" w:rsidRPr="003B6DC2">
              <w:rPr>
                <w:rStyle w:val="Hyperlink"/>
                <w:noProof/>
              </w:rPr>
              <w:t>Endpoint Information</w:t>
            </w:r>
            <w:r w:rsidR="000852EA">
              <w:rPr>
                <w:noProof/>
                <w:webHidden/>
              </w:rPr>
              <w:tab/>
            </w:r>
            <w:r w:rsidR="000852EA">
              <w:rPr>
                <w:noProof/>
                <w:webHidden/>
              </w:rPr>
              <w:fldChar w:fldCharType="begin"/>
            </w:r>
            <w:r w:rsidR="000852EA">
              <w:rPr>
                <w:noProof/>
                <w:webHidden/>
              </w:rPr>
              <w:instrText xml:space="preserve"> PAGEREF _Toc511030871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4A412A86" w14:textId="18195A41" w:rsidR="000852EA" w:rsidRDefault="00210142">
          <w:pPr>
            <w:pStyle w:val="TOC2"/>
            <w:tabs>
              <w:tab w:val="right" w:leader="dot" w:pos="9350"/>
            </w:tabs>
            <w:rPr>
              <w:rFonts w:eastAsiaTheme="minorEastAsia" w:cstheme="minorBidi"/>
              <w:smallCaps w:val="0"/>
              <w:noProof/>
              <w:sz w:val="22"/>
              <w:szCs w:val="22"/>
            </w:rPr>
          </w:pPr>
          <w:hyperlink w:anchor="_Toc511030872" w:history="1">
            <w:r w:rsidR="000852EA" w:rsidRPr="003B6DC2">
              <w:rPr>
                <w:rStyle w:val="Hyperlink"/>
                <w:noProof/>
              </w:rPr>
              <w:t>Solution Architecture Diagrams and Description</w:t>
            </w:r>
            <w:r w:rsidR="000852EA">
              <w:rPr>
                <w:noProof/>
                <w:webHidden/>
              </w:rPr>
              <w:tab/>
            </w:r>
            <w:r w:rsidR="000852EA">
              <w:rPr>
                <w:noProof/>
                <w:webHidden/>
              </w:rPr>
              <w:fldChar w:fldCharType="begin"/>
            </w:r>
            <w:r w:rsidR="000852EA">
              <w:rPr>
                <w:noProof/>
                <w:webHidden/>
              </w:rPr>
              <w:instrText xml:space="preserve"> PAGEREF _Toc511030872 \h </w:instrText>
            </w:r>
            <w:r w:rsidR="000852EA">
              <w:rPr>
                <w:noProof/>
                <w:webHidden/>
              </w:rPr>
            </w:r>
            <w:r w:rsidR="000852EA">
              <w:rPr>
                <w:noProof/>
                <w:webHidden/>
              </w:rPr>
              <w:fldChar w:fldCharType="separate"/>
            </w:r>
            <w:r w:rsidR="000852EA">
              <w:rPr>
                <w:noProof/>
                <w:webHidden/>
              </w:rPr>
              <w:t>10</w:t>
            </w:r>
            <w:r w:rsidR="000852EA">
              <w:rPr>
                <w:noProof/>
                <w:webHidden/>
              </w:rPr>
              <w:fldChar w:fldCharType="end"/>
            </w:r>
          </w:hyperlink>
        </w:p>
        <w:p w14:paraId="410929DA" w14:textId="332B2682" w:rsidR="000852EA" w:rsidRDefault="00210142">
          <w:pPr>
            <w:pStyle w:val="TOC3"/>
            <w:tabs>
              <w:tab w:val="right" w:leader="dot" w:pos="9350"/>
            </w:tabs>
            <w:rPr>
              <w:rFonts w:eastAsiaTheme="minorEastAsia" w:cstheme="minorBidi"/>
              <w:i w:val="0"/>
              <w:iCs w:val="0"/>
              <w:noProof/>
              <w:sz w:val="22"/>
              <w:szCs w:val="22"/>
            </w:rPr>
          </w:pPr>
          <w:hyperlink w:anchor="_Toc511030873" w:history="1">
            <w:r w:rsidR="000852EA" w:rsidRPr="003B6DC2">
              <w:rPr>
                <w:rStyle w:val="Hyperlink"/>
                <w:noProof/>
              </w:rPr>
              <w:t>Azure AD Single Sign-on with Password Hash Sync or cloud-based users Authentication</w:t>
            </w:r>
            <w:r w:rsidR="000852EA">
              <w:rPr>
                <w:noProof/>
                <w:webHidden/>
              </w:rPr>
              <w:tab/>
            </w:r>
            <w:r w:rsidR="000852EA">
              <w:rPr>
                <w:noProof/>
                <w:webHidden/>
              </w:rPr>
              <w:fldChar w:fldCharType="begin"/>
            </w:r>
            <w:r w:rsidR="000852EA">
              <w:rPr>
                <w:noProof/>
                <w:webHidden/>
              </w:rPr>
              <w:instrText xml:space="preserve"> PAGEREF _Toc511030873 \h </w:instrText>
            </w:r>
            <w:r w:rsidR="000852EA">
              <w:rPr>
                <w:noProof/>
                <w:webHidden/>
              </w:rPr>
            </w:r>
            <w:r w:rsidR="000852EA">
              <w:rPr>
                <w:noProof/>
                <w:webHidden/>
              </w:rPr>
              <w:fldChar w:fldCharType="separate"/>
            </w:r>
            <w:r w:rsidR="000852EA">
              <w:rPr>
                <w:noProof/>
                <w:webHidden/>
              </w:rPr>
              <w:t>10</w:t>
            </w:r>
            <w:r w:rsidR="000852EA">
              <w:rPr>
                <w:noProof/>
                <w:webHidden/>
              </w:rPr>
              <w:fldChar w:fldCharType="end"/>
            </w:r>
          </w:hyperlink>
        </w:p>
        <w:p w14:paraId="17975B80" w14:textId="5BE81AD7" w:rsidR="000852EA" w:rsidRDefault="00210142">
          <w:pPr>
            <w:pStyle w:val="TOC3"/>
            <w:tabs>
              <w:tab w:val="right" w:leader="dot" w:pos="9350"/>
            </w:tabs>
            <w:rPr>
              <w:rFonts w:eastAsiaTheme="minorEastAsia" w:cstheme="minorBidi"/>
              <w:i w:val="0"/>
              <w:iCs w:val="0"/>
              <w:noProof/>
              <w:sz w:val="22"/>
              <w:szCs w:val="22"/>
            </w:rPr>
          </w:pPr>
          <w:hyperlink w:anchor="_Toc511030874" w:history="1">
            <w:r w:rsidR="000852EA" w:rsidRPr="003B6DC2">
              <w:rPr>
                <w:rStyle w:val="Hyperlink"/>
                <w:noProof/>
              </w:rPr>
              <w:t>Azure AD Single Sign-on with AD FS or other Federation as IdP</w:t>
            </w:r>
            <w:r w:rsidR="000852EA">
              <w:rPr>
                <w:noProof/>
                <w:webHidden/>
              </w:rPr>
              <w:tab/>
            </w:r>
            <w:r w:rsidR="000852EA">
              <w:rPr>
                <w:noProof/>
                <w:webHidden/>
              </w:rPr>
              <w:fldChar w:fldCharType="begin"/>
            </w:r>
            <w:r w:rsidR="000852EA">
              <w:rPr>
                <w:noProof/>
                <w:webHidden/>
              </w:rPr>
              <w:instrText xml:space="preserve"> PAGEREF _Toc511030874 \h </w:instrText>
            </w:r>
            <w:r w:rsidR="000852EA">
              <w:rPr>
                <w:noProof/>
                <w:webHidden/>
              </w:rPr>
            </w:r>
            <w:r w:rsidR="000852EA">
              <w:rPr>
                <w:noProof/>
                <w:webHidden/>
              </w:rPr>
              <w:fldChar w:fldCharType="separate"/>
            </w:r>
            <w:r w:rsidR="000852EA">
              <w:rPr>
                <w:noProof/>
                <w:webHidden/>
              </w:rPr>
              <w:t>11</w:t>
            </w:r>
            <w:r w:rsidR="000852EA">
              <w:rPr>
                <w:noProof/>
                <w:webHidden/>
              </w:rPr>
              <w:fldChar w:fldCharType="end"/>
            </w:r>
          </w:hyperlink>
        </w:p>
        <w:p w14:paraId="249E0608" w14:textId="21447E31" w:rsidR="000852EA" w:rsidRDefault="00210142">
          <w:pPr>
            <w:pStyle w:val="TOC3"/>
            <w:tabs>
              <w:tab w:val="right" w:leader="dot" w:pos="9350"/>
            </w:tabs>
            <w:rPr>
              <w:rFonts w:eastAsiaTheme="minorEastAsia" w:cstheme="minorBidi"/>
              <w:i w:val="0"/>
              <w:iCs w:val="0"/>
              <w:noProof/>
              <w:sz w:val="22"/>
              <w:szCs w:val="22"/>
            </w:rPr>
          </w:pPr>
          <w:hyperlink w:anchor="_Toc511030875" w:history="1">
            <w:r w:rsidR="000852EA" w:rsidRPr="003B6DC2">
              <w:rPr>
                <w:rStyle w:val="Hyperlink"/>
                <w:noProof/>
              </w:rPr>
              <w:t>Azure AD Single Sign-on with Pass-through Authentication</w:t>
            </w:r>
            <w:r w:rsidR="000852EA">
              <w:rPr>
                <w:noProof/>
                <w:webHidden/>
              </w:rPr>
              <w:tab/>
            </w:r>
            <w:r w:rsidR="000852EA">
              <w:rPr>
                <w:noProof/>
                <w:webHidden/>
              </w:rPr>
              <w:fldChar w:fldCharType="begin"/>
            </w:r>
            <w:r w:rsidR="000852EA">
              <w:rPr>
                <w:noProof/>
                <w:webHidden/>
              </w:rPr>
              <w:instrText xml:space="preserve"> PAGEREF _Toc511030875 \h </w:instrText>
            </w:r>
            <w:r w:rsidR="000852EA">
              <w:rPr>
                <w:noProof/>
                <w:webHidden/>
              </w:rPr>
            </w:r>
            <w:r w:rsidR="000852EA">
              <w:rPr>
                <w:noProof/>
                <w:webHidden/>
              </w:rPr>
              <w:fldChar w:fldCharType="separate"/>
            </w:r>
            <w:r w:rsidR="000852EA">
              <w:rPr>
                <w:noProof/>
                <w:webHidden/>
              </w:rPr>
              <w:t>11</w:t>
            </w:r>
            <w:r w:rsidR="000852EA">
              <w:rPr>
                <w:noProof/>
                <w:webHidden/>
              </w:rPr>
              <w:fldChar w:fldCharType="end"/>
            </w:r>
          </w:hyperlink>
        </w:p>
        <w:p w14:paraId="5D5A3426" w14:textId="1A0AAB73" w:rsidR="000852EA" w:rsidRDefault="00210142">
          <w:pPr>
            <w:pStyle w:val="TOC1"/>
            <w:rPr>
              <w:rFonts w:eastAsiaTheme="minorEastAsia" w:cstheme="minorBidi"/>
              <w:b w:val="0"/>
              <w:bCs w:val="0"/>
              <w:caps w:val="0"/>
              <w:noProof/>
              <w:sz w:val="22"/>
              <w:szCs w:val="22"/>
            </w:rPr>
          </w:pPr>
          <w:hyperlink w:anchor="_Toc511030876" w:history="1">
            <w:r w:rsidR="000852EA" w:rsidRPr="003B6DC2">
              <w:rPr>
                <w:rStyle w:val="Hyperlink"/>
                <w:noProof/>
              </w:rPr>
              <w:t>Technical Requirements</w:t>
            </w:r>
            <w:r w:rsidR="000852EA">
              <w:rPr>
                <w:noProof/>
                <w:webHidden/>
              </w:rPr>
              <w:tab/>
            </w:r>
            <w:r w:rsidR="000852EA">
              <w:rPr>
                <w:noProof/>
                <w:webHidden/>
              </w:rPr>
              <w:fldChar w:fldCharType="begin"/>
            </w:r>
            <w:r w:rsidR="000852EA">
              <w:rPr>
                <w:noProof/>
                <w:webHidden/>
              </w:rPr>
              <w:instrText xml:space="preserve"> PAGEREF _Toc511030876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88F8E70" w14:textId="251F5654" w:rsidR="000852EA" w:rsidRDefault="00210142">
          <w:pPr>
            <w:pStyle w:val="TOC2"/>
            <w:tabs>
              <w:tab w:val="right" w:leader="dot" w:pos="9350"/>
            </w:tabs>
            <w:rPr>
              <w:rFonts w:eastAsiaTheme="minorEastAsia" w:cstheme="minorBidi"/>
              <w:smallCaps w:val="0"/>
              <w:noProof/>
              <w:sz w:val="22"/>
              <w:szCs w:val="22"/>
            </w:rPr>
          </w:pPr>
          <w:hyperlink w:anchor="_Toc511030877" w:history="1">
            <w:r w:rsidR="000852EA" w:rsidRPr="003B6DC2">
              <w:rPr>
                <w:rStyle w:val="Hyperlink"/>
                <w:noProof/>
              </w:rPr>
              <w:t>Azure Single Sign-on Requirements</w:t>
            </w:r>
            <w:r w:rsidR="000852EA">
              <w:rPr>
                <w:noProof/>
                <w:webHidden/>
              </w:rPr>
              <w:tab/>
            </w:r>
            <w:r w:rsidR="000852EA">
              <w:rPr>
                <w:noProof/>
                <w:webHidden/>
              </w:rPr>
              <w:fldChar w:fldCharType="begin"/>
            </w:r>
            <w:r w:rsidR="000852EA">
              <w:rPr>
                <w:noProof/>
                <w:webHidden/>
              </w:rPr>
              <w:instrText xml:space="preserve"> PAGEREF _Toc511030877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6584975" w14:textId="1A9853F3" w:rsidR="000852EA" w:rsidRDefault="00210142">
          <w:pPr>
            <w:pStyle w:val="TOC3"/>
            <w:tabs>
              <w:tab w:val="right" w:leader="dot" w:pos="9350"/>
            </w:tabs>
            <w:rPr>
              <w:rFonts w:eastAsiaTheme="minorEastAsia" w:cstheme="minorBidi"/>
              <w:i w:val="0"/>
              <w:iCs w:val="0"/>
              <w:noProof/>
              <w:sz w:val="22"/>
              <w:szCs w:val="22"/>
            </w:rPr>
          </w:pPr>
          <w:hyperlink w:anchor="_Toc511030878" w:history="1">
            <w:r w:rsidR="000852EA" w:rsidRPr="003B6DC2">
              <w:rPr>
                <w:rStyle w:val="Hyperlink"/>
                <w:noProof/>
              </w:rPr>
              <w:t>Attribute Requirements</w:t>
            </w:r>
            <w:r w:rsidR="000852EA">
              <w:rPr>
                <w:noProof/>
                <w:webHidden/>
              </w:rPr>
              <w:tab/>
            </w:r>
            <w:r w:rsidR="000852EA">
              <w:rPr>
                <w:noProof/>
                <w:webHidden/>
              </w:rPr>
              <w:fldChar w:fldCharType="begin"/>
            </w:r>
            <w:r w:rsidR="000852EA">
              <w:rPr>
                <w:noProof/>
                <w:webHidden/>
              </w:rPr>
              <w:instrText xml:space="preserve"> PAGEREF _Toc511030878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407077C" w14:textId="42A4CAFA" w:rsidR="000852EA" w:rsidRDefault="00210142">
          <w:pPr>
            <w:pStyle w:val="TOC3"/>
            <w:tabs>
              <w:tab w:val="right" w:leader="dot" w:pos="9350"/>
            </w:tabs>
            <w:rPr>
              <w:rFonts w:eastAsiaTheme="minorEastAsia" w:cstheme="minorBidi"/>
              <w:i w:val="0"/>
              <w:iCs w:val="0"/>
              <w:noProof/>
              <w:sz w:val="22"/>
              <w:szCs w:val="22"/>
            </w:rPr>
          </w:pPr>
          <w:hyperlink w:anchor="_Toc511030879" w:history="1">
            <w:r w:rsidR="000852EA" w:rsidRPr="003B6DC2">
              <w:rPr>
                <w:rStyle w:val="Hyperlink"/>
                <w:noProof/>
              </w:rPr>
              <w:t>Certificate Requirements</w:t>
            </w:r>
            <w:r w:rsidR="000852EA">
              <w:rPr>
                <w:noProof/>
                <w:webHidden/>
              </w:rPr>
              <w:tab/>
            </w:r>
            <w:r w:rsidR="000852EA">
              <w:rPr>
                <w:noProof/>
                <w:webHidden/>
              </w:rPr>
              <w:fldChar w:fldCharType="begin"/>
            </w:r>
            <w:r w:rsidR="000852EA">
              <w:rPr>
                <w:noProof/>
                <w:webHidden/>
              </w:rPr>
              <w:instrText xml:space="preserve"> PAGEREF _Toc511030879 \h </w:instrText>
            </w:r>
            <w:r w:rsidR="000852EA">
              <w:rPr>
                <w:noProof/>
                <w:webHidden/>
              </w:rPr>
            </w:r>
            <w:r w:rsidR="000852EA">
              <w:rPr>
                <w:noProof/>
                <w:webHidden/>
              </w:rPr>
              <w:fldChar w:fldCharType="separate"/>
            </w:r>
            <w:r w:rsidR="000852EA">
              <w:rPr>
                <w:noProof/>
                <w:webHidden/>
              </w:rPr>
              <w:t>14</w:t>
            </w:r>
            <w:r w:rsidR="000852EA">
              <w:rPr>
                <w:noProof/>
                <w:webHidden/>
              </w:rPr>
              <w:fldChar w:fldCharType="end"/>
            </w:r>
          </w:hyperlink>
        </w:p>
        <w:p w14:paraId="7CB71528" w14:textId="61D732A2" w:rsidR="000852EA" w:rsidRDefault="00210142">
          <w:pPr>
            <w:pStyle w:val="TOC1"/>
            <w:rPr>
              <w:rFonts w:eastAsiaTheme="minorEastAsia" w:cstheme="minorBidi"/>
              <w:b w:val="0"/>
              <w:bCs w:val="0"/>
              <w:caps w:val="0"/>
              <w:noProof/>
              <w:sz w:val="22"/>
              <w:szCs w:val="22"/>
            </w:rPr>
          </w:pPr>
          <w:hyperlink w:anchor="_Toc511030880" w:history="1">
            <w:r w:rsidR="000852EA" w:rsidRPr="003B6DC2">
              <w:rPr>
                <w:rStyle w:val="Hyperlink"/>
                <w:noProof/>
              </w:rPr>
              <w:t>Implementing Your Solution</w:t>
            </w:r>
            <w:r w:rsidR="000852EA">
              <w:rPr>
                <w:noProof/>
                <w:webHidden/>
              </w:rPr>
              <w:tab/>
            </w:r>
            <w:r w:rsidR="000852EA">
              <w:rPr>
                <w:noProof/>
                <w:webHidden/>
              </w:rPr>
              <w:fldChar w:fldCharType="begin"/>
            </w:r>
            <w:r w:rsidR="000852EA">
              <w:rPr>
                <w:noProof/>
                <w:webHidden/>
              </w:rPr>
              <w:instrText xml:space="preserve"> PAGEREF _Toc511030880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16B39C11" w14:textId="17AE96C1" w:rsidR="000852EA" w:rsidRDefault="00210142">
          <w:pPr>
            <w:pStyle w:val="TOC2"/>
            <w:tabs>
              <w:tab w:val="right" w:leader="dot" w:pos="9350"/>
            </w:tabs>
            <w:rPr>
              <w:rFonts w:eastAsiaTheme="minorEastAsia" w:cstheme="minorBidi"/>
              <w:smallCaps w:val="0"/>
              <w:noProof/>
              <w:sz w:val="22"/>
              <w:szCs w:val="22"/>
            </w:rPr>
          </w:pPr>
          <w:hyperlink w:anchor="_Toc511030881" w:history="1">
            <w:r w:rsidR="000852EA" w:rsidRPr="003B6DC2">
              <w:rPr>
                <w:rStyle w:val="Hyperlink"/>
                <w:noProof/>
              </w:rPr>
              <w:t>Phase 1: Implementation Steps</w:t>
            </w:r>
            <w:r w:rsidR="000852EA">
              <w:rPr>
                <w:noProof/>
                <w:webHidden/>
              </w:rPr>
              <w:tab/>
            </w:r>
            <w:r w:rsidR="000852EA">
              <w:rPr>
                <w:noProof/>
                <w:webHidden/>
              </w:rPr>
              <w:fldChar w:fldCharType="begin"/>
            </w:r>
            <w:r w:rsidR="000852EA">
              <w:rPr>
                <w:noProof/>
                <w:webHidden/>
              </w:rPr>
              <w:instrText xml:space="preserve"> PAGEREF _Toc511030881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0376E776" w14:textId="2C71A569" w:rsidR="000852EA" w:rsidRDefault="00210142">
          <w:pPr>
            <w:pStyle w:val="TOC3"/>
            <w:tabs>
              <w:tab w:val="right" w:leader="dot" w:pos="9350"/>
            </w:tabs>
            <w:rPr>
              <w:rFonts w:eastAsiaTheme="minorEastAsia" w:cstheme="minorBidi"/>
              <w:i w:val="0"/>
              <w:iCs w:val="0"/>
              <w:noProof/>
              <w:sz w:val="22"/>
              <w:szCs w:val="22"/>
            </w:rPr>
          </w:pPr>
          <w:hyperlink w:anchor="_Toc511030882" w:history="1">
            <w:r w:rsidR="000852EA" w:rsidRPr="003B6DC2">
              <w:rPr>
                <w:rStyle w:val="Hyperlink"/>
                <w:noProof/>
              </w:rPr>
              <w:t>Step 1: Identify your Test Users</w:t>
            </w:r>
            <w:r w:rsidR="000852EA">
              <w:rPr>
                <w:noProof/>
                <w:webHidden/>
              </w:rPr>
              <w:tab/>
            </w:r>
            <w:r w:rsidR="000852EA">
              <w:rPr>
                <w:noProof/>
                <w:webHidden/>
              </w:rPr>
              <w:fldChar w:fldCharType="begin"/>
            </w:r>
            <w:r w:rsidR="000852EA">
              <w:rPr>
                <w:noProof/>
                <w:webHidden/>
              </w:rPr>
              <w:instrText xml:space="preserve"> PAGEREF _Toc511030882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039A3E96" w14:textId="3D1BED2D" w:rsidR="000852EA" w:rsidRDefault="00210142">
          <w:pPr>
            <w:pStyle w:val="TOC3"/>
            <w:tabs>
              <w:tab w:val="right" w:leader="dot" w:pos="9350"/>
            </w:tabs>
            <w:rPr>
              <w:rFonts w:eastAsiaTheme="minorEastAsia" w:cstheme="minorBidi"/>
              <w:i w:val="0"/>
              <w:iCs w:val="0"/>
              <w:noProof/>
              <w:sz w:val="22"/>
              <w:szCs w:val="22"/>
            </w:rPr>
          </w:pPr>
          <w:hyperlink w:anchor="_Toc511030883" w:history="1">
            <w:r w:rsidR="000852EA" w:rsidRPr="003B6DC2">
              <w:rPr>
                <w:rStyle w:val="Hyperlink"/>
                <w:noProof/>
              </w:rPr>
              <w:t>Step 2: Configure Azure Single Sign-on</w:t>
            </w:r>
            <w:r w:rsidR="000852EA">
              <w:rPr>
                <w:noProof/>
                <w:webHidden/>
              </w:rPr>
              <w:tab/>
            </w:r>
            <w:r w:rsidR="000852EA">
              <w:rPr>
                <w:noProof/>
                <w:webHidden/>
              </w:rPr>
              <w:fldChar w:fldCharType="begin"/>
            </w:r>
            <w:r w:rsidR="000852EA">
              <w:rPr>
                <w:noProof/>
                <w:webHidden/>
              </w:rPr>
              <w:instrText xml:space="preserve"> PAGEREF _Toc511030883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4F5FB41E" w14:textId="0F1BEA0E" w:rsidR="000852EA" w:rsidRDefault="00210142">
          <w:pPr>
            <w:pStyle w:val="TOC2"/>
            <w:tabs>
              <w:tab w:val="right" w:leader="dot" w:pos="9350"/>
            </w:tabs>
            <w:rPr>
              <w:rFonts w:eastAsiaTheme="minorEastAsia" w:cstheme="minorBidi"/>
              <w:smallCaps w:val="0"/>
              <w:noProof/>
              <w:sz w:val="22"/>
              <w:szCs w:val="22"/>
            </w:rPr>
          </w:pPr>
          <w:hyperlink w:anchor="_Toc511030884" w:history="1">
            <w:r w:rsidR="000852EA" w:rsidRPr="003B6DC2">
              <w:rPr>
                <w:rStyle w:val="Hyperlink"/>
                <w:noProof/>
              </w:rPr>
              <w:t>Phase 2: Change Communications</w:t>
            </w:r>
            <w:r w:rsidR="000852EA">
              <w:rPr>
                <w:noProof/>
                <w:webHidden/>
              </w:rPr>
              <w:tab/>
            </w:r>
            <w:r w:rsidR="000852EA">
              <w:rPr>
                <w:noProof/>
                <w:webHidden/>
              </w:rPr>
              <w:fldChar w:fldCharType="begin"/>
            </w:r>
            <w:r w:rsidR="000852EA">
              <w:rPr>
                <w:noProof/>
                <w:webHidden/>
              </w:rPr>
              <w:instrText xml:space="preserve"> PAGEREF _Toc511030884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258DC282" w14:textId="591350ED" w:rsidR="000852EA" w:rsidRDefault="00210142">
          <w:pPr>
            <w:pStyle w:val="TOC3"/>
            <w:tabs>
              <w:tab w:val="right" w:leader="dot" w:pos="9350"/>
            </w:tabs>
            <w:rPr>
              <w:rFonts w:eastAsiaTheme="minorEastAsia" w:cstheme="minorBidi"/>
              <w:i w:val="0"/>
              <w:iCs w:val="0"/>
              <w:noProof/>
              <w:sz w:val="22"/>
              <w:szCs w:val="22"/>
            </w:rPr>
          </w:pPr>
          <w:hyperlink w:anchor="_Toc511030885" w:history="1">
            <w:r w:rsidR="000852EA" w:rsidRPr="003B6DC2">
              <w:rPr>
                <w:rStyle w:val="Hyperlink"/>
                <w:noProof/>
              </w:rPr>
              <w:t>Step 1: Provide Internal Change Communication to end users</w:t>
            </w:r>
            <w:r w:rsidR="000852EA">
              <w:rPr>
                <w:noProof/>
                <w:webHidden/>
              </w:rPr>
              <w:tab/>
            </w:r>
            <w:r w:rsidR="000852EA">
              <w:rPr>
                <w:noProof/>
                <w:webHidden/>
              </w:rPr>
              <w:fldChar w:fldCharType="begin"/>
            </w:r>
            <w:r w:rsidR="000852EA">
              <w:rPr>
                <w:noProof/>
                <w:webHidden/>
              </w:rPr>
              <w:instrText xml:space="preserve"> PAGEREF _Toc511030885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4A6BC660" w14:textId="1F31C884" w:rsidR="000852EA" w:rsidRDefault="00210142">
          <w:pPr>
            <w:pStyle w:val="TOC2"/>
            <w:tabs>
              <w:tab w:val="right" w:leader="dot" w:pos="9350"/>
            </w:tabs>
            <w:rPr>
              <w:rFonts w:eastAsiaTheme="minorEastAsia" w:cstheme="minorBidi"/>
              <w:smallCaps w:val="0"/>
              <w:noProof/>
              <w:sz w:val="22"/>
              <w:szCs w:val="22"/>
            </w:rPr>
          </w:pPr>
          <w:hyperlink w:anchor="_Toc511030886" w:history="1">
            <w:r w:rsidR="000852EA" w:rsidRPr="003B6DC2">
              <w:rPr>
                <w:rStyle w:val="Hyperlink"/>
                <w:noProof/>
              </w:rPr>
              <w:t>Phase 3: Verify End User Scenario for SSO</w:t>
            </w:r>
            <w:r w:rsidR="000852EA">
              <w:rPr>
                <w:noProof/>
                <w:webHidden/>
              </w:rPr>
              <w:tab/>
            </w:r>
            <w:r w:rsidR="000852EA">
              <w:rPr>
                <w:noProof/>
                <w:webHidden/>
              </w:rPr>
              <w:fldChar w:fldCharType="begin"/>
            </w:r>
            <w:r w:rsidR="000852EA">
              <w:rPr>
                <w:noProof/>
                <w:webHidden/>
              </w:rPr>
              <w:instrText xml:space="preserve"> PAGEREF _Toc511030886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23A61FDA" w14:textId="26EA0857" w:rsidR="000852EA" w:rsidRDefault="00210142">
          <w:pPr>
            <w:pStyle w:val="TOC3"/>
            <w:tabs>
              <w:tab w:val="right" w:leader="dot" w:pos="9350"/>
            </w:tabs>
            <w:rPr>
              <w:rFonts w:eastAsiaTheme="minorEastAsia" w:cstheme="minorBidi"/>
              <w:i w:val="0"/>
              <w:iCs w:val="0"/>
              <w:noProof/>
              <w:sz w:val="22"/>
              <w:szCs w:val="22"/>
            </w:rPr>
          </w:pPr>
          <w:hyperlink w:anchor="_Toc511030887" w:history="1">
            <w:r w:rsidR="000852EA" w:rsidRPr="003B6DC2">
              <w:rPr>
                <w:rStyle w:val="Hyperlink"/>
                <w:noProof/>
              </w:rPr>
              <w:t>Step 1: Create test cases for your application deployment</w:t>
            </w:r>
            <w:r w:rsidR="000852EA">
              <w:rPr>
                <w:noProof/>
                <w:webHidden/>
              </w:rPr>
              <w:tab/>
            </w:r>
            <w:r w:rsidR="000852EA">
              <w:rPr>
                <w:noProof/>
                <w:webHidden/>
              </w:rPr>
              <w:fldChar w:fldCharType="begin"/>
            </w:r>
            <w:r w:rsidR="000852EA">
              <w:rPr>
                <w:noProof/>
                <w:webHidden/>
              </w:rPr>
              <w:instrText xml:space="preserve"> PAGEREF _Toc511030887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3720B2E8" w14:textId="78D6F369" w:rsidR="000852EA" w:rsidRDefault="00210142">
          <w:pPr>
            <w:pStyle w:val="TOC3"/>
            <w:tabs>
              <w:tab w:val="right" w:leader="dot" w:pos="9350"/>
            </w:tabs>
            <w:rPr>
              <w:rFonts w:eastAsiaTheme="minorEastAsia" w:cstheme="minorBidi"/>
              <w:i w:val="0"/>
              <w:iCs w:val="0"/>
              <w:noProof/>
              <w:sz w:val="22"/>
              <w:szCs w:val="22"/>
            </w:rPr>
          </w:pPr>
          <w:hyperlink w:anchor="_Toc511030888" w:history="1">
            <w:r w:rsidR="000852EA" w:rsidRPr="003B6DC2">
              <w:rPr>
                <w:rStyle w:val="Hyperlink"/>
                <w:noProof/>
              </w:rPr>
              <w:t>Step 2: Document your results</w:t>
            </w:r>
            <w:r w:rsidR="000852EA">
              <w:rPr>
                <w:noProof/>
                <w:webHidden/>
              </w:rPr>
              <w:tab/>
            </w:r>
            <w:r w:rsidR="000852EA">
              <w:rPr>
                <w:noProof/>
                <w:webHidden/>
              </w:rPr>
              <w:fldChar w:fldCharType="begin"/>
            </w:r>
            <w:r w:rsidR="000852EA">
              <w:rPr>
                <w:noProof/>
                <w:webHidden/>
              </w:rPr>
              <w:instrText xml:space="preserve"> PAGEREF _Toc511030888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7C7C3768" w14:textId="5632D84C" w:rsidR="000852EA" w:rsidRDefault="00210142">
          <w:pPr>
            <w:pStyle w:val="TOC3"/>
            <w:tabs>
              <w:tab w:val="right" w:leader="dot" w:pos="9350"/>
            </w:tabs>
            <w:rPr>
              <w:rFonts w:eastAsiaTheme="minorEastAsia" w:cstheme="minorBidi"/>
              <w:i w:val="0"/>
              <w:iCs w:val="0"/>
              <w:noProof/>
              <w:sz w:val="22"/>
              <w:szCs w:val="22"/>
            </w:rPr>
          </w:pPr>
          <w:hyperlink w:anchor="_Toc511030889" w:history="1">
            <w:r w:rsidR="000852EA" w:rsidRPr="003B6DC2">
              <w:rPr>
                <w:rStyle w:val="Hyperlink"/>
                <w:noProof/>
              </w:rPr>
              <w:t>Step 3: Moving into Production</w:t>
            </w:r>
            <w:r w:rsidR="000852EA">
              <w:rPr>
                <w:noProof/>
                <w:webHidden/>
              </w:rPr>
              <w:tab/>
            </w:r>
            <w:r w:rsidR="000852EA">
              <w:rPr>
                <w:noProof/>
                <w:webHidden/>
              </w:rPr>
              <w:fldChar w:fldCharType="begin"/>
            </w:r>
            <w:r w:rsidR="000852EA">
              <w:rPr>
                <w:noProof/>
                <w:webHidden/>
              </w:rPr>
              <w:instrText xml:space="preserve"> PAGEREF _Toc511030889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44669BC6" w14:textId="67782DC0" w:rsidR="000852EA" w:rsidRDefault="00210142">
          <w:pPr>
            <w:pStyle w:val="TOC2"/>
            <w:tabs>
              <w:tab w:val="right" w:leader="dot" w:pos="9350"/>
            </w:tabs>
            <w:rPr>
              <w:rFonts w:eastAsiaTheme="minorEastAsia" w:cstheme="minorBidi"/>
              <w:smallCaps w:val="0"/>
              <w:noProof/>
              <w:sz w:val="22"/>
              <w:szCs w:val="22"/>
            </w:rPr>
          </w:pPr>
          <w:hyperlink w:anchor="_Toc511030890" w:history="1">
            <w:r w:rsidR="000852EA" w:rsidRPr="003B6DC2">
              <w:rPr>
                <w:rStyle w:val="Hyperlink"/>
                <w:noProof/>
              </w:rPr>
              <w:t>Phase 4: Rollback Steps</w:t>
            </w:r>
            <w:r w:rsidR="000852EA">
              <w:rPr>
                <w:noProof/>
                <w:webHidden/>
              </w:rPr>
              <w:tab/>
            </w:r>
            <w:r w:rsidR="000852EA">
              <w:rPr>
                <w:noProof/>
                <w:webHidden/>
              </w:rPr>
              <w:fldChar w:fldCharType="begin"/>
            </w:r>
            <w:r w:rsidR="000852EA">
              <w:rPr>
                <w:noProof/>
                <w:webHidden/>
              </w:rPr>
              <w:instrText xml:space="preserve"> PAGEREF _Toc511030890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2F72D2AC" w14:textId="61604108" w:rsidR="000852EA" w:rsidRDefault="00210142">
          <w:pPr>
            <w:pStyle w:val="TOC3"/>
            <w:tabs>
              <w:tab w:val="right" w:leader="dot" w:pos="9350"/>
            </w:tabs>
            <w:rPr>
              <w:rFonts w:eastAsiaTheme="minorEastAsia" w:cstheme="minorBidi"/>
              <w:i w:val="0"/>
              <w:iCs w:val="0"/>
              <w:noProof/>
              <w:sz w:val="22"/>
              <w:szCs w:val="22"/>
            </w:rPr>
          </w:pPr>
          <w:hyperlink w:anchor="_Toc511030891" w:history="1">
            <w:r w:rsidR="000852EA" w:rsidRPr="003B6DC2">
              <w:rPr>
                <w:rStyle w:val="Hyperlink"/>
                <w:noProof/>
              </w:rPr>
              <w:t>Step 1: Identify available options for rolling back during migration or failure</w:t>
            </w:r>
            <w:r w:rsidR="000852EA">
              <w:rPr>
                <w:noProof/>
                <w:webHidden/>
              </w:rPr>
              <w:tab/>
            </w:r>
            <w:r w:rsidR="000852EA">
              <w:rPr>
                <w:noProof/>
                <w:webHidden/>
              </w:rPr>
              <w:fldChar w:fldCharType="begin"/>
            </w:r>
            <w:r w:rsidR="000852EA">
              <w:rPr>
                <w:noProof/>
                <w:webHidden/>
              </w:rPr>
              <w:instrText xml:space="preserve"> PAGEREF _Toc511030891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6308DEDC" w14:textId="0F109C7A" w:rsidR="000852EA" w:rsidRDefault="00210142">
          <w:pPr>
            <w:pStyle w:val="TOC1"/>
            <w:rPr>
              <w:rFonts w:eastAsiaTheme="minorEastAsia" w:cstheme="minorBidi"/>
              <w:b w:val="0"/>
              <w:bCs w:val="0"/>
              <w:caps w:val="0"/>
              <w:noProof/>
              <w:sz w:val="22"/>
              <w:szCs w:val="22"/>
            </w:rPr>
          </w:pPr>
          <w:hyperlink w:anchor="_Toc511030892" w:history="1">
            <w:r w:rsidR="000852EA" w:rsidRPr="003B6DC2">
              <w:rPr>
                <w:rStyle w:val="Hyperlink"/>
                <w:noProof/>
              </w:rPr>
              <w:t>Operationalize your Implementation</w:t>
            </w:r>
            <w:r w:rsidR="000852EA">
              <w:rPr>
                <w:noProof/>
                <w:webHidden/>
              </w:rPr>
              <w:tab/>
            </w:r>
            <w:r w:rsidR="000852EA">
              <w:rPr>
                <w:noProof/>
                <w:webHidden/>
              </w:rPr>
              <w:fldChar w:fldCharType="begin"/>
            </w:r>
            <w:r w:rsidR="000852EA">
              <w:rPr>
                <w:noProof/>
                <w:webHidden/>
              </w:rPr>
              <w:instrText xml:space="preserve"> PAGEREF _Toc511030892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665A779C" w14:textId="3B98B540" w:rsidR="000852EA" w:rsidRDefault="00210142">
          <w:pPr>
            <w:pStyle w:val="TOC2"/>
            <w:tabs>
              <w:tab w:val="right" w:leader="dot" w:pos="9350"/>
            </w:tabs>
            <w:rPr>
              <w:rFonts w:eastAsiaTheme="minorEastAsia" w:cstheme="minorBidi"/>
              <w:smallCaps w:val="0"/>
              <w:noProof/>
              <w:sz w:val="22"/>
              <w:szCs w:val="22"/>
            </w:rPr>
          </w:pPr>
          <w:hyperlink w:anchor="_Toc511030893" w:history="1">
            <w:r w:rsidR="000852EA" w:rsidRPr="003B6DC2">
              <w:rPr>
                <w:rStyle w:val="Hyperlink"/>
                <w:noProof/>
              </w:rPr>
              <w:t>Purpose of Document</w:t>
            </w:r>
            <w:r w:rsidR="000852EA">
              <w:rPr>
                <w:noProof/>
                <w:webHidden/>
              </w:rPr>
              <w:tab/>
            </w:r>
            <w:r w:rsidR="000852EA">
              <w:rPr>
                <w:noProof/>
                <w:webHidden/>
              </w:rPr>
              <w:fldChar w:fldCharType="begin"/>
            </w:r>
            <w:r w:rsidR="000852EA">
              <w:rPr>
                <w:noProof/>
                <w:webHidden/>
              </w:rPr>
              <w:instrText xml:space="preserve"> PAGEREF _Toc511030893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37AB85C5" w14:textId="248FB53E" w:rsidR="000852EA" w:rsidRDefault="00210142">
          <w:pPr>
            <w:pStyle w:val="TOC2"/>
            <w:tabs>
              <w:tab w:val="right" w:leader="dot" w:pos="9350"/>
            </w:tabs>
            <w:rPr>
              <w:rFonts w:eastAsiaTheme="minorEastAsia" w:cstheme="minorBidi"/>
              <w:smallCaps w:val="0"/>
              <w:noProof/>
              <w:sz w:val="22"/>
              <w:szCs w:val="22"/>
            </w:rPr>
          </w:pPr>
          <w:hyperlink w:anchor="_Toc511030894" w:history="1">
            <w:r w:rsidR="000852EA" w:rsidRPr="003B6DC2">
              <w:rPr>
                <w:rStyle w:val="Hyperlink"/>
                <w:noProof/>
              </w:rPr>
              <w:t>Required Roles</w:t>
            </w:r>
            <w:r w:rsidR="000852EA">
              <w:rPr>
                <w:noProof/>
                <w:webHidden/>
              </w:rPr>
              <w:tab/>
            </w:r>
            <w:r w:rsidR="000852EA">
              <w:rPr>
                <w:noProof/>
                <w:webHidden/>
              </w:rPr>
              <w:fldChar w:fldCharType="begin"/>
            </w:r>
            <w:r w:rsidR="000852EA">
              <w:rPr>
                <w:noProof/>
                <w:webHidden/>
              </w:rPr>
              <w:instrText xml:space="preserve"> PAGEREF _Toc511030894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4A37B833" w14:textId="2DA44768" w:rsidR="000852EA" w:rsidRDefault="00210142">
          <w:pPr>
            <w:pStyle w:val="TOC2"/>
            <w:tabs>
              <w:tab w:val="right" w:leader="dot" w:pos="9350"/>
            </w:tabs>
            <w:rPr>
              <w:rFonts w:eastAsiaTheme="minorEastAsia" w:cstheme="minorBidi"/>
              <w:smallCaps w:val="0"/>
              <w:noProof/>
              <w:sz w:val="22"/>
              <w:szCs w:val="22"/>
            </w:rPr>
          </w:pPr>
          <w:hyperlink w:anchor="_Toc511030895" w:history="1">
            <w:r w:rsidR="000852EA" w:rsidRPr="003B6DC2">
              <w:rPr>
                <w:rStyle w:val="Hyperlink"/>
                <w:noProof/>
              </w:rPr>
              <w:t>Single Sign-on Certificate Lifecycle [Azure Active Directory]</w:t>
            </w:r>
            <w:r w:rsidR="000852EA">
              <w:rPr>
                <w:noProof/>
                <w:webHidden/>
              </w:rPr>
              <w:tab/>
            </w:r>
            <w:r w:rsidR="000852EA">
              <w:rPr>
                <w:noProof/>
                <w:webHidden/>
              </w:rPr>
              <w:fldChar w:fldCharType="begin"/>
            </w:r>
            <w:r w:rsidR="000852EA">
              <w:rPr>
                <w:noProof/>
                <w:webHidden/>
              </w:rPr>
              <w:instrText xml:space="preserve"> PAGEREF _Toc511030895 \h </w:instrText>
            </w:r>
            <w:r w:rsidR="000852EA">
              <w:rPr>
                <w:noProof/>
                <w:webHidden/>
              </w:rPr>
            </w:r>
            <w:r w:rsidR="000852EA">
              <w:rPr>
                <w:noProof/>
                <w:webHidden/>
              </w:rPr>
              <w:fldChar w:fldCharType="separate"/>
            </w:r>
            <w:r w:rsidR="000852EA">
              <w:rPr>
                <w:noProof/>
                <w:webHidden/>
              </w:rPr>
              <w:t>21</w:t>
            </w:r>
            <w:r w:rsidR="000852EA">
              <w:rPr>
                <w:noProof/>
                <w:webHidden/>
              </w:rPr>
              <w:fldChar w:fldCharType="end"/>
            </w:r>
          </w:hyperlink>
        </w:p>
        <w:p w14:paraId="56A24A01" w14:textId="336E7B44" w:rsidR="000852EA" w:rsidRDefault="00210142">
          <w:pPr>
            <w:pStyle w:val="TOC2"/>
            <w:tabs>
              <w:tab w:val="right" w:leader="dot" w:pos="9350"/>
            </w:tabs>
            <w:rPr>
              <w:rFonts w:eastAsiaTheme="minorEastAsia" w:cstheme="minorBidi"/>
              <w:smallCaps w:val="0"/>
              <w:noProof/>
              <w:sz w:val="22"/>
              <w:szCs w:val="22"/>
            </w:rPr>
          </w:pPr>
          <w:hyperlink w:anchor="_Toc511030896" w:history="1">
            <w:r w:rsidR="000852EA" w:rsidRPr="003B6DC2">
              <w:rPr>
                <w:rStyle w:val="Hyperlink"/>
                <w:noProof/>
              </w:rPr>
              <w:t>Access Management</w:t>
            </w:r>
            <w:r w:rsidR="000852EA">
              <w:rPr>
                <w:noProof/>
                <w:webHidden/>
              </w:rPr>
              <w:tab/>
            </w:r>
            <w:r w:rsidR="000852EA">
              <w:rPr>
                <w:noProof/>
                <w:webHidden/>
              </w:rPr>
              <w:fldChar w:fldCharType="begin"/>
            </w:r>
            <w:r w:rsidR="000852EA">
              <w:rPr>
                <w:noProof/>
                <w:webHidden/>
              </w:rPr>
              <w:instrText xml:space="preserve"> PAGEREF _Toc511030896 \h </w:instrText>
            </w:r>
            <w:r w:rsidR="000852EA">
              <w:rPr>
                <w:noProof/>
                <w:webHidden/>
              </w:rPr>
            </w:r>
            <w:r w:rsidR="000852EA">
              <w:rPr>
                <w:noProof/>
                <w:webHidden/>
              </w:rPr>
              <w:fldChar w:fldCharType="separate"/>
            </w:r>
            <w:r w:rsidR="000852EA">
              <w:rPr>
                <w:noProof/>
                <w:webHidden/>
              </w:rPr>
              <w:t>21</w:t>
            </w:r>
            <w:r w:rsidR="000852EA">
              <w:rPr>
                <w:noProof/>
                <w:webHidden/>
              </w:rPr>
              <w:fldChar w:fldCharType="end"/>
            </w:r>
          </w:hyperlink>
        </w:p>
        <w:p w14:paraId="2AFDDB29" w14:textId="7A3E7D96" w:rsidR="000852EA" w:rsidRDefault="00210142">
          <w:pPr>
            <w:pStyle w:val="TOC2"/>
            <w:tabs>
              <w:tab w:val="right" w:leader="dot" w:pos="9350"/>
            </w:tabs>
            <w:rPr>
              <w:rFonts w:eastAsiaTheme="minorEastAsia" w:cstheme="minorBidi"/>
              <w:smallCaps w:val="0"/>
              <w:noProof/>
              <w:sz w:val="22"/>
              <w:szCs w:val="22"/>
            </w:rPr>
          </w:pPr>
          <w:hyperlink w:anchor="_Toc511030897" w:history="1">
            <w:r w:rsidR="000852EA" w:rsidRPr="003B6DC2">
              <w:rPr>
                <w:rStyle w:val="Hyperlink"/>
                <w:noProof/>
              </w:rPr>
              <w:t>Troubleshooting Guide &amp; Steps</w:t>
            </w:r>
            <w:r w:rsidR="000852EA">
              <w:rPr>
                <w:noProof/>
                <w:webHidden/>
              </w:rPr>
              <w:tab/>
            </w:r>
            <w:r w:rsidR="000852EA">
              <w:rPr>
                <w:noProof/>
                <w:webHidden/>
              </w:rPr>
              <w:fldChar w:fldCharType="begin"/>
            </w:r>
            <w:r w:rsidR="000852EA">
              <w:rPr>
                <w:noProof/>
                <w:webHidden/>
              </w:rPr>
              <w:instrText xml:space="preserve"> PAGEREF _Toc511030897 \h </w:instrText>
            </w:r>
            <w:r w:rsidR="000852EA">
              <w:rPr>
                <w:noProof/>
                <w:webHidden/>
              </w:rPr>
            </w:r>
            <w:r w:rsidR="000852EA">
              <w:rPr>
                <w:noProof/>
                <w:webHidden/>
              </w:rPr>
              <w:fldChar w:fldCharType="separate"/>
            </w:r>
            <w:r w:rsidR="000852EA">
              <w:rPr>
                <w:noProof/>
                <w:webHidden/>
              </w:rPr>
              <w:t>23</w:t>
            </w:r>
            <w:r w:rsidR="000852EA">
              <w:rPr>
                <w:noProof/>
                <w:webHidden/>
              </w:rPr>
              <w:fldChar w:fldCharType="end"/>
            </w:r>
          </w:hyperlink>
        </w:p>
        <w:p w14:paraId="67CD82B8" w14:textId="3154465C" w:rsidR="000852EA" w:rsidRDefault="00210142">
          <w:pPr>
            <w:pStyle w:val="TOC3"/>
            <w:tabs>
              <w:tab w:val="right" w:leader="dot" w:pos="9350"/>
            </w:tabs>
            <w:rPr>
              <w:rFonts w:eastAsiaTheme="minorEastAsia" w:cstheme="minorBidi"/>
              <w:i w:val="0"/>
              <w:iCs w:val="0"/>
              <w:noProof/>
              <w:sz w:val="22"/>
              <w:szCs w:val="22"/>
            </w:rPr>
          </w:pPr>
          <w:hyperlink w:anchor="_Toc511030898" w:history="1">
            <w:r w:rsidR="000852EA" w:rsidRPr="003B6DC2">
              <w:rPr>
                <w:rStyle w:val="Hyperlink"/>
                <w:noProof/>
              </w:rPr>
              <w:t>Example: Single account not being able to log into the application.</w:t>
            </w:r>
            <w:r w:rsidR="000852EA">
              <w:rPr>
                <w:noProof/>
                <w:webHidden/>
              </w:rPr>
              <w:tab/>
            </w:r>
            <w:r w:rsidR="000852EA">
              <w:rPr>
                <w:noProof/>
                <w:webHidden/>
              </w:rPr>
              <w:fldChar w:fldCharType="begin"/>
            </w:r>
            <w:r w:rsidR="000852EA">
              <w:rPr>
                <w:noProof/>
                <w:webHidden/>
              </w:rPr>
              <w:instrText xml:space="preserve"> PAGEREF _Toc511030898 \h </w:instrText>
            </w:r>
            <w:r w:rsidR="000852EA">
              <w:rPr>
                <w:noProof/>
                <w:webHidden/>
              </w:rPr>
            </w:r>
            <w:r w:rsidR="000852EA">
              <w:rPr>
                <w:noProof/>
                <w:webHidden/>
              </w:rPr>
              <w:fldChar w:fldCharType="separate"/>
            </w:r>
            <w:r w:rsidR="000852EA">
              <w:rPr>
                <w:noProof/>
                <w:webHidden/>
              </w:rPr>
              <w:t>23</w:t>
            </w:r>
            <w:r w:rsidR="000852EA">
              <w:rPr>
                <w:noProof/>
                <w:webHidden/>
              </w:rPr>
              <w:fldChar w:fldCharType="end"/>
            </w:r>
          </w:hyperlink>
        </w:p>
        <w:p w14:paraId="521CA9FB" w14:textId="5CB91CD8" w:rsidR="000852EA" w:rsidRDefault="00210142">
          <w:pPr>
            <w:pStyle w:val="TOC3"/>
            <w:tabs>
              <w:tab w:val="right" w:leader="dot" w:pos="9350"/>
            </w:tabs>
            <w:rPr>
              <w:rFonts w:eastAsiaTheme="minorEastAsia" w:cstheme="minorBidi"/>
              <w:i w:val="0"/>
              <w:iCs w:val="0"/>
              <w:noProof/>
              <w:sz w:val="22"/>
              <w:szCs w:val="22"/>
            </w:rPr>
          </w:pPr>
          <w:hyperlink w:anchor="_Toc511030899" w:history="1">
            <w:r w:rsidR="000852EA" w:rsidRPr="003B6DC2">
              <w:rPr>
                <w:rStyle w:val="Hyperlink"/>
                <w:noProof/>
              </w:rPr>
              <w:t>Example: Complete outage of &lt;&lt;APPLICATION NAME&gt;&gt; - No user can sign in</w:t>
            </w:r>
            <w:r w:rsidR="000852EA">
              <w:rPr>
                <w:noProof/>
                <w:webHidden/>
              </w:rPr>
              <w:tab/>
            </w:r>
            <w:r w:rsidR="000852EA">
              <w:rPr>
                <w:noProof/>
                <w:webHidden/>
              </w:rPr>
              <w:fldChar w:fldCharType="begin"/>
            </w:r>
            <w:r w:rsidR="000852EA">
              <w:rPr>
                <w:noProof/>
                <w:webHidden/>
              </w:rPr>
              <w:instrText xml:space="preserve"> PAGEREF _Toc511030899 \h </w:instrText>
            </w:r>
            <w:r w:rsidR="000852EA">
              <w:rPr>
                <w:noProof/>
                <w:webHidden/>
              </w:rPr>
            </w:r>
            <w:r w:rsidR="000852EA">
              <w:rPr>
                <w:noProof/>
                <w:webHidden/>
              </w:rPr>
              <w:fldChar w:fldCharType="separate"/>
            </w:r>
            <w:r w:rsidR="000852EA">
              <w:rPr>
                <w:noProof/>
                <w:webHidden/>
              </w:rPr>
              <w:t>25</w:t>
            </w:r>
            <w:r w:rsidR="000852EA">
              <w:rPr>
                <w:noProof/>
                <w:webHidden/>
              </w:rPr>
              <w:fldChar w:fldCharType="end"/>
            </w:r>
          </w:hyperlink>
        </w:p>
        <w:p w14:paraId="30B1D38F" w14:textId="3FE5A880" w:rsidR="000852EA" w:rsidRDefault="00210142">
          <w:pPr>
            <w:pStyle w:val="TOC2"/>
            <w:tabs>
              <w:tab w:val="right" w:leader="dot" w:pos="9350"/>
            </w:tabs>
            <w:rPr>
              <w:rFonts w:eastAsiaTheme="minorEastAsia" w:cstheme="minorBidi"/>
              <w:smallCaps w:val="0"/>
              <w:noProof/>
              <w:sz w:val="22"/>
              <w:szCs w:val="22"/>
            </w:rPr>
          </w:pPr>
          <w:hyperlink w:anchor="_Toc511030900" w:history="1">
            <w:r w:rsidR="000852EA" w:rsidRPr="003B6DC2">
              <w:rPr>
                <w:rStyle w:val="Hyperlink"/>
                <w:noProof/>
              </w:rPr>
              <w:t>Helpful Documentation</w:t>
            </w:r>
            <w:r w:rsidR="000852EA">
              <w:rPr>
                <w:noProof/>
                <w:webHidden/>
              </w:rPr>
              <w:tab/>
            </w:r>
            <w:r w:rsidR="000852EA">
              <w:rPr>
                <w:noProof/>
                <w:webHidden/>
              </w:rPr>
              <w:fldChar w:fldCharType="begin"/>
            </w:r>
            <w:r w:rsidR="000852EA">
              <w:rPr>
                <w:noProof/>
                <w:webHidden/>
              </w:rPr>
              <w:instrText xml:space="preserve"> PAGEREF _Toc511030900 \h </w:instrText>
            </w:r>
            <w:r w:rsidR="000852EA">
              <w:rPr>
                <w:noProof/>
                <w:webHidden/>
              </w:rPr>
            </w:r>
            <w:r w:rsidR="000852EA">
              <w:rPr>
                <w:noProof/>
                <w:webHidden/>
              </w:rPr>
              <w:fldChar w:fldCharType="separate"/>
            </w:r>
            <w:r w:rsidR="000852EA">
              <w:rPr>
                <w:noProof/>
                <w:webHidden/>
              </w:rPr>
              <w:t>26</w:t>
            </w:r>
            <w:r w:rsidR="000852EA">
              <w:rPr>
                <w:noProof/>
                <w:webHidden/>
              </w:rPr>
              <w:fldChar w:fldCharType="end"/>
            </w:r>
          </w:hyperlink>
        </w:p>
        <w:p w14:paraId="136AC9FB" w14:textId="7F0B8D73"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77777777" w:rsidR="00A22844" w:rsidRDefault="00A22844" w:rsidP="00BA4498"/>
    <w:p w14:paraId="1B47D00E" w14:textId="77777777" w:rsidR="007B44AC" w:rsidRDefault="007B44AC" w:rsidP="00E7304F">
      <w:pPr>
        <w:sectPr w:rsidR="007B44AC" w:rsidSect="0002302D">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225151CF" w14:textId="77777777" w:rsidR="00695236" w:rsidRDefault="00695236" w:rsidP="00695236">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2" behindDoc="0" locked="0" layoutInCell="1" allowOverlap="1" wp14:anchorId="24BC3842" wp14:editId="63C70F72">
                <wp:simplePos x="0" y="0"/>
                <wp:positionH relativeFrom="page">
                  <wp:posOffset>337312</wp:posOffset>
                </wp:positionH>
                <wp:positionV relativeFrom="page">
                  <wp:posOffset>195072</wp:posOffset>
                </wp:positionV>
                <wp:extent cx="7315200" cy="1215391"/>
                <wp:effectExtent l="0" t="0" r="1270" b="1905"/>
                <wp:wrapNone/>
                <wp:docPr id="130" name="Group 13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3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25A2E612">
              <v:group id="Group 130" style="position:absolute;margin-left:26.55pt;margin-top:15.35pt;width:8in;height:95.7pt;z-index:251658244;mso-width-percent:941;mso-height-percent:121;mso-position-horizontal-relative:page;mso-position-vertical-relative:page;mso-width-percent:941;mso-height-percent:121" coordsize="73152,12161" coordorigin="" o:spid="_x0000_s1026" w14:anchorId="3AC5F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">
                  <v:stroke joinstyle="miter"/>
                  <v:path arrowok="t" o:connecttype="custom" o:connectlocs="0,0;7315200,0;7315200,1130373;3620757,733885;0,1092249;0,0" o:connectangles="0,0,0,0,0,0"/>
                </v:shape>
                <v:rect id="Rectangle 132"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">
                  <v:fill type="frame" o:title="" recolor="t" rotate="t" r:id="rId29"/>
                </v:rect>
                <w10:wrap anchorx="page" anchory="page"/>
              </v:group>
            </w:pict>
          </mc:Fallback>
        </mc:AlternateContent>
      </w:r>
    </w:p>
    <w:p w14:paraId="3448BAFA" w14:textId="66F50B96" w:rsidR="00FF747D" w:rsidRDefault="00FF747D" w:rsidP="00FF747D">
      <w:pPr>
        <w:jc w:val="right"/>
        <w:rPr>
          <w:caps/>
          <w:color w:val="4472C4" w:themeColor="accent1"/>
          <w:sz w:val="64"/>
          <w:szCs w:val="64"/>
        </w:rPr>
      </w:pPr>
    </w:p>
    <w:p w14:paraId="5EEE01CD" w14:textId="77777777" w:rsidR="00FF747D" w:rsidRDefault="00FF747D" w:rsidP="00FF747D">
      <w:pPr>
        <w:jc w:val="right"/>
        <w:rPr>
          <w:caps/>
          <w:color w:val="4472C4" w:themeColor="accent1"/>
          <w:sz w:val="64"/>
          <w:szCs w:val="64"/>
        </w:rPr>
      </w:pPr>
    </w:p>
    <w:p w14:paraId="0C485AC8" w14:textId="77777777" w:rsidR="00FF747D" w:rsidRDefault="00FF747D" w:rsidP="00FF747D">
      <w:pPr>
        <w:jc w:val="right"/>
        <w:rPr>
          <w:caps/>
          <w:color w:val="4472C4" w:themeColor="accent1"/>
          <w:sz w:val="64"/>
          <w:szCs w:val="64"/>
        </w:rPr>
      </w:pPr>
    </w:p>
    <w:p w14:paraId="342E79DB" w14:textId="77777777" w:rsidR="00FF747D" w:rsidRDefault="00FF747D" w:rsidP="00FF747D">
      <w:pPr>
        <w:jc w:val="right"/>
        <w:rPr>
          <w:caps/>
          <w:color w:val="4472C4" w:themeColor="accent1"/>
          <w:sz w:val="64"/>
          <w:szCs w:val="64"/>
        </w:rPr>
      </w:pPr>
    </w:p>
    <w:p w14:paraId="29A4D159" w14:textId="77777777" w:rsidR="00FF747D" w:rsidRDefault="00FF747D" w:rsidP="00FF747D">
      <w:pPr>
        <w:jc w:val="right"/>
        <w:rPr>
          <w:caps/>
          <w:color w:val="4472C4" w:themeColor="accent1"/>
          <w:sz w:val="64"/>
          <w:szCs w:val="64"/>
        </w:rPr>
      </w:pPr>
    </w:p>
    <w:p w14:paraId="22BBCFFD" w14:textId="77777777" w:rsidR="00FF747D" w:rsidRDefault="00FF747D" w:rsidP="00FF747D">
      <w:pPr>
        <w:jc w:val="right"/>
        <w:rPr>
          <w:caps/>
          <w:color w:val="4472C4" w:themeColor="accent1"/>
          <w:sz w:val="64"/>
          <w:szCs w:val="64"/>
        </w:rPr>
      </w:pPr>
    </w:p>
    <w:p w14:paraId="345DAC1C" w14:textId="77777777" w:rsidR="00FF747D" w:rsidRDefault="00FF747D" w:rsidP="00FF747D">
      <w:pPr>
        <w:jc w:val="right"/>
        <w:rPr>
          <w:caps/>
          <w:color w:val="4472C4" w:themeColor="accent1"/>
          <w:sz w:val="64"/>
          <w:szCs w:val="64"/>
        </w:rPr>
      </w:pPr>
    </w:p>
    <w:p w14:paraId="7F9B8A62" w14:textId="565FCD8E" w:rsidR="00FF747D" w:rsidRPr="00FB04CF" w:rsidRDefault="00FF747D" w:rsidP="00FF747D">
      <w:pPr>
        <w:jc w:val="right"/>
        <w:rPr>
          <w:caps/>
          <w:color w:val="4472C4" w:themeColor="accent1"/>
          <w:sz w:val="64"/>
          <w:szCs w:val="64"/>
        </w:rPr>
      </w:pPr>
      <w:r w:rsidRPr="00FB04CF">
        <w:rPr>
          <w:caps/>
          <w:color w:val="4472C4" w:themeColor="accent1"/>
          <w:sz w:val="64"/>
          <w:szCs w:val="64"/>
        </w:rPr>
        <w:t>AZURE ACTIVE DIRECTORY</w:t>
      </w:r>
    </w:p>
    <w:p w14:paraId="0D18CF8F" w14:textId="77777777" w:rsidR="00FF747D" w:rsidRPr="00FB04CF" w:rsidRDefault="00FF747D" w:rsidP="00FF747D">
      <w:pPr>
        <w:jc w:val="right"/>
        <w:rPr>
          <w:caps/>
          <w:color w:val="4472C4" w:themeColor="accent1"/>
          <w:sz w:val="64"/>
          <w:szCs w:val="64"/>
        </w:rPr>
      </w:pPr>
      <w:bookmarkStart w:id="2" w:name="businesscase"/>
      <w:bookmarkEnd w:id="2"/>
      <w:r w:rsidRPr="00FB04CF">
        <w:rPr>
          <w:caps/>
          <w:color w:val="4472C4" w:themeColor="accent1"/>
          <w:sz w:val="64"/>
          <w:szCs w:val="64"/>
        </w:rPr>
        <w:t>IMPLEMENTATION GUIDE</w:t>
      </w:r>
    </w:p>
    <w:p w14:paraId="0BDF6177" w14:textId="77777777" w:rsidR="00FF747D" w:rsidRPr="00FB04CF" w:rsidRDefault="00FF747D" w:rsidP="00FF747D">
      <w:pPr>
        <w:jc w:val="right"/>
        <w:rPr>
          <w:color w:val="404040" w:themeColor="text1" w:themeTint="BF"/>
          <w:sz w:val="36"/>
          <w:szCs w:val="36"/>
        </w:rPr>
      </w:pPr>
      <w:r w:rsidRPr="00FB04CF">
        <w:rPr>
          <w:color w:val="404040" w:themeColor="text1" w:themeTint="BF"/>
          <w:sz w:val="36"/>
          <w:szCs w:val="36"/>
        </w:rPr>
        <w:t>BUSIN</w:t>
      </w:r>
      <w:r>
        <w:rPr>
          <w:color w:val="404040" w:themeColor="text1" w:themeTint="BF"/>
          <w:sz w:val="36"/>
          <w:szCs w:val="36"/>
        </w:rPr>
        <w:t>E</w:t>
      </w:r>
      <w:r w:rsidRPr="00FB04CF">
        <w:rPr>
          <w:color w:val="404040" w:themeColor="text1" w:themeTint="BF"/>
          <w:sz w:val="36"/>
          <w:szCs w:val="36"/>
        </w:rPr>
        <w:t>SS CASE FOR &lt;&lt;APPLICATION NAME&gt;&gt;</w:t>
      </w:r>
      <w:r>
        <w:rPr>
          <w:color w:val="404040" w:themeColor="text1" w:themeTint="BF"/>
          <w:sz w:val="36"/>
          <w:szCs w:val="36"/>
        </w:rPr>
        <w:t xml:space="preserve"> INTEGRATION</w:t>
      </w:r>
    </w:p>
    <w:p w14:paraId="42187FA5" w14:textId="369EA8C1" w:rsidR="00E7304F" w:rsidRDefault="00E7304F" w:rsidP="00E7304F">
      <w:r>
        <w:br w:type="page"/>
      </w:r>
    </w:p>
    <w:p w14:paraId="55E706BE" w14:textId="1E3A71FA" w:rsidR="00C72F5F" w:rsidRDefault="00C72F5F" w:rsidP="004D7E6A">
      <w:pPr>
        <w:pStyle w:val="Heading1"/>
      </w:pPr>
      <w:bookmarkStart w:id="3" w:name="_Toc504650306"/>
      <w:bookmarkStart w:id="4" w:name="_Toc508188783"/>
      <w:bookmarkStart w:id="5" w:name="_Toc508610064"/>
      <w:bookmarkStart w:id="6" w:name="_Toc511030849"/>
      <w:bookmarkStart w:id="7" w:name="_Toc502840490"/>
      <w:bookmarkStart w:id="8" w:name="_Toc502924261"/>
      <w:bookmarkStart w:id="9" w:name="_Toc502750733"/>
      <w:r>
        <w:lastRenderedPageBreak/>
        <w:t>Introduction</w:t>
      </w:r>
      <w:bookmarkEnd w:id="3"/>
      <w:bookmarkEnd w:id="4"/>
      <w:bookmarkEnd w:id="5"/>
      <w:bookmarkEnd w:id="6"/>
    </w:p>
    <w:p w14:paraId="1AFA9997" w14:textId="427F8792" w:rsidR="00C72F5F" w:rsidRPr="006510BB" w:rsidRDefault="00C72F5F" w:rsidP="003A58A1">
      <w:pPr>
        <w:pStyle w:val="Heading2"/>
      </w:pPr>
      <w:bookmarkStart w:id="10" w:name="_Toc504650307"/>
      <w:bookmarkStart w:id="11" w:name="_Toc508188784"/>
      <w:bookmarkStart w:id="12" w:name="_Toc508610065"/>
      <w:bookmarkStart w:id="13" w:name="_Toc511030850"/>
      <w:r w:rsidRPr="006510BB">
        <w:t>Purpose of Document</w:t>
      </w:r>
      <w:bookmarkEnd w:id="10"/>
      <w:bookmarkEnd w:id="11"/>
      <w:bookmarkEnd w:id="12"/>
      <w:bookmarkEnd w:id="13"/>
    </w:p>
    <w:p w14:paraId="1AE30548" w14:textId="51D385B3" w:rsidR="00C72F5F" w:rsidRDefault="00C72F5F" w:rsidP="00C72F5F">
      <w:pPr>
        <w:ind w:left="360"/>
      </w:pPr>
      <w:r>
        <w:t xml:space="preserve">This document presents an executive summary of the business case for moving forward with enabling Azure Active Directory Single Sign-on (SSO) for application </w:t>
      </w:r>
      <w:fldSimple w:instr=" MERGEFIELD  ApplicationName \* Upper \m  \* MERGEFORMAT ">
        <w:r>
          <w:rPr>
            <w:noProof/>
          </w:rPr>
          <w:t>«APPLICATIONNAME»</w:t>
        </w:r>
      </w:fldSimple>
      <w:r>
        <w:t xml:space="preserve"> (“The Application”).</w:t>
      </w:r>
    </w:p>
    <w:p w14:paraId="124E6351" w14:textId="2CA1CBDF" w:rsidR="00C72F5F" w:rsidRPr="00DA2D8F" w:rsidRDefault="00C72F5F" w:rsidP="003A58A1">
      <w:pPr>
        <w:pStyle w:val="Heading2"/>
      </w:pPr>
      <w:bookmarkStart w:id="14" w:name="_Toc504650308"/>
      <w:bookmarkStart w:id="15" w:name="_Toc508188785"/>
      <w:bookmarkStart w:id="16" w:name="_Toc508610066"/>
      <w:bookmarkStart w:id="17" w:name="_Toc511030851"/>
      <w:r w:rsidRPr="00DA2D8F">
        <w:t>Confidentiality Statement</w:t>
      </w:r>
      <w:bookmarkEnd w:id="14"/>
      <w:bookmarkEnd w:id="15"/>
      <w:bookmarkEnd w:id="16"/>
      <w:bookmarkEnd w:id="17"/>
    </w:p>
    <w:p w14:paraId="6444CAD4" w14:textId="33B269F9" w:rsidR="00C72F5F" w:rsidRPr="00F26EEF" w:rsidRDefault="3200B4FF" w:rsidP="00C72F5F">
      <w:pPr>
        <w:ind w:left="360"/>
      </w:pPr>
      <w:r>
        <w:t>This document may provide certain information that is and must be kept confidential. To ensure the protection of such information you should not disclose any part of this plan summary to anyone who does not have a legitimate reason for needing it.</w:t>
      </w:r>
    </w:p>
    <w:p w14:paraId="2739E6FE" w14:textId="77777777" w:rsidR="00DC1938" w:rsidRDefault="00DC1938" w:rsidP="00DC1938">
      <w:pPr>
        <w:pStyle w:val="Heading3"/>
      </w:pPr>
      <w:bookmarkStart w:id="18" w:name="_Toc508188786"/>
      <w:bookmarkStart w:id="19" w:name="_Toc508610067"/>
      <w:bookmarkStart w:id="20" w:name="_Toc511030852"/>
      <w:bookmarkStart w:id="21" w:name="_Toc504650309"/>
      <w:r w:rsidRPr="00EF2783">
        <w:t>Azure Active Directory Single Sign-on</w:t>
      </w:r>
      <w:bookmarkEnd w:id="18"/>
      <w:bookmarkEnd w:id="19"/>
      <w:bookmarkEnd w:id="20"/>
    </w:p>
    <w:bookmarkEnd w:id="21"/>
    <w:p w14:paraId="54EFCCBA" w14:textId="77777777" w:rsidR="00C72F5F" w:rsidRDefault="00C72F5F" w:rsidP="00C72F5F">
      <w:pPr>
        <w:ind w:left="360"/>
      </w:pP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p>
    <w:p w14:paraId="0E8DE0CD" w14:textId="77777777" w:rsidR="00C72F5F" w:rsidRDefault="00C72F5F" w:rsidP="00C72F5F">
      <w:pPr>
        <w:ind w:left="360"/>
      </w:pPr>
      <w:r>
        <w:t>Azure Active Directory extends on-premises Active Directory into the cloud, enabling users to use their primary organizational account to not only sign in to their domain-joined devices and company resources, but also all web and SaaS applications needed for their job.</w:t>
      </w:r>
    </w:p>
    <w:p w14:paraId="39E580B2" w14:textId="77777777" w:rsidR="00C72F5F" w:rsidRDefault="00C72F5F" w:rsidP="00C72F5F">
      <w:pPr>
        <w:ind w:left="360"/>
      </w:pP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6DDD99B3" w14:textId="2FC0CCCC" w:rsidR="00C72F5F" w:rsidRDefault="00C72F5F" w:rsidP="004D7E6A">
      <w:pPr>
        <w:pStyle w:val="Heading1"/>
      </w:pPr>
      <w:bookmarkStart w:id="22" w:name="_Toc504650313"/>
      <w:bookmarkStart w:id="23" w:name="_Toc508188787"/>
      <w:bookmarkStart w:id="24" w:name="_Toc508610068"/>
      <w:bookmarkStart w:id="25" w:name="_Toc511030853"/>
      <w:r>
        <w:t>Current State</w:t>
      </w:r>
      <w:bookmarkEnd w:id="22"/>
      <w:bookmarkEnd w:id="23"/>
      <w:bookmarkEnd w:id="24"/>
      <w:bookmarkEnd w:id="25"/>
    </w:p>
    <w:p w14:paraId="1DD204DB" w14:textId="77777777" w:rsidR="00D5375E" w:rsidRDefault="00C72F5F" w:rsidP="00C72F5F">
      <w:pPr>
        <w:ind w:left="360"/>
        <w:rPr>
          <w:color w:val="808080" w:themeColor="background1" w:themeShade="80"/>
        </w:rPr>
      </w:pPr>
      <w:r w:rsidRPr="00C4673D">
        <w:rPr>
          <w:color w:val="808080" w:themeColor="background1" w:themeShade="80"/>
        </w:rPr>
        <w:t>&lt;&lt;</w:t>
      </w:r>
      <w:r w:rsidR="009E7035" w:rsidRPr="00F23A39">
        <w:rPr>
          <w:b/>
          <w:color w:val="808080" w:themeColor="background1" w:themeShade="80"/>
          <w:highlight w:val="yellow"/>
        </w:rPr>
        <w:t>O</w:t>
      </w:r>
      <w:r w:rsidRPr="00F23A39">
        <w:rPr>
          <w:b/>
          <w:color w:val="808080" w:themeColor="background1" w:themeShade="80"/>
          <w:highlight w:val="yellow"/>
        </w:rPr>
        <w:t xml:space="preserve">ptional </w:t>
      </w:r>
      <w:r w:rsidR="009E7035" w:rsidRPr="00F23A39">
        <w:rPr>
          <w:b/>
          <w:color w:val="808080" w:themeColor="background1" w:themeShade="80"/>
          <w:highlight w:val="yellow"/>
        </w:rPr>
        <w:t>S</w:t>
      </w:r>
      <w:r w:rsidRPr="00F23A39">
        <w:rPr>
          <w:b/>
          <w:color w:val="808080" w:themeColor="background1" w:themeShade="80"/>
          <w:highlight w:val="yellow"/>
        </w:rPr>
        <w:t>ection</w:t>
      </w:r>
      <w:r w:rsidR="00A8377C">
        <w:rPr>
          <w:b/>
          <w:color w:val="808080" w:themeColor="background1" w:themeShade="80"/>
        </w:rPr>
        <w:t xml:space="preserve">- Insert </w:t>
      </w:r>
      <w:r w:rsidR="00D5375E">
        <w:rPr>
          <w:b/>
          <w:color w:val="808080" w:themeColor="background1" w:themeShade="80"/>
        </w:rPr>
        <w:t>text</w:t>
      </w:r>
      <w:r w:rsidR="009E7035">
        <w:rPr>
          <w:color w:val="808080" w:themeColor="background1" w:themeShade="80"/>
        </w:rPr>
        <w:t>&gt;&gt;</w:t>
      </w:r>
      <w:r w:rsidR="00F65A2D">
        <w:rPr>
          <w:color w:val="808080" w:themeColor="background1" w:themeShade="80"/>
        </w:rPr>
        <w:tab/>
      </w:r>
    </w:p>
    <w:p w14:paraId="695E47B5" w14:textId="55FE74C1" w:rsidR="00C72F5F" w:rsidRPr="00C4673D" w:rsidRDefault="00F65A2D" w:rsidP="00C72F5F">
      <w:pPr>
        <w:ind w:left="360"/>
        <w:rPr>
          <w:color w:val="808080" w:themeColor="background1" w:themeShade="80"/>
        </w:rPr>
      </w:pPr>
      <w:r>
        <w:rPr>
          <w:color w:val="808080" w:themeColor="background1" w:themeShade="80"/>
        </w:rPr>
        <w:t>I</w:t>
      </w:r>
      <w:r w:rsidR="00C72F5F" w:rsidRPr="00C4673D">
        <w:rPr>
          <w:color w:val="808080" w:themeColor="background1" w:themeShade="80"/>
        </w:rPr>
        <w:t>n which you can detail your current state to help your stakeholders and decision makers understand the benefits of moving to SSO specific to your enterprise. &gt;&gt;</w:t>
      </w:r>
    </w:p>
    <w:p w14:paraId="3B904D86" w14:textId="1022DA22" w:rsidR="00C72F5F" w:rsidRPr="008718C7" w:rsidRDefault="00D5375E" w:rsidP="003A58A1">
      <w:pPr>
        <w:pStyle w:val="Heading2"/>
        <w:rPr>
          <w:color w:val="FF0000"/>
        </w:rPr>
      </w:pPr>
      <w:bookmarkStart w:id="26" w:name="_Toc504650314"/>
      <w:bookmarkStart w:id="27" w:name="_Toc508188788"/>
      <w:bookmarkStart w:id="28" w:name="_Toc508610069"/>
      <w:bookmarkStart w:id="29" w:name="_Toc511030854"/>
      <w:r>
        <w:t>Cur</w:t>
      </w:r>
      <w:r w:rsidR="00C72F5F">
        <w:t>rent Authentication Methods</w:t>
      </w:r>
      <w:bookmarkEnd w:id="26"/>
      <w:bookmarkEnd w:id="27"/>
      <w:bookmarkEnd w:id="28"/>
      <w:bookmarkEnd w:id="29"/>
    </w:p>
    <w:p w14:paraId="5C062713" w14:textId="77181369"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 Insert text</w:t>
      </w:r>
      <w:r>
        <w:rPr>
          <w:color w:val="808080" w:themeColor="background1" w:themeShade="80"/>
        </w:rPr>
        <w:t>&gt;&gt;</w:t>
      </w:r>
      <w:r>
        <w:rPr>
          <w:color w:val="808080" w:themeColor="background1" w:themeShade="80"/>
        </w:rPr>
        <w:tab/>
      </w:r>
    </w:p>
    <w:p w14:paraId="29FACEA5" w14:textId="4A0279C4" w:rsidR="00C72F5F" w:rsidRPr="00E22BEC" w:rsidRDefault="00C72F5F" w:rsidP="00C72F5F">
      <w:pPr>
        <w:ind w:left="360"/>
        <w:rPr>
          <w:color w:val="808080" w:themeColor="background1" w:themeShade="80"/>
        </w:rPr>
      </w:pPr>
      <w:r w:rsidRPr="00F65A2D">
        <w:rPr>
          <w:color w:val="808080" w:themeColor="background1" w:themeShade="80"/>
        </w:rPr>
        <w:t>In this section, detail the current authentication method, and the infrastructure that supports it.</w:t>
      </w:r>
    </w:p>
    <w:p w14:paraId="15D655ED" w14:textId="3BD225B0" w:rsidR="00C72F5F" w:rsidRPr="006A3A51" w:rsidRDefault="00C72F5F" w:rsidP="003A58A1">
      <w:pPr>
        <w:pStyle w:val="Heading2"/>
      </w:pPr>
      <w:bookmarkStart w:id="30" w:name="_Toc504650315"/>
      <w:bookmarkStart w:id="31" w:name="_Toc508188789"/>
      <w:bookmarkStart w:id="32" w:name="_Toc508610070"/>
      <w:bookmarkStart w:id="33" w:name="_Toc511030855"/>
      <w:r>
        <w:t>Costs of Current Authentication</w:t>
      </w:r>
      <w:bookmarkEnd w:id="30"/>
      <w:bookmarkEnd w:id="31"/>
      <w:bookmarkEnd w:id="32"/>
      <w:bookmarkEnd w:id="33"/>
    </w:p>
    <w:p w14:paraId="7EBBE020" w14:textId="60101702"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w:t>
      </w:r>
      <w:r w:rsidR="00D5375E" w:rsidRPr="00D5375E">
        <w:rPr>
          <w:b/>
          <w:color w:val="808080" w:themeColor="background1" w:themeShade="80"/>
        </w:rPr>
        <w:t>– Insert text</w:t>
      </w:r>
      <w:r>
        <w:rPr>
          <w:color w:val="808080" w:themeColor="background1" w:themeShade="80"/>
        </w:rPr>
        <w:t>&gt;&gt;</w:t>
      </w:r>
      <w:r w:rsidRPr="00C4673D">
        <w:rPr>
          <w:color w:val="808080" w:themeColor="background1" w:themeShade="80"/>
        </w:rPr>
        <w:t xml:space="preserve"> </w:t>
      </w:r>
    </w:p>
    <w:p w14:paraId="5AAB3199" w14:textId="00391003" w:rsidR="00C72F5F" w:rsidRPr="00950C1F" w:rsidRDefault="00C72F5F" w:rsidP="00C72F5F">
      <w:pPr>
        <w:ind w:left="360"/>
      </w:pPr>
      <w:r w:rsidRPr="00D5375E">
        <w:rPr>
          <w:color w:val="808080" w:themeColor="background1" w:themeShade="80"/>
        </w:rPr>
        <w:t>In this section, detail the infrastructure and people costs that support the current infrastructure, and which parts of that cost can be eliminated by moving to SSO. Include support costs related to sign on issues, for example, the number of password resets or lockouts, and what those cost both from a support and a time loss perspective. You may also want to include the costs of manual provisioning that could be eliminated.</w:t>
      </w:r>
    </w:p>
    <w:p w14:paraId="749AA5E0" w14:textId="77777777" w:rsidR="00C72F5F" w:rsidRDefault="00C72F5F" w:rsidP="00C72F5F">
      <w:pPr>
        <w:rPr>
          <w:color w:val="FF0000"/>
        </w:rPr>
      </w:pPr>
      <w:r>
        <w:rPr>
          <w:color w:val="FF0000"/>
        </w:rPr>
        <w:br w:type="page"/>
      </w:r>
    </w:p>
    <w:p w14:paraId="6BDA86C5" w14:textId="6A863863" w:rsidR="00C72F5F" w:rsidRPr="00735B20" w:rsidRDefault="00C72F5F" w:rsidP="003A58A1">
      <w:pPr>
        <w:pStyle w:val="Heading2"/>
      </w:pPr>
      <w:bookmarkStart w:id="34" w:name="_Toc504650316"/>
      <w:bookmarkStart w:id="35" w:name="_Toc508188790"/>
      <w:bookmarkStart w:id="36" w:name="_Toc508610071"/>
      <w:bookmarkStart w:id="37" w:name="_Toc511030856"/>
      <w:r w:rsidRPr="00E17853">
        <w:lastRenderedPageBreak/>
        <w:t xml:space="preserve">Benefits of Azure Active Directory Single Sign-On for </w:t>
      </w:r>
      <w:bookmarkEnd w:id="34"/>
      <w:bookmarkEnd w:id="35"/>
      <w:r w:rsidR="00206FA5">
        <w:t>&lt;&lt;Application Name&gt;&gt;</w:t>
      </w:r>
      <w:bookmarkEnd w:id="36"/>
      <w:bookmarkEnd w:id="37"/>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30"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31"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67E87952" w:rsidR="00C72F5F" w:rsidRDefault="007470E4" w:rsidP="00271140">
                  <w:r>
                    <w:t>Coupling Azure AD SSO with</w:t>
                  </w:r>
                  <w:r w:rsidR="00C72F5F">
                    <w:t xml:space="preserve"> </w:t>
                  </w:r>
                  <w:r w:rsidR="00C72F5F" w:rsidRPr="008C2C0C">
                    <w:rPr>
                      <w:b/>
                    </w:rPr>
                    <w:t>conditional access</w:t>
                  </w:r>
                  <w:r w:rsidR="00C72F5F">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32"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33"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66595E84" w:rsidR="00C72F5F" w:rsidRDefault="00036588" w:rsidP="00271140">
                  <w:r>
                    <w:t>Replacing</w:t>
                  </w:r>
                  <w:r w:rsidR="00C72F5F">
                    <w:t xml:space="preserv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38" w:name="_Purpose_of_Document"/>
      <w:bookmarkEnd w:id="7"/>
      <w:bookmarkEnd w:id="8"/>
      <w:bookmarkEnd w:id="9"/>
      <w:bookmarkEnd w:id="38"/>
    </w:p>
    <w:p w14:paraId="6FFF0F34" w14:textId="77777777" w:rsidR="00333C09" w:rsidRDefault="00A24BBD">
      <w:pPr>
        <w:pStyle w:val="Title"/>
        <w:sectPr w:rsidR="00333C09" w:rsidSect="0002302D">
          <w:pgSz w:w="12240" w:h="15840"/>
          <w:pgMar w:top="1440" w:right="1440" w:bottom="1440" w:left="1440" w:header="720" w:footer="720" w:gutter="0"/>
          <w:pgNumType w:start="0"/>
          <w:cols w:space="720"/>
          <w:titlePg/>
          <w:docGrid w:linePitch="360"/>
        </w:sectPr>
      </w:pPr>
      <w:r>
        <w:br w:type="page"/>
      </w:r>
    </w:p>
    <w:p w14:paraId="2B04662D" w14:textId="72614334" w:rsidR="00512E23" w:rsidRDefault="000060F2" w:rsidP="00512E23">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3" behindDoc="0" locked="0" layoutInCell="1" allowOverlap="1" wp14:anchorId="185C1C07" wp14:editId="4A58C9C1">
                <wp:simplePos x="0" y="0"/>
                <wp:positionH relativeFrom="page">
                  <wp:posOffset>429641</wp:posOffset>
                </wp:positionH>
                <wp:positionV relativeFrom="page">
                  <wp:posOffset>381762</wp:posOffset>
                </wp:positionV>
                <wp:extent cx="7315200" cy="1215391"/>
                <wp:effectExtent l="0" t="0" r="1270" b="1905"/>
                <wp:wrapNone/>
                <wp:docPr id="166" name="Group 16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6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1028B30C">
              <v:group id="Group 166" style="position:absolute;margin-left:33.85pt;margin-top:30.05pt;width:8in;height:95.7pt;z-index:251658245;mso-width-percent:941;mso-height-percent:121;mso-position-horizontal-relative:page;mso-position-vertical-relative:page;mso-width-percent:941;mso-height-percent:121" coordsize="73152,12161" coordorigin="" o:spid="_x0000_s1026" w14:anchorId="7F512F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">
                  <v:stroke joinstyle="miter"/>
                  <v:path arrowok="t" o:connecttype="custom" o:connectlocs="0,0;7315200,0;7315200,1130373;3620757,733885;0,1092249;0,0" o:connectangles="0,0,0,0,0,0"/>
                </v:shape>
                <v:rect id="Rectangle 168"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">
                  <v:fill type="frame" o:title="" recolor="t" rotate="t" r:id="rId29"/>
                </v:rect>
                <w10:wrap anchorx="page" anchory="page"/>
              </v:group>
            </w:pict>
          </mc:Fallback>
        </mc:AlternateContent>
      </w:r>
    </w:p>
    <w:p w14:paraId="69A40BF2" w14:textId="77777777" w:rsidR="00512E23" w:rsidRDefault="00512E23" w:rsidP="00512E23">
      <w:pPr>
        <w:jc w:val="right"/>
        <w:rPr>
          <w:caps/>
          <w:color w:val="4472C4" w:themeColor="accent1"/>
          <w:sz w:val="64"/>
          <w:szCs w:val="64"/>
        </w:rPr>
      </w:pPr>
    </w:p>
    <w:p w14:paraId="5D94B5DB" w14:textId="77777777" w:rsidR="00512E23" w:rsidRDefault="00512E23" w:rsidP="00512E23">
      <w:pPr>
        <w:jc w:val="right"/>
        <w:rPr>
          <w:caps/>
          <w:color w:val="4472C4" w:themeColor="accent1"/>
          <w:sz w:val="64"/>
          <w:szCs w:val="64"/>
        </w:rPr>
      </w:pPr>
    </w:p>
    <w:p w14:paraId="6CF84BAD" w14:textId="77777777" w:rsidR="00512E23" w:rsidRDefault="00512E23" w:rsidP="00512E23">
      <w:pPr>
        <w:jc w:val="right"/>
        <w:rPr>
          <w:caps/>
          <w:color w:val="4472C4" w:themeColor="accent1"/>
          <w:sz w:val="64"/>
          <w:szCs w:val="64"/>
        </w:rPr>
      </w:pPr>
    </w:p>
    <w:p w14:paraId="11A3FA42" w14:textId="77777777" w:rsidR="00512E23" w:rsidRDefault="00512E23" w:rsidP="00512E23">
      <w:pPr>
        <w:jc w:val="right"/>
        <w:rPr>
          <w:caps/>
          <w:color w:val="4472C4" w:themeColor="accent1"/>
          <w:sz w:val="64"/>
          <w:szCs w:val="64"/>
        </w:rPr>
      </w:pPr>
    </w:p>
    <w:p w14:paraId="302C5BDE" w14:textId="00532AF7" w:rsidR="00512E23" w:rsidRPr="00FB04CF" w:rsidRDefault="00512E23" w:rsidP="00512E23">
      <w:pPr>
        <w:jc w:val="right"/>
        <w:rPr>
          <w:caps/>
          <w:color w:val="4472C4" w:themeColor="accent1"/>
          <w:sz w:val="64"/>
          <w:szCs w:val="64"/>
        </w:rPr>
      </w:pPr>
      <w:r w:rsidRPr="00FB04CF">
        <w:rPr>
          <w:caps/>
          <w:color w:val="4472C4" w:themeColor="accent1"/>
          <w:sz w:val="64"/>
          <w:szCs w:val="64"/>
        </w:rPr>
        <w:t>A</w:t>
      </w:r>
      <w:bookmarkStart w:id="39" w:name="implement"/>
      <w:bookmarkEnd w:id="39"/>
      <w:r w:rsidRPr="00FB04CF">
        <w:rPr>
          <w:caps/>
          <w:color w:val="4472C4" w:themeColor="accent1"/>
          <w:sz w:val="64"/>
          <w:szCs w:val="64"/>
        </w:rPr>
        <w:t>ZURE ACTIVE DIRECTORY</w:t>
      </w:r>
    </w:p>
    <w:p w14:paraId="30CD2373" w14:textId="77777777" w:rsidR="00512E23" w:rsidRPr="00FB04CF" w:rsidRDefault="00512E23" w:rsidP="00512E23">
      <w:pPr>
        <w:jc w:val="right"/>
        <w:rPr>
          <w:caps/>
          <w:color w:val="4472C4" w:themeColor="accent1"/>
          <w:sz w:val="64"/>
          <w:szCs w:val="64"/>
        </w:rPr>
      </w:pPr>
      <w:r w:rsidRPr="00FB04CF">
        <w:rPr>
          <w:caps/>
          <w:color w:val="4472C4" w:themeColor="accent1"/>
          <w:sz w:val="64"/>
          <w:szCs w:val="64"/>
        </w:rPr>
        <w:t>IMPLEMENTATION GUIDE</w:t>
      </w:r>
    </w:p>
    <w:p w14:paraId="48D5B769" w14:textId="77777777" w:rsidR="00512E23" w:rsidRPr="00FB04CF" w:rsidRDefault="00512E23" w:rsidP="00512E23">
      <w:pPr>
        <w:jc w:val="right"/>
        <w:rPr>
          <w:color w:val="404040" w:themeColor="text1" w:themeTint="BF"/>
          <w:sz w:val="36"/>
          <w:szCs w:val="36"/>
        </w:rPr>
      </w:pPr>
      <w:r w:rsidRPr="00FB04CF">
        <w:rPr>
          <w:color w:val="404040" w:themeColor="text1" w:themeTint="BF"/>
          <w:sz w:val="36"/>
          <w:szCs w:val="36"/>
        </w:rPr>
        <w:t>&lt;&lt;APPLICATION NAME&gt;&gt;</w:t>
      </w:r>
      <w:r>
        <w:rPr>
          <w:color w:val="404040" w:themeColor="text1" w:themeTint="BF"/>
          <w:sz w:val="36"/>
          <w:szCs w:val="36"/>
        </w:rPr>
        <w:t xml:space="preserve"> </w:t>
      </w:r>
    </w:p>
    <w:p w14:paraId="08509B44" w14:textId="0092F193" w:rsidR="00333C09" w:rsidRDefault="00333C09">
      <w:pPr>
        <w:pStyle w:val="Title"/>
      </w:pPr>
      <w:r>
        <w:br w:type="page"/>
      </w:r>
    </w:p>
    <w:p w14:paraId="204A3E11" w14:textId="77777777" w:rsidR="00A24BBD" w:rsidRDefault="00A24BBD">
      <w:pPr>
        <w:pStyle w:val="Title"/>
      </w:pPr>
    </w:p>
    <w:p w14:paraId="4D59385E" w14:textId="244459E8" w:rsidR="00737924" w:rsidRDefault="00737924" w:rsidP="00B77B2B">
      <w:pPr>
        <w:pStyle w:val="Heading1"/>
      </w:pPr>
      <w:bookmarkStart w:id="40" w:name="_Toc508188791"/>
      <w:bookmarkStart w:id="41" w:name="_Toc508610072"/>
      <w:bookmarkStart w:id="42" w:name="_Toc511030857"/>
      <w:r>
        <w:t>How to use this guide</w:t>
      </w:r>
      <w:bookmarkEnd w:id="40"/>
      <w:bookmarkEnd w:id="41"/>
      <w:bookmarkEnd w:id="42"/>
    </w:p>
    <w:p w14:paraId="72D44BCE" w14:textId="77777777" w:rsidR="00737924" w:rsidRPr="00A330BE" w:rsidRDefault="00737924" w:rsidP="00737924">
      <w:r>
        <w:t>This step-by-step guide walks you through deploying and securing your application in a five-step process. The links below take you to each of those steps.</w:t>
      </w:r>
    </w:p>
    <w:p w14:paraId="2142195E" w14:textId="0C3B4688" w:rsidR="00A22844" w:rsidRDefault="00A22844" w:rsidP="002346FD">
      <w:pPr>
        <w:rPr>
          <w:rFonts w:eastAsiaTheme="minorEastAsia" w:hAnsi="Calibri"/>
          <w:b/>
          <w:color w:val="000000" w:themeColor="text1"/>
          <w:kern w:val="24"/>
          <w:sz w:val="16"/>
          <w:szCs w:val="16"/>
        </w:rPr>
      </w:pPr>
      <w:r w:rsidRPr="002D5D11">
        <w:rPr>
          <w:noProof/>
        </w:rPr>
        <mc:AlternateContent>
          <mc:Choice Requires="wpg">
            <w:drawing>
              <wp:anchor distT="0" distB="0" distL="114300" distR="114300" simplePos="0" relativeHeight="251658251" behindDoc="0" locked="0" layoutInCell="1" allowOverlap="1" wp14:anchorId="590D85E1" wp14:editId="76D5E499">
                <wp:simplePos x="0" y="0"/>
                <wp:positionH relativeFrom="column">
                  <wp:posOffset>-157480</wp:posOffset>
                </wp:positionH>
                <wp:positionV relativeFrom="paragraph">
                  <wp:posOffset>233045</wp:posOffset>
                </wp:positionV>
                <wp:extent cx="7015509" cy="1337976"/>
                <wp:effectExtent l="0" t="0" r="0" b="0"/>
                <wp:wrapTopAndBottom/>
                <wp:docPr id="16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509" cy="1337976"/>
                          <a:chOff x="0" y="0"/>
                          <a:chExt cx="7015565" cy="1338489"/>
                        </a:xfrm>
                      </wpg:grpSpPr>
                      <pic:pic xmlns:pic="http://schemas.openxmlformats.org/drawingml/2006/picture">
                        <pic:nvPicPr>
                          <pic:cNvPr id="170" name="Picture 170">
                            <a:hlinkClick r:id="rId34"/>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71" name="Picture 171">
                            <a:hlinkClick r:id="rId36"/>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72" name="Picture 172">
                            <a:extLst/>
                          </pic:cNvPr>
                          <pic:cNvPicPr/>
                        </pic:nvPicPr>
                        <pic:blipFill>
                          <a:blip r:embed="rId38"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73" name="Group 173">
                          <a:extLst/>
                        </wpg:cNvPr>
                        <wpg:cNvGrpSpPr/>
                        <wpg:grpSpPr>
                          <a:xfrm>
                            <a:off x="607815" y="27917"/>
                            <a:ext cx="691844" cy="739500"/>
                            <a:chOff x="607815" y="27917"/>
                            <a:chExt cx="691844" cy="739500"/>
                          </a:xfrm>
                        </wpg:grpSpPr>
                        <pic:pic xmlns:pic="http://schemas.openxmlformats.org/drawingml/2006/picture">
                          <pic:nvPicPr>
                            <pic:cNvPr id="174" name="Picture 174" descr="\\MAGNUM\Projects\Microsoft\Cloud Power FY12\Design\ICONS_PNG\User.png">
                              <a:extLst/>
                            </pic:cNvPr>
                            <pic:cNvPicPr>
                              <a:picLocks noChangeAspect="1" noChangeArrowheads="1"/>
                            </pic:cNvPicPr>
                          </pic:nvPicPr>
                          <pic:blipFill>
                            <a:blip r:embed="rId39" cstate="print">
                              <a:lum/>
                            </a:blip>
                            <a:srcRect/>
                            <a:stretch>
                              <a:fillRect/>
                            </a:stretch>
                          </pic:blipFill>
                          <pic:spPr bwMode="auto">
                            <a:xfrm>
                              <a:off x="625400" y="27917"/>
                              <a:ext cx="656674" cy="656674"/>
                            </a:xfrm>
                            <a:prstGeom prst="rect">
                              <a:avLst/>
                            </a:prstGeom>
                            <a:noFill/>
                          </pic:spPr>
                        </pic:pic>
                        <wps:wsp>
                          <wps:cNvPr id="175" name="Oval 175">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6" name="TextBox 9">
                          <a:extLst/>
                        </wps:cNvPr>
                        <wps:cNvSpPr txBox="1"/>
                        <wps:spPr>
                          <a:xfrm>
                            <a:off x="0" y="874761"/>
                            <a:ext cx="1864375" cy="463728"/>
                          </a:xfrm>
                          <a:prstGeom prst="rect">
                            <a:avLst/>
                          </a:prstGeom>
                          <a:noFill/>
                        </wps:spPr>
                        <wps:txbx>
                          <w:txbxContent>
                            <w:p w14:paraId="0C6D76B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5FB3722B" w:rsidR="00A22844" w:rsidRPr="000852EA" w:rsidRDefault="000852EA"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00A22844" w:rsidRPr="000852EA">
                                <w:rPr>
                                  <w:rStyle w:val="Hyperlink"/>
                                  <w:rFonts w:asciiTheme="minorHAnsi" w:hAnsi="Calibri" w:cstheme="minorBidi"/>
                                  <w:b/>
                                  <w:kern w:val="24"/>
                                  <w:sz w:val="16"/>
                                  <w:szCs w:val="16"/>
                                </w:rPr>
                                <w:t>Include</w:t>
                              </w:r>
                            </w:p>
                            <w:p w14:paraId="05BFA79A" w14:textId="19C85D57" w:rsidR="00A22844" w:rsidRDefault="00A22844" w:rsidP="00A22844">
                              <w:pPr>
                                <w:pStyle w:val="NormalWeb"/>
                                <w:spacing w:before="0" w:beforeAutospacing="0" w:after="0" w:afterAutospacing="0"/>
                                <w:jc w:val="center"/>
                              </w:pPr>
                              <w:r w:rsidRPr="000852EA">
                                <w:rPr>
                                  <w:rStyle w:val="Hyperlink"/>
                                  <w:rFonts w:asciiTheme="minorHAnsi" w:hAnsi="Calibri" w:cstheme="minorBidi"/>
                                  <w:kern w:val="24"/>
                                  <w:sz w:val="16"/>
                                  <w:szCs w:val="16"/>
                                </w:rPr>
                                <w:t>Stakeholders</w:t>
                              </w:r>
                              <w:r w:rsidR="000852EA">
                                <w:rPr>
                                  <w:rFonts w:asciiTheme="minorHAnsi" w:hAnsi="Calibri" w:cstheme="minorBidi"/>
                                  <w:b/>
                                  <w:color w:val="000000" w:themeColor="text1"/>
                                  <w:kern w:val="24"/>
                                  <w:sz w:val="16"/>
                                  <w:szCs w:val="16"/>
                                </w:rPr>
                                <w:fldChar w:fldCharType="end"/>
                              </w:r>
                            </w:p>
                          </w:txbxContent>
                        </wps:txbx>
                        <wps:bodyPr wrap="square" rtlCol="0">
                          <a:spAutoFit/>
                        </wps:bodyPr>
                      </wps:wsp>
                      <wps:wsp>
                        <wps:cNvPr id="177" name="TextBox 10">
                          <a:extLst/>
                        </wps:cNvPr>
                        <wps:cNvSpPr txBox="1"/>
                        <wps:spPr>
                          <a:xfrm>
                            <a:off x="1134461" y="869961"/>
                            <a:ext cx="2029476" cy="463728"/>
                          </a:xfrm>
                          <a:prstGeom prst="rect">
                            <a:avLst/>
                          </a:prstGeom>
                          <a:noFill/>
                        </wps:spPr>
                        <wps:txbx>
                          <w:txbxContent>
                            <w:p w14:paraId="248D633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A22844" w:rsidRPr="00CD5BDB"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A22844" w:rsidRDefault="00A22844"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8" name="TextBox 11">
                          <a:extLst/>
                        </wps:cNvPr>
                        <wps:cNvSpPr txBox="1"/>
                        <wps:spPr>
                          <a:xfrm>
                            <a:off x="2617355" y="874741"/>
                            <a:ext cx="1588783" cy="463728"/>
                          </a:xfrm>
                          <a:prstGeom prst="rect">
                            <a:avLst/>
                          </a:prstGeom>
                          <a:noFill/>
                        </wps:spPr>
                        <wps:txbx>
                          <w:txbxContent>
                            <w:p w14:paraId="4FD53E8C"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9" name="TextBox 14">
                          <a:extLst/>
                        </wps:cNvPr>
                        <wps:cNvSpPr txBox="1"/>
                        <wps:spPr>
                          <a:xfrm>
                            <a:off x="4986089" y="874328"/>
                            <a:ext cx="2029476" cy="463728"/>
                          </a:xfrm>
                          <a:prstGeom prst="rect">
                            <a:avLst/>
                          </a:prstGeom>
                          <a:noFill/>
                        </wps:spPr>
                        <wps:txbx>
                          <w:txbxContent>
                            <w:p w14:paraId="0188FF55"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A22844" w:rsidRPr="00E968E1"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A22844" w:rsidRDefault="00A22844"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80" name="Picture 180">
                            <a:hlinkClick r:id="rId40"/>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81" name="TextBox 17">
                          <a:extLst/>
                        </wps:cNvPr>
                        <wps:cNvSpPr txBox="1"/>
                        <wps:spPr>
                          <a:xfrm>
                            <a:off x="3919569" y="874741"/>
                            <a:ext cx="1588783" cy="463728"/>
                          </a:xfrm>
                          <a:prstGeom prst="rect">
                            <a:avLst/>
                          </a:prstGeom>
                          <a:noFill/>
                        </wps:spPr>
                        <wps:txbx>
                          <w:txbxContent>
                            <w:p w14:paraId="23DE7D6D"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90D85E1" id="Group 1" o:spid="_x0000_s1028" style="position:absolute;margin-left:-12.4pt;margin-top:18.35pt;width:552.4pt;height:105.35pt;z-index:251658251" coordsize="70155,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9" type="#_x0000_t75" href="#_Implementing_Your_Solution"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" o:button="t">
                  <v:fill o:detectmouseclick="t"/>
                  <v:imagedata r:id="rId41" o:title=""/>
                </v:shape>
                <v:shape id="Picture 171" o:spid="_x0000_s1030" type="#_x0000_t75" href="#_Design"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" o:button="t">
                  <v:fill o:detectmouseclick="t"/>
                  <v:imagedata r:id="rId42" o:title=""/>
                </v:shape>
                <v:shape id="Picture 172" o:spid="_x0000_s1031"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">
                  <v:imagedata r:id="rId43" o:title=""/>
                </v:shape>
                <v:group id="Group 173" o:spid="_x0000_s1032"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174" o:spid="_x0000_s1033"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">
                    <v:imagedata r:id="rId44" o:title="User"/>
                  </v:shape>
                  <v:oval id="Oval 175" o:spid="_x0000_s1034"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" filled="f" strokecolor="#1f4d78 [1608]" strokeweight="1pt">
                    <v:stroke joinstyle="miter"/>
                  </v:oval>
                </v:group>
                <v:shape id="TextBox 9" o:spid="_x0000_s1035"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0C6D76B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5FB3722B" w:rsidR="00A22844" w:rsidRPr="000852EA" w:rsidRDefault="000852EA"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00A22844" w:rsidRPr="000852EA">
                          <w:rPr>
                            <w:rStyle w:val="Hyperlink"/>
                            <w:rFonts w:asciiTheme="minorHAnsi" w:hAnsi="Calibri" w:cstheme="minorBidi"/>
                            <w:b/>
                            <w:kern w:val="24"/>
                            <w:sz w:val="16"/>
                            <w:szCs w:val="16"/>
                          </w:rPr>
                          <w:t>Include</w:t>
                        </w:r>
                      </w:p>
                      <w:p w14:paraId="05BFA79A" w14:textId="19C85D57" w:rsidR="00A22844" w:rsidRDefault="00A22844" w:rsidP="00A22844">
                        <w:pPr>
                          <w:pStyle w:val="NormalWeb"/>
                          <w:spacing w:before="0" w:beforeAutospacing="0" w:after="0" w:afterAutospacing="0"/>
                          <w:jc w:val="center"/>
                        </w:pPr>
                        <w:r w:rsidRPr="000852EA">
                          <w:rPr>
                            <w:rStyle w:val="Hyperlink"/>
                            <w:rFonts w:asciiTheme="minorHAnsi" w:hAnsi="Calibri" w:cstheme="minorBidi"/>
                            <w:kern w:val="24"/>
                            <w:sz w:val="16"/>
                            <w:szCs w:val="16"/>
                          </w:rPr>
                          <w:t>Stakeholders</w:t>
                        </w:r>
                        <w:r w:rsidR="000852EA">
                          <w:rPr>
                            <w:rFonts w:asciiTheme="minorHAnsi" w:hAnsi="Calibri" w:cstheme="minorBidi"/>
                            <w:b/>
                            <w:color w:val="000000" w:themeColor="text1"/>
                            <w:kern w:val="24"/>
                            <w:sz w:val="16"/>
                            <w:szCs w:val="16"/>
                          </w:rPr>
                          <w:fldChar w:fldCharType="end"/>
                        </w:r>
                      </w:p>
                    </w:txbxContent>
                  </v:textbox>
                </v:shape>
                <v:shape id="TextBox 10" o:spid="_x0000_s1036"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248D633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A22844" w:rsidRPr="00CD5BDB"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A22844" w:rsidRDefault="00A22844"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7"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4FD53E8C"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8" type="#_x0000_t202" style="position:absolute;left:49860;top:8743;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0188FF55"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A22844" w:rsidRPr="00E968E1"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A22844" w:rsidRDefault="00A22844"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80" o:spid="_x0000_s1039" type="#_x0000_t75" href="#_Planning_Your_Implementation"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" o:button="t">
                  <v:fill o:detectmouseclick="t"/>
                  <v:imagedata r:id="rId41" o:title=""/>
                </v:shape>
                <v:shape id="TextBox 17" o:spid="_x0000_s1040"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23DE7D6D"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2094C764" w14:textId="6659E20E" w:rsidR="008B02FD" w:rsidRDefault="008B02FD" w:rsidP="002346FD">
      <w:bookmarkStart w:id="43" w:name="_Toc501456961"/>
      <w:bookmarkStart w:id="44" w:name="_Toc502750735"/>
      <w:bookmarkStart w:id="45" w:name="_Toc502754477"/>
      <w:bookmarkStart w:id="46" w:name="_Toc502924265"/>
    </w:p>
    <w:p w14:paraId="7621BC39" w14:textId="2FC0D75E" w:rsidR="002346FD" w:rsidRPr="002346FD" w:rsidRDefault="002346FD" w:rsidP="002346FD">
      <w:bookmarkStart w:id="47" w:name="_Planning_Your_Implementation"/>
      <w:bookmarkEnd w:id="47"/>
      <w:r>
        <w:rPr>
          <w:noProof/>
        </w:rPr>
        <mc:AlternateContent>
          <mc:Choice Requires="wps">
            <w:drawing>
              <wp:inline distT="0" distB="0" distL="0" distR="0" wp14:anchorId="1412F2B7" wp14:editId="5FDB7EB1">
                <wp:extent cx="5943600" cy="1365250"/>
                <wp:effectExtent l="0" t="0" r="0" b="6350"/>
                <wp:docPr id="43" name="Rectangle 43"/>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263EDD30" w14:textId="77777777" w:rsidR="002346FD" w:rsidRPr="00A55078" w:rsidRDefault="002346FD" w:rsidP="002346FD">
                            <w:pPr>
                              <w:rPr>
                                <w:b/>
                                <w:color w:val="000000" w:themeColor="text1"/>
                              </w:rPr>
                            </w:pPr>
                            <w:r w:rsidRPr="00A55078">
                              <w:rPr>
                                <w:b/>
                                <w:color w:val="000000" w:themeColor="text1"/>
                              </w:rPr>
                              <w:t>Note:</w:t>
                            </w:r>
                          </w:p>
                          <w:p w14:paraId="54B853AD" w14:textId="77777777" w:rsidR="002346FD" w:rsidRPr="00A55078" w:rsidRDefault="002346FD"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2346FD" w:rsidRPr="00DF22FF" w:rsidRDefault="002346FD"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2346FD" w:rsidRPr="00A55078" w:rsidRDefault="002346FD"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12F2B7" id="Rectangle 43" o:spid="_x0000_s1041"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AuYwbSpwIAAL4FAAAOAAAAAAAAAAAAAAAAAC4C&#10;AABkcnMvZTJvRG9jLnhtbFBLAQItABQABgAIAAAAIQCjct4y2gAAAAUBAAAPAAAAAAAAAAAAAAAA&#10;AAEFAABkcnMvZG93bnJldi54bWxQSwUGAAAAAAQABADzAAAACAYAAAAA&#10;" fillcolor="#b4c6e7 [1300]" stroked="f">
                <v:textbox>
                  <w:txbxContent>
                    <w:p w14:paraId="263EDD30" w14:textId="77777777" w:rsidR="002346FD" w:rsidRPr="00A55078" w:rsidRDefault="002346FD" w:rsidP="002346FD">
                      <w:pPr>
                        <w:rPr>
                          <w:b/>
                          <w:color w:val="000000" w:themeColor="text1"/>
                        </w:rPr>
                      </w:pPr>
                      <w:r w:rsidRPr="00A55078">
                        <w:rPr>
                          <w:b/>
                          <w:color w:val="000000" w:themeColor="text1"/>
                        </w:rPr>
                        <w:t>Note:</w:t>
                      </w:r>
                    </w:p>
                    <w:p w14:paraId="54B853AD" w14:textId="77777777" w:rsidR="002346FD" w:rsidRPr="00A55078" w:rsidRDefault="002346FD"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2346FD" w:rsidRPr="00DF22FF" w:rsidRDefault="002346FD"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2346FD" w:rsidRPr="00A55078" w:rsidRDefault="002346FD"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157850D9" w14:textId="77777777" w:rsidR="00E7504A" w:rsidRDefault="00E7504A" w:rsidP="002279F6">
      <w:pPr>
        <w:pStyle w:val="Heading1"/>
      </w:pPr>
      <w:r>
        <w:br w:type="page"/>
      </w:r>
    </w:p>
    <w:p w14:paraId="1FC75E04" w14:textId="77777777" w:rsidR="00F23F53" w:rsidRDefault="00F23F53" w:rsidP="00F23F53">
      <w:pPr>
        <w:pStyle w:val="Heading2"/>
      </w:pPr>
      <w:bookmarkStart w:id="48" w:name="_Stakeholders_and_Sign-off"/>
      <w:bookmarkStart w:id="49" w:name="_Toc502750737"/>
      <w:bookmarkStart w:id="50" w:name="_Toc502754448"/>
      <w:bookmarkStart w:id="51" w:name="_Toc507509213"/>
      <w:bookmarkStart w:id="52" w:name="_Toc508188792"/>
      <w:bookmarkStart w:id="53" w:name="_Toc508610073"/>
      <w:bookmarkStart w:id="54" w:name="_Toc511030858"/>
      <w:bookmarkEnd w:id="48"/>
      <w:r>
        <w:lastRenderedPageBreak/>
        <w:t>Stakeholders and Sign-off</w:t>
      </w:r>
      <w:bookmarkEnd w:id="49"/>
      <w:bookmarkEnd w:id="50"/>
      <w:bookmarkEnd w:id="51"/>
      <w:bookmarkEnd w:id="52"/>
      <w:bookmarkEnd w:id="53"/>
      <w:bookmarkEnd w:id="54"/>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F23F53">
      <w:pPr>
        <w:pStyle w:val="Heading2"/>
      </w:pPr>
    </w:p>
    <w:p w14:paraId="70A796EE" w14:textId="77777777" w:rsidR="003E35D9" w:rsidRDefault="003E35D9" w:rsidP="002279F6">
      <w:pPr>
        <w:pStyle w:val="Heading1"/>
      </w:pPr>
      <w:bookmarkStart w:id="55" w:name="_Toc508188793"/>
      <w:bookmarkStart w:id="56" w:name="_Toc508610074"/>
      <w:r>
        <w:br w:type="page"/>
      </w:r>
    </w:p>
    <w:p w14:paraId="63699AF8" w14:textId="0D257289" w:rsidR="002279F6" w:rsidRDefault="002279F6" w:rsidP="002279F6">
      <w:pPr>
        <w:pStyle w:val="Heading1"/>
      </w:pPr>
      <w:bookmarkStart w:id="57" w:name="_Toc511030859"/>
      <w:r>
        <w:lastRenderedPageBreak/>
        <w:t>Planning Your Implementation</w:t>
      </w:r>
      <w:bookmarkEnd w:id="55"/>
      <w:bookmarkEnd w:id="56"/>
      <w:bookmarkEnd w:id="57"/>
    </w:p>
    <w:p w14:paraId="4383EB7F" w14:textId="35949259" w:rsidR="00323B94" w:rsidRDefault="00323B94" w:rsidP="003A58A1">
      <w:pPr>
        <w:pStyle w:val="Heading2"/>
      </w:pPr>
      <w:bookmarkStart w:id="58" w:name="_Toc508188794"/>
      <w:bookmarkStart w:id="59" w:name="_Toc508610075"/>
      <w:bookmarkStart w:id="60" w:name="_Toc511030860"/>
      <w:r>
        <w:t>General Planning</w:t>
      </w:r>
      <w:bookmarkEnd w:id="58"/>
      <w:bookmarkEnd w:id="59"/>
      <w:bookmarkEnd w:id="60"/>
    </w:p>
    <w:p w14:paraId="4BB84D39" w14:textId="2AD049ED" w:rsidR="006A2C15" w:rsidRDefault="00206FA5" w:rsidP="006A2C15">
      <w:pPr>
        <w:pStyle w:val="Heading3"/>
      </w:pPr>
      <w:bookmarkStart w:id="61" w:name="_Timelines"/>
      <w:bookmarkStart w:id="62" w:name="_Toc508610076"/>
      <w:bookmarkStart w:id="63" w:name="_Toc511030861"/>
      <w:bookmarkEnd w:id="61"/>
      <w:r>
        <w:t xml:space="preserve">Tracking </w:t>
      </w:r>
      <w:r w:rsidR="006A2C15">
        <w:t>Timelines</w:t>
      </w:r>
      <w:bookmarkEnd w:id="62"/>
      <w:bookmarkEnd w:id="63"/>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2EBE77B6" w:rsidR="009F0416" w:rsidRPr="009F0416" w:rsidRDefault="00547178" w:rsidP="009F0416">
      <w:bookmarkStart w:id="64" w:name="_1581851561"/>
      <w:bookmarkEnd w:id="64"/>
      <w:r>
        <w:rPr>
          <w:noProof/>
        </w:rPr>
        <w:drawing>
          <wp:inline distT="0" distB="0" distL="0" distR="0" wp14:anchorId="3CFDE0AB" wp14:editId="33D3DD8B">
            <wp:extent cx="5260769" cy="161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0347" cy="1628611"/>
                    </a:xfrm>
                    <a:prstGeom prst="rect">
                      <a:avLst/>
                    </a:prstGeom>
                  </pic:spPr>
                </pic:pic>
              </a:graphicData>
            </a:graphic>
          </wp:inline>
        </w:drawing>
      </w:r>
      <w:bookmarkStart w:id="65" w:name="_MON_1582731471"/>
      <w:bookmarkEnd w:id="65"/>
      <w:r w:rsidR="00CB1DF4">
        <w:object w:dxaOrig="1487" w:dyaOrig="992" w14:anchorId="5747CE4A">
          <v:shape id="_x0000_i1025" type="#_x0000_t75" style="width:74.5pt;height:49.45pt" o:ole="">
            <v:imagedata r:id="rId46" o:title=""/>
          </v:shape>
          <o:OLEObject Type="Embed" ProgID="Excel.Sheet.12" ShapeID="_x0000_i1025" DrawAspect="Icon" ObjectID="_1585981910" r:id="rId47"/>
        </w:object>
      </w:r>
    </w:p>
    <w:p w14:paraId="27053A25" w14:textId="77777777" w:rsidR="00206FA5" w:rsidRDefault="00206FA5" w:rsidP="00515B87">
      <w:pPr>
        <w:pStyle w:val="Heading3"/>
      </w:pPr>
      <w:bookmarkStart w:id="66" w:name="_Toc508188796"/>
    </w:p>
    <w:p w14:paraId="62104E9F" w14:textId="52D3EBAD" w:rsidR="00323B94" w:rsidRDefault="00323B94" w:rsidP="00515B87">
      <w:pPr>
        <w:pStyle w:val="Heading3"/>
      </w:pPr>
      <w:bookmarkStart w:id="67" w:name="_Toc508610077"/>
      <w:bookmarkStart w:id="68" w:name="_Toc511030862"/>
      <w:r>
        <w:t>In Scope</w:t>
      </w:r>
      <w:bookmarkEnd w:id="66"/>
      <w:bookmarkEnd w:id="67"/>
      <w:bookmarkEnd w:id="68"/>
    </w:p>
    <w:p w14:paraId="26A51BF4" w14:textId="4A885F24" w:rsidR="00323B94" w:rsidRDefault="00323B94" w:rsidP="00323B94">
      <w:r>
        <w:t>The following is in scope for this project:</w:t>
      </w:r>
    </w:p>
    <w:p w14:paraId="6CB6C61C" w14:textId="1C6059E4" w:rsidR="00D859CD" w:rsidRDefault="002B32ED" w:rsidP="00323B94">
      <w:r w:rsidRPr="002B32ED">
        <w:rPr>
          <w:noProof/>
        </w:rPr>
        <mc:AlternateContent>
          <mc:Choice Requires="wps">
            <w:drawing>
              <wp:anchor distT="0" distB="0" distL="114300" distR="114300" simplePos="0" relativeHeight="251658245" behindDoc="0" locked="0" layoutInCell="1" allowOverlap="1" wp14:anchorId="37654703" wp14:editId="436206FF">
                <wp:simplePos x="0" y="0"/>
                <wp:positionH relativeFrom="column">
                  <wp:posOffset>201295</wp:posOffset>
                </wp:positionH>
                <wp:positionV relativeFrom="paragraph">
                  <wp:posOffset>-635</wp:posOffset>
                </wp:positionV>
                <wp:extent cx="1815628" cy="264795"/>
                <wp:effectExtent l="0" t="0" r="0" b="0"/>
                <wp:wrapNone/>
                <wp:docPr id="9" name="Rectangle 9"/>
                <wp:cNvGraphicFramePr/>
                <a:graphic xmlns:a="http://schemas.openxmlformats.org/drawingml/2006/main">
                  <a:graphicData uri="http://schemas.microsoft.com/office/word/2010/wordprocessingShape">
                    <wps:wsp>
                      <wps:cNvSpPr/>
                      <wps:spPr>
                        <a:xfrm>
                          <a:off x="0" y="0"/>
                          <a:ext cx="1815628"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52299816"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ingle sign on</w:t>
                            </w:r>
                          </w:p>
                        </w:txbxContent>
                      </wps:txbx>
                      <wps:bodyPr rtlCol="0" anchor="ctr"/>
                    </wps:wsp>
                  </a:graphicData>
                </a:graphic>
              </wp:anchor>
            </w:drawing>
          </mc:Choice>
          <mc:Fallback>
            <w:pict>
              <v:rect w14:anchorId="37654703" id="Rectangle 9" o:spid="_x0000_s1042" style="position:absolute;margin-left:15.85pt;margin-top:-.05pt;width:142.95pt;height:20.8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" filled="f" stroked="f" strokeweight="1pt">
                <v:textbox>
                  <w:txbxContent>
                    <w:p w14:paraId="61F202C0" w14:textId="52299816"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ingle sign on</w:t>
                      </w:r>
                    </w:p>
                  </w:txbxContent>
                </v:textbox>
              </v:rect>
            </w:pict>
          </mc:Fallback>
        </mc:AlternateContent>
      </w:r>
      <w:r w:rsidRPr="002B32ED">
        <w:rPr>
          <w:noProof/>
        </w:rPr>
        <w:drawing>
          <wp:anchor distT="0" distB="0" distL="114300" distR="114300" simplePos="0" relativeHeight="251658246"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p>
    <w:p w14:paraId="272E3297" w14:textId="77777777"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515B87">
      <w:pPr>
        <w:pStyle w:val="Heading3"/>
      </w:pPr>
      <w:bookmarkStart w:id="69" w:name="_Toc508188797"/>
    </w:p>
    <w:p w14:paraId="177CBA19" w14:textId="0E945F4F" w:rsidR="00323B94" w:rsidRDefault="00323B94" w:rsidP="00515B87">
      <w:pPr>
        <w:pStyle w:val="Heading3"/>
      </w:pPr>
      <w:bookmarkStart w:id="70" w:name="_Toc508610078"/>
      <w:bookmarkStart w:id="71" w:name="_Toc511030863"/>
      <w:r>
        <w:t>Out of scope</w:t>
      </w:r>
      <w:bookmarkEnd w:id="69"/>
      <w:bookmarkEnd w:id="70"/>
      <w:bookmarkEnd w:id="71"/>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lastRenderedPageBreak/>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515B87">
      <w:pPr>
        <w:pStyle w:val="Heading3"/>
      </w:pPr>
      <w:bookmarkStart w:id="72" w:name="_Toc508188798"/>
      <w:bookmarkStart w:id="73" w:name="_Toc508610079"/>
      <w:bookmarkStart w:id="74" w:name="_Toc511030864"/>
      <w:r>
        <w:t>Licensing</w:t>
      </w:r>
      <w:bookmarkEnd w:id="72"/>
      <w:bookmarkEnd w:id="73"/>
      <w:bookmarkEnd w:id="74"/>
    </w:p>
    <w:p w14:paraId="60BF63FA" w14:textId="77777777" w:rsidR="00323B94" w:rsidRPr="00B77B2B" w:rsidRDefault="00323B94" w:rsidP="00B77B2B">
      <w:pPr>
        <w:pStyle w:val="Heading4"/>
      </w:pPr>
      <w:r w:rsidRPr="00B77B2B">
        <w:t>Azure Active Directory Licensing</w:t>
      </w:r>
    </w:p>
    <w:p w14:paraId="296B4F61" w14:textId="72F72EBD" w:rsidR="00323B94" w:rsidRDefault="000E3B19" w:rsidP="00323B94">
      <w:r>
        <w:t xml:space="preserve">Single Sign On for </w:t>
      </w:r>
      <w:r w:rsidR="000E7CCE">
        <w:t xml:space="preserve">pre-integrated SaaS applications is free! </w:t>
      </w:r>
      <w:r w:rsidR="005C5E06">
        <w:t xml:space="preserve">However, the </w:t>
      </w:r>
      <w:r w:rsidR="00323B94">
        <w:t xml:space="preserve">number of objects in your directory and the features you wish to deploy </w:t>
      </w:r>
      <w:r w:rsidR="005C5E06">
        <w:t>may require additional licenses.</w:t>
      </w:r>
      <w:r w:rsidR="00323B94">
        <w:t xml:space="preserve"> Common Azure AD scenarios include the following security features:</w:t>
      </w:r>
    </w:p>
    <w:p w14:paraId="14D102C0" w14:textId="77777777" w:rsidR="00323B94" w:rsidRDefault="00210142" w:rsidP="007A629B">
      <w:pPr>
        <w:pStyle w:val="ListParagraph"/>
        <w:numPr>
          <w:ilvl w:val="0"/>
          <w:numId w:val="18"/>
        </w:numPr>
      </w:pPr>
      <w:hyperlink r:id="rId49">
        <w:r w:rsidR="41CBE487" w:rsidRPr="41CBE487">
          <w:rPr>
            <w:rStyle w:val="Hyperlink"/>
          </w:rPr>
          <w:t>Conditional Access (CA)</w:t>
        </w:r>
      </w:hyperlink>
      <w:r w:rsidR="41CBE487">
        <w:t xml:space="preserve"> (P1 Required)</w:t>
      </w:r>
    </w:p>
    <w:p w14:paraId="3163304E" w14:textId="77777777" w:rsidR="00323B94" w:rsidRPr="00B631DD" w:rsidRDefault="00323B94" w:rsidP="007A629B">
      <w:pPr>
        <w:pStyle w:val="ListParagraph"/>
        <w:numPr>
          <w:ilvl w:val="0"/>
          <w:numId w:val="18"/>
        </w:numPr>
        <w:rPr>
          <w:rStyle w:val="Hyperlink"/>
        </w:rPr>
      </w:pPr>
      <w:r>
        <w:fldChar w:fldCharType="begin"/>
      </w:r>
      <w:r>
        <w:instrText xml:space="preserve"> HYPERLINK "https://docs.microsoft.com/en-us/azure/multi-factor-authentication/multi-factor-authentication-how-it-works" </w:instrText>
      </w:r>
      <w:r>
        <w:fldChar w:fldCharType="separate"/>
      </w:r>
      <w:r w:rsidRPr="00B631DD">
        <w:rPr>
          <w:rStyle w:val="Hyperlink"/>
        </w:rPr>
        <w:t>Azure Multi-Factor Authentication (MFA)</w:t>
      </w:r>
      <w:r>
        <w:rPr>
          <w:rStyle w:val="Hyperlink"/>
        </w:rPr>
        <w:t xml:space="preserve"> </w:t>
      </w:r>
      <w:r>
        <w:t>(P1 Required)</w:t>
      </w:r>
    </w:p>
    <w:p w14:paraId="4540EEC9" w14:textId="34775FF1" w:rsidR="00323B94" w:rsidRDefault="00323B94" w:rsidP="007A629B">
      <w:pPr>
        <w:pStyle w:val="ListParagraph"/>
        <w:numPr>
          <w:ilvl w:val="0"/>
          <w:numId w:val="18"/>
        </w:numPr>
      </w:pPr>
      <w:r>
        <w:fldChar w:fldCharType="end"/>
      </w:r>
      <w:hyperlink r:id="rId50" w:history="1">
        <w:r w:rsidR="004154F7" w:rsidRPr="00DD7751">
          <w:rPr>
            <w:rStyle w:val="Hyperlink"/>
          </w:rPr>
          <w:t>Group based membership</w:t>
        </w:r>
      </w:hyperlink>
      <w:r w:rsidR="004154F7">
        <w:t xml:space="preserve"> (P1 required)</w:t>
      </w:r>
    </w:p>
    <w:p w14:paraId="671575AD" w14:textId="77777777" w:rsidR="00323B94" w:rsidRDefault="00210142" w:rsidP="007A629B">
      <w:pPr>
        <w:pStyle w:val="ListParagraph"/>
        <w:numPr>
          <w:ilvl w:val="0"/>
          <w:numId w:val="18"/>
        </w:numPr>
      </w:pPr>
      <w:hyperlink r:id="rId51">
        <w:r w:rsidR="41CBE487" w:rsidRPr="41CBE487">
          <w:rPr>
            <w:rStyle w:val="Hyperlink"/>
          </w:rPr>
          <w:t>Identity Protection</w:t>
        </w:r>
      </w:hyperlink>
      <w:r w:rsidR="41CBE487">
        <w:t xml:space="preserve"> (P2 Required)</w:t>
      </w:r>
    </w:p>
    <w:p w14:paraId="3D5053D3" w14:textId="7777777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52">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4165D4">
        <w:trPr>
          <w:cnfStyle w:val="100000000000" w:firstRow="1" w:lastRow="0" w:firstColumn="0" w:lastColumn="0" w:oddVBand="0" w:evenVBand="0" w:oddHBand="0" w:evenHBand="0" w:firstRowFirstColumn="0" w:firstRowLastColumn="0" w:lastRowFirstColumn="0" w:lastRowLastColumn="0"/>
        </w:trPr>
        <w:tc>
          <w:tcPr>
            <w:tcW w:w="0"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0" w:type="dxa"/>
            <w:vAlign w:val="center"/>
          </w:tcPr>
          <w:p w14:paraId="73A8C859" w14:textId="77777777" w:rsidR="00323B94" w:rsidRPr="009D2E3E" w:rsidRDefault="00323B94" w:rsidP="004165D4">
            <w:pPr>
              <w:jc w:val="center"/>
              <w:rPr>
                <w:b w:val="0"/>
              </w:rPr>
            </w:pPr>
            <w:r w:rsidRPr="00216626">
              <w:t>Free</w:t>
            </w:r>
          </w:p>
        </w:tc>
        <w:tc>
          <w:tcPr>
            <w:tcW w:w="0"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0"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0"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D230E6">
        <w:tc>
          <w:tcPr>
            <w:tcW w:w="0" w:type="dxa"/>
          </w:tcPr>
          <w:p w14:paraId="362F2C89" w14:textId="77777777" w:rsidR="00323B94" w:rsidRDefault="00323B94" w:rsidP="00B011AF">
            <w:r>
              <w:t>Directory Objects</w:t>
            </w:r>
          </w:p>
        </w:tc>
        <w:tc>
          <w:tcPr>
            <w:tcW w:w="0" w:type="dxa"/>
            <w:tcBorders>
              <w:right w:val="single" w:sz="4" w:space="0" w:color="4472C4" w:themeColor="accent1"/>
            </w:tcBorders>
          </w:tcPr>
          <w:p w14:paraId="4ACC47E1" w14:textId="77777777" w:rsidR="00323B94" w:rsidRDefault="00323B94" w:rsidP="00271140">
            <w:pPr>
              <w:jc w:val="center"/>
            </w:pPr>
            <w:r>
              <w:t>500,000 Object Limit</w:t>
            </w:r>
          </w:p>
        </w:tc>
        <w:tc>
          <w:tcPr>
            <w:tcW w:w="0"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0"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D230E6">
        <w:tc>
          <w:tcPr>
            <w:tcW w:w="0" w:type="dxa"/>
          </w:tcPr>
          <w:p w14:paraId="697D638E" w14:textId="77777777" w:rsidR="00323B94" w:rsidRDefault="00323B94" w:rsidP="00A95D25">
            <w:r>
              <w:t>Single Sign-On</w:t>
            </w:r>
          </w:p>
        </w:tc>
        <w:tc>
          <w:tcPr>
            <w:tcW w:w="0"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0"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0"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D230E6">
        <w:tc>
          <w:tcPr>
            <w:tcW w:w="0" w:type="dxa"/>
          </w:tcPr>
          <w:p w14:paraId="584C9936" w14:textId="4E60CFF5" w:rsidR="00066930" w:rsidRDefault="00066930" w:rsidP="00A95D25">
            <w:r>
              <w:t>Access based on group membership</w:t>
            </w:r>
          </w:p>
        </w:tc>
        <w:tc>
          <w:tcPr>
            <w:tcW w:w="0"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0" w:type="dxa"/>
            <w:gridSpan w:val="2"/>
            <w:tcBorders>
              <w:left w:val="single" w:sz="4" w:space="0" w:color="4472C4" w:themeColor="accent1"/>
            </w:tcBorders>
          </w:tcPr>
          <w:p w14:paraId="19871AEA" w14:textId="3B1EE3B4" w:rsidR="00066930" w:rsidRDefault="00066930" w:rsidP="00271140">
            <w:pPr>
              <w:jc w:val="center"/>
            </w:pPr>
            <w:r>
              <w:t>Available</w:t>
            </w:r>
          </w:p>
        </w:tc>
      </w:tr>
      <w:tr w:rsidR="00323B94" w14:paraId="717AD5B4" w14:textId="77777777" w:rsidTr="00D230E6">
        <w:tc>
          <w:tcPr>
            <w:tcW w:w="0" w:type="dxa"/>
          </w:tcPr>
          <w:p w14:paraId="0E414BD4" w14:textId="77777777" w:rsidR="00323B94" w:rsidRDefault="00323B94" w:rsidP="00A95D25">
            <w:r>
              <w:t>CA based on group and location</w:t>
            </w:r>
          </w:p>
        </w:tc>
        <w:tc>
          <w:tcPr>
            <w:tcW w:w="0" w:type="dxa"/>
            <w:gridSpan w:val="2"/>
            <w:tcBorders>
              <w:right w:val="single" w:sz="4" w:space="0" w:color="4472C4" w:themeColor="accent1"/>
            </w:tcBorders>
          </w:tcPr>
          <w:p w14:paraId="7A06C50D" w14:textId="77777777" w:rsidR="00323B94" w:rsidRDefault="00323B94" w:rsidP="00271140">
            <w:pPr>
              <w:jc w:val="center"/>
            </w:pPr>
            <w:r>
              <w:t>Not available</w:t>
            </w:r>
          </w:p>
          <w:p w14:paraId="70C27709" w14:textId="77777777" w:rsidR="00323B94" w:rsidRDefault="00323B94" w:rsidP="00271140">
            <w:pPr>
              <w:jc w:val="center"/>
            </w:pPr>
          </w:p>
        </w:tc>
        <w:tc>
          <w:tcPr>
            <w:tcW w:w="0" w:type="dxa"/>
            <w:gridSpan w:val="2"/>
            <w:tcBorders>
              <w:left w:val="single" w:sz="4" w:space="0" w:color="4472C4" w:themeColor="accent1"/>
            </w:tcBorders>
          </w:tcPr>
          <w:p w14:paraId="6F5D8316" w14:textId="77777777" w:rsidR="00323B94" w:rsidRDefault="00323B94" w:rsidP="00271140">
            <w:pPr>
              <w:jc w:val="center"/>
            </w:pPr>
            <w:r>
              <w:t>Available</w:t>
            </w:r>
          </w:p>
        </w:tc>
      </w:tr>
      <w:tr w:rsidR="00323B94" w14:paraId="6AFB1EB4" w14:textId="77777777" w:rsidTr="00D230E6">
        <w:tc>
          <w:tcPr>
            <w:tcW w:w="0" w:type="dxa"/>
          </w:tcPr>
          <w:p w14:paraId="10655E31" w14:textId="77777777" w:rsidR="00323B94" w:rsidRDefault="00323B94" w:rsidP="00A95D25">
            <w:r>
              <w:t>CA based on device state (Allow access from managed devices)</w:t>
            </w:r>
          </w:p>
        </w:tc>
        <w:tc>
          <w:tcPr>
            <w:tcW w:w="0" w:type="dxa"/>
            <w:gridSpan w:val="2"/>
            <w:tcBorders>
              <w:right w:val="single" w:sz="4" w:space="0" w:color="4472C4" w:themeColor="accent1"/>
            </w:tcBorders>
          </w:tcPr>
          <w:p w14:paraId="1BDB44C3" w14:textId="77777777" w:rsidR="00323B94" w:rsidRDefault="00323B94" w:rsidP="00271140">
            <w:pPr>
              <w:jc w:val="center"/>
            </w:pPr>
            <w:r>
              <w:t>Not available</w:t>
            </w:r>
          </w:p>
          <w:p w14:paraId="45E9A0D7" w14:textId="77777777" w:rsidR="00323B94" w:rsidRDefault="00323B94" w:rsidP="00271140">
            <w:pPr>
              <w:jc w:val="center"/>
            </w:pPr>
          </w:p>
        </w:tc>
        <w:tc>
          <w:tcPr>
            <w:tcW w:w="0" w:type="dxa"/>
            <w:gridSpan w:val="2"/>
            <w:tcBorders>
              <w:left w:val="single" w:sz="4" w:space="0" w:color="4472C4" w:themeColor="accent1"/>
            </w:tcBorders>
          </w:tcPr>
          <w:p w14:paraId="2ECC3432" w14:textId="77777777" w:rsidR="00323B94" w:rsidRDefault="00323B94" w:rsidP="00271140">
            <w:pPr>
              <w:jc w:val="center"/>
            </w:pPr>
            <w:r>
              <w:t>Available</w:t>
            </w:r>
          </w:p>
        </w:tc>
      </w:tr>
      <w:tr w:rsidR="00323B94" w14:paraId="73D22B20" w14:textId="77777777" w:rsidTr="00D230E6">
        <w:tc>
          <w:tcPr>
            <w:tcW w:w="0" w:type="dxa"/>
          </w:tcPr>
          <w:p w14:paraId="3ED5D69A" w14:textId="77777777" w:rsidR="00323B94" w:rsidRDefault="00323B94" w:rsidP="00A95D25">
            <w:r>
              <w:t>MFA (cloud and on-premises)</w:t>
            </w:r>
          </w:p>
        </w:tc>
        <w:tc>
          <w:tcPr>
            <w:tcW w:w="0" w:type="dxa"/>
            <w:gridSpan w:val="2"/>
            <w:tcBorders>
              <w:right w:val="single" w:sz="4" w:space="0" w:color="4472C4" w:themeColor="accent1"/>
            </w:tcBorders>
          </w:tcPr>
          <w:p w14:paraId="2C96AB7C" w14:textId="77777777" w:rsidR="00323B94" w:rsidRDefault="00323B94" w:rsidP="00271140">
            <w:pPr>
              <w:jc w:val="center"/>
            </w:pPr>
            <w:r>
              <w:t>Not available</w:t>
            </w:r>
          </w:p>
        </w:tc>
        <w:tc>
          <w:tcPr>
            <w:tcW w:w="0" w:type="dxa"/>
            <w:gridSpan w:val="2"/>
            <w:tcBorders>
              <w:left w:val="single" w:sz="4" w:space="0" w:color="4472C4" w:themeColor="accent1"/>
            </w:tcBorders>
          </w:tcPr>
          <w:p w14:paraId="2B3D9036" w14:textId="77777777" w:rsidR="00323B94" w:rsidRDefault="00323B94" w:rsidP="00271140">
            <w:pPr>
              <w:jc w:val="center"/>
            </w:pPr>
            <w:r>
              <w:t>Available</w:t>
            </w:r>
          </w:p>
        </w:tc>
      </w:tr>
      <w:tr w:rsidR="00323B94" w14:paraId="6A909846" w14:textId="77777777" w:rsidTr="00D230E6">
        <w:tc>
          <w:tcPr>
            <w:tcW w:w="0" w:type="dxa"/>
          </w:tcPr>
          <w:p w14:paraId="60CD5DB7" w14:textId="77777777" w:rsidR="00323B94" w:rsidRDefault="00323B94" w:rsidP="00A95D25">
            <w:r>
              <w:t>Identity protection</w:t>
            </w:r>
          </w:p>
        </w:tc>
        <w:tc>
          <w:tcPr>
            <w:tcW w:w="0" w:type="dxa"/>
            <w:gridSpan w:val="2"/>
            <w:tcBorders>
              <w:right w:val="single" w:sz="4" w:space="0" w:color="4472C4" w:themeColor="accent1"/>
            </w:tcBorders>
          </w:tcPr>
          <w:p w14:paraId="41910F52" w14:textId="77777777" w:rsidR="00323B94" w:rsidRDefault="00323B94" w:rsidP="00271140">
            <w:pPr>
              <w:jc w:val="center"/>
            </w:pPr>
            <w:r>
              <w:t>Not available</w:t>
            </w:r>
          </w:p>
        </w:tc>
        <w:tc>
          <w:tcPr>
            <w:tcW w:w="0" w:type="dxa"/>
            <w:tcBorders>
              <w:left w:val="single" w:sz="4" w:space="0" w:color="4472C4" w:themeColor="accent1"/>
              <w:right w:val="single" w:sz="4" w:space="0" w:color="4472C4" w:themeColor="accent1"/>
            </w:tcBorders>
          </w:tcPr>
          <w:p w14:paraId="75058E75" w14:textId="77777777" w:rsidR="00323B94" w:rsidRDefault="00323B94" w:rsidP="00271140">
            <w:pPr>
              <w:jc w:val="center"/>
            </w:pPr>
            <w:r>
              <w:t>Not available</w:t>
            </w:r>
          </w:p>
        </w:tc>
        <w:tc>
          <w:tcPr>
            <w:tcW w:w="0" w:type="dxa"/>
            <w:tcBorders>
              <w:left w:val="single" w:sz="4" w:space="0" w:color="4472C4" w:themeColor="accent1"/>
            </w:tcBorders>
          </w:tcPr>
          <w:p w14:paraId="71371E41" w14:textId="77777777" w:rsidR="00323B94" w:rsidRDefault="00323B94" w:rsidP="00271140">
            <w:pPr>
              <w:jc w:val="center"/>
            </w:pPr>
            <w:r>
              <w:t>Available</w:t>
            </w:r>
          </w:p>
        </w:tc>
      </w:tr>
    </w:tbl>
    <w:p w14:paraId="482EAE97" w14:textId="77777777" w:rsidR="00323B94" w:rsidRPr="00994ED8" w:rsidRDefault="00323B94" w:rsidP="00323B94"/>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lastRenderedPageBreak/>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75" w:name="_Toc508188799"/>
      <w:bookmarkStart w:id="76" w:name="_Toc508610080"/>
      <w:bookmarkStart w:id="77" w:name="_Toc511030865"/>
      <w:r w:rsidRPr="003A58A1">
        <w:drawing>
          <wp:anchor distT="0" distB="0" distL="114300" distR="114300" simplePos="0" relativeHeight="251658244"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75"/>
      <w:bookmarkEnd w:id="76"/>
      <w:bookmarkEnd w:id="77"/>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2954710B" w:rsidR="00323B94" w:rsidRDefault="00323B94" w:rsidP="007A629B">
      <w:pPr>
        <w:pStyle w:val="ListParagraph"/>
        <w:numPr>
          <w:ilvl w:val="0"/>
          <w:numId w:val="20"/>
        </w:numPr>
      </w:pPr>
      <w:r w:rsidRPr="009D2E3E">
        <w:rPr>
          <w:b/>
        </w:rPr>
        <w:t>Federated single sign-on</w:t>
      </w:r>
      <w:r w:rsidR="00605067">
        <w:rPr>
          <w:b/>
        </w:rPr>
        <w:t xml:space="preserve"> with Azure AD</w:t>
      </w:r>
      <w:r w:rsidR="00AC3A6F">
        <w:rPr>
          <w:b/>
        </w:rPr>
        <w:t xml:space="preserve"> to SaaS applications</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r w:rsidR="005D43E3">
        <w:t xml:space="preserve"> </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application, </w:t>
      </w:r>
      <w:r w:rsidR="0057486A">
        <w:t>and</w:t>
      </w:r>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41CE0279"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 xml:space="preserve">using Federated SSO </w:t>
      </w:r>
      <w:r w:rsidR="00605067">
        <w:t>with Azure AD</w:t>
      </w:r>
      <w:r w:rsidR="00323924">
        <w:t xml:space="preserve"> (OpenID Connect</w:t>
      </w:r>
      <w:r w:rsidR="0064410E">
        <w:t xml:space="preserve"> / SAML</w:t>
      </w:r>
      <w:r w:rsidR="00323924">
        <w:t xml:space="preserve">) </w:t>
      </w:r>
      <w:r w:rsidR="00FB5C25">
        <w:t xml:space="preserve">when an application supports it, </w:t>
      </w:r>
      <w:r w:rsidR="00EF3882">
        <w:t xml:space="preserve">instead of </w:t>
      </w:r>
      <w:r w:rsidRPr="00B34772">
        <w:t>password-based SSO</w:t>
      </w:r>
      <w:r w:rsidR="00841DAE">
        <w:t xml:space="preserve"> </w:t>
      </w:r>
      <w:r w:rsidR="00FB5C25">
        <w:t xml:space="preserve">and </w:t>
      </w:r>
      <w:r w:rsidR="00841DAE">
        <w:t>ADFS</w:t>
      </w:r>
      <w:r w:rsidR="00FB5C25">
        <w:t>.</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53"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7FC14735" w14:textId="4781A27F" w:rsidR="00323B94" w:rsidRDefault="00323B94" w:rsidP="00B77B2B">
      <w:pPr>
        <w:pStyle w:val="Heading3"/>
      </w:pPr>
      <w:bookmarkStart w:id="78" w:name="_Toc508188800"/>
      <w:bookmarkStart w:id="79" w:name="_Toc508610081"/>
      <w:bookmarkStart w:id="80" w:name="_Toc511030866"/>
      <w:r w:rsidRPr="004D7E6A">
        <w:t>Considerations for Password-based Single Sign on</w:t>
      </w:r>
      <w:bookmarkEnd w:id="78"/>
      <w:bookmarkEnd w:id="79"/>
      <w:bookmarkEnd w:id="80"/>
    </w:p>
    <w:p w14:paraId="5343B90D" w14:textId="70D094E1" w:rsidR="00461F91" w:rsidRPr="00461F91" w:rsidRDefault="00461F91" w:rsidP="00461F91">
      <w:r>
        <w:t>Remove this section if you are doing Federated Single Sign-On</w:t>
      </w:r>
    </w:p>
    <w:p w14:paraId="34D5BB2F" w14:textId="458282E5" w:rsidR="00323B94" w:rsidRPr="00B91211" w:rsidRDefault="00323B94" w:rsidP="00323B94">
      <w:r w:rsidRPr="00B91211">
        <w:rPr>
          <w:b/>
          <w:bCs/>
        </w:rPr>
        <w:t>Preparing user devices for password SSO applications</w:t>
      </w:r>
      <w:r w:rsidRPr="00B91211">
        <w:t> </w:t>
      </w:r>
      <w:r>
        <w:br/>
      </w:r>
      <w:r w:rsidRPr="00B91211">
        <w:t xml:space="preserve">Using Azure AD for password SSO applications requires deploying a browser extension that will securely </w:t>
      </w:r>
      <w:r w:rsidRPr="00B91211">
        <w:lastRenderedPageBreak/>
        <w:t>retrieve the credentials and fill out the login forms. As a result, you should define a mechanism to deploy the extension at scale</w:t>
      </w:r>
      <w:r w:rsidR="00840FA5">
        <w:t xml:space="preserve"> with </w:t>
      </w:r>
      <w:hyperlink r:id="rId54" w:anchor="web-browser-requirements" w:history="1">
        <w:r w:rsidR="00840FA5" w:rsidRPr="00840FA5">
          <w:rPr>
            <w:rStyle w:val="Hyperlink"/>
          </w:rPr>
          <w:t>supported browsers</w:t>
        </w:r>
      </w:hyperlink>
      <w:r w:rsidRPr="00B91211">
        <w:t>. Options include: </w:t>
      </w:r>
    </w:p>
    <w:p w14:paraId="067AC887" w14:textId="77777777" w:rsidR="00323B94" w:rsidRPr="00B91211" w:rsidRDefault="00210142" w:rsidP="007A629B">
      <w:pPr>
        <w:numPr>
          <w:ilvl w:val="0"/>
          <w:numId w:val="10"/>
        </w:numPr>
      </w:pPr>
      <w:hyperlink r:id="rId55" w:history="1">
        <w:r w:rsidR="00323B94" w:rsidRPr="00000C6B">
          <w:rPr>
            <w:rStyle w:val="Hyperlink"/>
          </w:rPr>
          <w:t>Group Policy for Internet Explorer </w:t>
        </w:r>
      </w:hyperlink>
    </w:p>
    <w:p w14:paraId="2F6B9D57" w14:textId="48F1B416" w:rsidR="00323B94" w:rsidRPr="00B91211" w:rsidRDefault="00210142" w:rsidP="007A629B">
      <w:pPr>
        <w:numPr>
          <w:ilvl w:val="0"/>
          <w:numId w:val="11"/>
        </w:numPr>
      </w:pPr>
      <w:hyperlink r:id="rId56" w:history="1">
        <w:r w:rsidR="00323B94" w:rsidRPr="000632DB">
          <w:rPr>
            <w:rStyle w:val="Hyperlink"/>
          </w:rPr>
          <w:t>System Center Configuration Manager (SCCM) for Internet Explorer </w:t>
        </w:r>
      </w:hyperlink>
    </w:p>
    <w:p w14:paraId="4E7FD238" w14:textId="464B7E14" w:rsidR="00323B94" w:rsidRPr="00B91211" w:rsidRDefault="00210142" w:rsidP="007A629B">
      <w:pPr>
        <w:numPr>
          <w:ilvl w:val="0"/>
          <w:numId w:val="11"/>
        </w:numPr>
      </w:pPr>
      <w:hyperlink r:id="rId57"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24011E77" w:rsidR="00323B94" w:rsidRDefault="0FB333BB" w:rsidP="00323B94">
      <w:r>
        <w:t xml:space="preserve">Learn more:  </w:t>
      </w:r>
      <w:hyperlink r:id="rId58">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77777777" w:rsidR="00323B94" w:rsidRPr="00B91211" w:rsidRDefault="41CBE487" w:rsidP="00323B94">
      <w:r>
        <w:t xml:space="preserve">Learn more: </w:t>
      </w:r>
      <w:hyperlink r:id="rId59">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7A629B">
      <w:pPr>
        <w:numPr>
          <w:ilvl w:val="0"/>
          <w:numId w:val="17"/>
        </w:numPr>
      </w:pPr>
      <w:r w:rsidRPr="00B91211">
        <w:t>Configure automatic rollover of the password if the application supports it. That way, not even the administrator who did the initial set up will know the password of the shared account. </w:t>
      </w:r>
    </w:p>
    <w:p w14:paraId="28BDDAC5" w14:textId="77777777" w:rsidR="00EF3882" w:rsidRDefault="00EF3882" w:rsidP="003A58A1">
      <w:pPr>
        <w:pStyle w:val="Heading2"/>
      </w:pPr>
      <w:bookmarkStart w:id="81" w:name="_Toc508188801"/>
      <w:bookmarkStart w:id="82" w:name="_Toc508610082"/>
    </w:p>
    <w:p w14:paraId="28EA3599" w14:textId="77777777" w:rsidR="00EF3882" w:rsidRPr="00EF3882" w:rsidRDefault="00EF3882" w:rsidP="00EF3882">
      <w:pPr>
        <w:rPr>
          <w:rFonts w:asciiTheme="majorHAnsi" w:eastAsiaTheme="majorEastAsia" w:hAnsiTheme="majorHAnsi" w:cstheme="majorBidi"/>
          <w:color w:val="1F3763" w:themeColor="accent1" w:themeShade="7F"/>
          <w:sz w:val="24"/>
          <w:szCs w:val="24"/>
        </w:rPr>
      </w:pPr>
      <w:r w:rsidRPr="00EF3882">
        <w:rPr>
          <w:rFonts w:asciiTheme="majorHAnsi" w:eastAsiaTheme="majorEastAsia" w:hAnsiTheme="majorHAnsi" w:cstheme="majorBidi"/>
          <w:color w:val="1F3763" w:themeColor="accent1" w:themeShade="7F"/>
          <w:sz w:val="24"/>
          <w:szCs w:val="24"/>
        </w:rPr>
        <w:t>Planning for External Users</w:t>
      </w:r>
    </w:p>
    <w:p w14:paraId="3C16EA00" w14:textId="77777777" w:rsidR="00EF3882" w:rsidRDefault="00EF3882" w:rsidP="00EF3882">
      <w:r>
        <w:t xml:space="preserve">External users are users who you want to access your instance of the SaaS application, but who do not have corporate identities within your organization. To facilitate their access, you will need to plan business-to-business access. You can use </w:t>
      </w:r>
      <w:hyperlink r:id="rId60" w:history="1">
        <w:r w:rsidRPr="00271140">
          <w:rPr>
            <w:rStyle w:val="Hyperlink"/>
          </w:rPr>
          <w:t>Azure AD B2B for this</w:t>
        </w:r>
      </w:hyperlink>
      <w:r>
        <w:rPr>
          <w:rStyle w:val="Hyperlink"/>
        </w:rPr>
        <w:t>.</w:t>
      </w:r>
    </w:p>
    <w:p w14:paraId="53F0130E" w14:textId="77777777" w:rsidR="00EF3882" w:rsidRDefault="00EF3882" w:rsidP="003A58A1">
      <w:pPr>
        <w:pStyle w:val="Heading2"/>
      </w:pPr>
    </w:p>
    <w:p w14:paraId="1101D0A5" w14:textId="47319363" w:rsidR="00323B94" w:rsidRPr="0045312B" w:rsidRDefault="00323B94" w:rsidP="003A58A1">
      <w:pPr>
        <w:pStyle w:val="Heading2"/>
      </w:pPr>
      <w:bookmarkStart w:id="83" w:name="_Toc511030867"/>
      <w:r>
        <w:t xml:space="preserve">Planning </w:t>
      </w:r>
      <w:r w:rsidRPr="0045312B">
        <w:t>Reporting and Auditing</w:t>
      </w:r>
      <w:bookmarkEnd w:id="81"/>
      <w:bookmarkEnd w:id="82"/>
      <w:bookmarkEnd w:id="83"/>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consume these 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8"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1"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0"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0"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77777777"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84" w:name="_Toc508188802"/>
      <w:bookmarkStart w:id="85" w:name="_Toc508610083"/>
      <w:bookmarkStart w:id="86" w:name="_Toc511030868"/>
      <w:r>
        <w:t xml:space="preserve">Planning </w:t>
      </w:r>
      <w:r w:rsidR="005C0CD2">
        <w:t>Y</w:t>
      </w:r>
      <w:r>
        <w:t xml:space="preserve">our Security </w:t>
      </w:r>
      <w:r w:rsidR="003B7449">
        <w:t>Review</w:t>
      </w:r>
      <w:bookmarkEnd w:id="84"/>
      <w:bookmarkEnd w:id="85"/>
      <w:bookmarkEnd w:id="86"/>
      <w:r w:rsidR="003B7449">
        <w:t xml:space="preserve"> </w:t>
      </w:r>
      <w:bookmarkStart w:id="87" w:name="_Plan"/>
      <w:bookmarkEnd w:id="43"/>
      <w:bookmarkEnd w:id="44"/>
      <w:bookmarkEnd w:id="45"/>
      <w:bookmarkEnd w:id="46"/>
      <w:bookmarkEnd w:id="87"/>
    </w:p>
    <w:p w14:paraId="7612BAE4" w14:textId="77777777" w:rsidR="00FD5EDE" w:rsidRDefault="00FD5EDE" w:rsidP="00FD5EDE">
      <w:r>
        <w:t>The following describes security considerations related to this change:</w:t>
      </w:r>
    </w:p>
    <w:p w14:paraId="7D0D632B" w14:textId="47997647"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88" w:name="_Toc502750742"/>
      <w:bookmarkStart w:id="89" w:name="_Toc502924273"/>
    </w:p>
    <w:p w14:paraId="48EE0730" w14:textId="2E53875E" w:rsidR="00ED2928" w:rsidRDefault="00ED2928" w:rsidP="004D7E6A">
      <w:pPr>
        <w:pStyle w:val="Heading1"/>
      </w:pPr>
      <w:bookmarkStart w:id="90" w:name="_Toc508188803"/>
      <w:bookmarkStart w:id="91" w:name="_Toc508610084"/>
      <w:bookmarkStart w:id="92" w:name="_Toc511030869"/>
      <w:r>
        <w:lastRenderedPageBreak/>
        <w:t>Design</w:t>
      </w:r>
      <w:bookmarkEnd w:id="90"/>
      <w:r w:rsidR="00206FA5">
        <w:t>ing Your Implementation</w:t>
      </w:r>
      <w:bookmarkStart w:id="93" w:name="_Established_Timelines"/>
      <w:bookmarkStart w:id="94" w:name="_Design"/>
      <w:bookmarkEnd w:id="88"/>
      <w:bookmarkEnd w:id="89"/>
      <w:bookmarkEnd w:id="91"/>
      <w:bookmarkEnd w:id="92"/>
      <w:bookmarkEnd w:id="93"/>
      <w:bookmarkEnd w:id="94"/>
    </w:p>
    <w:p w14:paraId="53C2E2CA" w14:textId="50C617A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r w:rsidR="000273C2" w:rsidRPr="000273C2">
        <w:t xml:space="preserve"> </w:t>
      </w:r>
      <w:r w:rsidR="000273C2">
        <w:t>.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7C012861" w:rsidR="008E7B95" w:rsidRDefault="006E74AE" w:rsidP="003A58A1">
      <w:pPr>
        <w:pStyle w:val="Heading2"/>
      </w:pPr>
      <w:bookmarkStart w:id="95" w:name="_Toc508188804"/>
      <w:bookmarkStart w:id="96" w:name="_Toc508610085"/>
      <w:bookmarkStart w:id="97" w:name="_Toc511030870"/>
      <w:r w:rsidRPr="003A58A1">
        <w:drawing>
          <wp:anchor distT="0" distB="0" distL="114300" distR="114300" simplePos="0" relativeHeight="251658247"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95"/>
      <w:bookmarkEnd w:id="96"/>
      <w:bookmarkEnd w:id="97"/>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3F9F8BD5" w:rsidR="006D6550" w:rsidRDefault="006D6550" w:rsidP="009277C0">
            <w:r>
              <w:t>Federated single sign on</w:t>
            </w:r>
            <w:r w:rsidR="0072061B">
              <w:t xml:space="preserve"> with Azure AD</w:t>
            </w:r>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t>Password based SSO</w:t>
            </w:r>
          </w:p>
        </w:tc>
        <w:tc>
          <w:tcPr>
            <w:tcW w:w="7664" w:type="dxa"/>
          </w:tcPr>
          <w:p w14:paraId="4AF7CAB8" w14:textId="42D2AC5B" w:rsidR="006D6550" w:rsidRDefault="006D6550" w:rsidP="009277C0">
            <w:r>
              <w:t>E</w:t>
            </w:r>
            <w:r w:rsidRPr="006D6550">
              <w:t>nables secure application password storage and replay using a web browser extension or mobile app. This leverages the existing sign-in process provided by the application, but enables an administrator to manage the passwords and does not require the user to know the password.</w:t>
            </w:r>
          </w:p>
        </w:tc>
      </w:tr>
    </w:tbl>
    <w:p w14:paraId="74E7DD1C" w14:textId="77777777" w:rsidR="005D67E2" w:rsidRPr="005D67E2" w:rsidRDefault="005D67E2" w:rsidP="005D67E2"/>
    <w:p w14:paraId="3BEF9B10" w14:textId="57938B58" w:rsidR="00453859" w:rsidRDefault="00453859" w:rsidP="00515B87">
      <w:pPr>
        <w:pStyle w:val="Heading3"/>
      </w:pPr>
      <w:bookmarkStart w:id="98" w:name="_Endpoint_Information"/>
      <w:bookmarkStart w:id="99" w:name="_Toc508188805"/>
      <w:bookmarkStart w:id="100" w:name="_Toc508610086"/>
      <w:bookmarkStart w:id="101" w:name="_Toc511030871"/>
      <w:bookmarkEnd w:id="98"/>
      <w:r>
        <w:t>Endpoint Information</w:t>
      </w:r>
      <w:bookmarkEnd w:id="99"/>
      <w:bookmarkEnd w:id="100"/>
      <w:bookmarkEnd w:id="101"/>
    </w:p>
    <w:p w14:paraId="721C885B" w14:textId="32E68EC2" w:rsidR="00453859" w:rsidRDefault="00453859" w:rsidP="00453859">
      <w:r>
        <w:t xml:space="preserve">Prior to configuring the application, </w:t>
      </w:r>
      <w:r w:rsidR="005E619F">
        <w:t>developers</w:t>
      </w:r>
      <w:r>
        <w:t xml:space="preserve"> will need the following information. </w:t>
      </w:r>
      <w:r w:rsidR="005E619F">
        <w:t>Record it here</w:t>
      </w:r>
      <w:r w:rsidR="0087414D">
        <w:t xml:space="preserve">.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lastRenderedPageBreak/>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9EE8C3E" w14:textId="77777777" w:rsidR="00FD28F9" w:rsidRDefault="00FD28F9" w:rsidP="003A58A1">
      <w:pPr>
        <w:pStyle w:val="Heading2"/>
      </w:pPr>
      <w:bookmarkStart w:id="102" w:name="_Toc502750745"/>
      <w:bookmarkStart w:id="103" w:name="_Toc502924276"/>
      <w:bookmarkStart w:id="104" w:name="_Hlk504732064"/>
    </w:p>
    <w:tbl>
      <w:tblPr>
        <w:tblStyle w:val="Deploymentguide"/>
        <w:tblW w:w="9854" w:type="dxa"/>
        <w:tblLook w:val="0420" w:firstRow="1" w:lastRow="0" w:firstColumn="0" w:lastColumn="0" w:noHBand="0" w:noVBand="1"/>
      </w:tblPr>
      <w:tblGrid>
        <w:gridCol w:w="3415"/>
        <w:gridCol w:w="649"/>
        <w:gridCol w:w="5790"/>
      </w:tblGrid>
      <w:tr w:rsidR="00FD28F9" w14:paraId="0658FE61"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3800FD36" w14:textId="77777777" w:rsidR="00FD28F9" w:rsidRDefault="00FD28F9" w:rsidP="00FD28F9">
            <w:pPr>
              <w:rPr>
                <w:b w:val="0"/>
                <w:bCs w:val="0"/>
              </w:rPr>
            </w:pPr>
            <w:r>
              <w:t>Test / Pre-Production Environment:</w:t>
            </w:r>
          </w:p>
          <w:p w14:paraId="27F4088E" w14:textId="4AAF0934" w:rsidR="00A31E30" w:rsidRDefault="00A31E30" w:rsidP="00FD28F9"/>
        </w:tc>
        <w:tc>
          <w:tcPr>
            <w:tcW w:w="5790" w:type="dxa"/>
            <w:tcBorders>
              <w:bottom w:val="single" w:sz="4" w:space="0" w:color="4472C4" w:themeColor="accent1"/>
            </w:tcBorders>
          </w:tcPr>
          <w:p w14:paraId="57F8FEEF" w14:textId="6181DD2F" w:rsidR="00FD28F9" w:rsidRDefault="00BB68F2" w:rsidP="00FD28F9">
            <w:r>
              <w:t>Endpoints</w:t>
            </w:r>
          </w:p>
        </w:tc>
      </w:tr>
      <w:tr w:rsidR="00FD28F9" w14:paraId="2EFF2404" w14:textId="77777777" w:rsidTr="00A31E30">
        <w:trPr>
          <w:trHeight w:val="267"/>
        </w:trPr>
        <w:tc>
          <w:tcPr>
            <w:tcW w:w="3415" w:type="dxa"/>
            <w:tcBorders>
              <w:right w:val="single" w:sz="4" w:space="0" w:color="4472C4" w:themeColor="accent1"/>
            </w:tcBorders>
          </w:tcPr>
          <w:p w14:paraId="1F2383C4" w14:textId="77777777" w:rsidR="00FD28F9" w:rsidRDefault="00FD28F9" w:rsidP="00FD28F9">
            <w:pPr>
              <w:rPr>
                <w:b/>
                <w:bCs/>
              </w:rPr>
            </w:pPr>
            <w:r>
              <w:t>Sign-on URL (SP-initiated only)</w:t>
            </w:r>
          </w:p>
          <w:p w14:paraId="3082B658" w14:textId="77777777" w:rsidR="00FD28F9" w:rsidRPr="007259AB" w:rsidRDefault="00FD28F9" w:rsidP="00FD28F9">
            <w:pPr>
              <w:rPr>
                <w:b/>
              </w:rPr>
            </w:pPr>
          </w:p>
        </w:tc>
        <w:tc>
          <w:tcPr>
            <w:tcW w:w="6439" w:type="dxa"/>
            <w:gridSpan w:val="2"/>
            <w:tcBorders>
              <w:left w:val="single" w:sz="4" w:space="0" w:color="4472C4" w:themeColor="accent1"/>
            </w:tcBorders>
          </w:tcPr>
          <w:p w14:paraId="219A1407" w14:textId="77777777" w:rsidR="00FD28F9" w:rsidRPr="00DF22FF" w:rsidRDefault="00FD28F9" w:rsidP="00FD28F9">
            <w:pPr>
              <w:rPr>
                <w:color w:val="538135" w:themeColor="accent6" w:themeShade="BF"/>
              </w:rPr>
            </w:pPr>
          </w:p>
        </w:tc>
      </w:tr>
      <w:tr w:rsidR="00FD28F9" w14:paraId="228BD458" w14:textId="77777777" w:rsidTr="00A31E30">
        <w:trPr>
          <w:trHeight w:val="449"/>
        </w:trPr>
        <w:tc>
          <w:tcPr>
            <w:tcW w:w="3415" w:type="dxa"/>
            <w:tcBorders>
              <w:right w:val="single" w:sz="4" w:space="0" w:color="4472C4" w:themeColor="accent1"/>
            </w:tcBorders>
          </w:tcPr>
          <w:p w14:paraId="0D156E45" w14:textId="77777777" w:rsidR="00FD28F9" w:rsidRDefault="00FD28F9" w:rsidP="00FD28F9">
            <w:pPr>
              <w:rPr>
                <w:b/>
                <w:bCs/>
              </w:rPr>
            </w:pPr>
            <w:r>
              <w:t>Identifier</w:t>
            </w:r>
          </w:p>
          <w:p w14:paraId="0A34051E" w14:textId="77777777" w:rsidR="00FD28F9" w:rsidRDefault="00FD28F9" w:rsidP="00FD28F9"/>
        </w:tc>
        <w:tc>
          <w:tcPr>
            <w:tcW w:w="6439" w:type="dxa"/>
            <w:gridSpan w:val="2"/>
            <w:tcBorders>
              <w:left w:val="single" w:sz="4" w:space="0" w:color="4472C4" w:themeColor="accent1"/>
            </w:tcBorders>
          </w:tcPr>
          <w:p w14:paraId="08B4FE48" w14:textId="77777777" w:rsidR="00FD28F9" w:rsidRDefault="00FD28F9" w:rsidP="00FD28F9"/>
        </w:tc>
      </w:tr>
      <w:tr w:rsidR="00FD28F9" w14:paraId="69BE7AFB" w14:textId="77777777" w:rsidTr="00A31E30">
        <w:trPr>
          <w:trHeight w:val="449"/>
        </w:trPr>
        <w:tc>
          <w:tcPr>
            <w:tcW w:w="3415" w:type="dxa"/>
            <w:tcBorders>
              <w:right w:val="single" w:sz="4" w:space="0" w:color="4472C4" w:themeColor="accent1"/>
            </w:tcBorders>
          </w:tcPr>
          <w:p w14:paraId="695DF2AE" w14:textId="77777777" w:rsidR="00FD28F9" w:rsidRPr="00FD28F9" w:rsidRDefault="00FD28F9" w:rsidP="00FD28F9">
            <w:pPr>
              <w:rPr>
                <w:b/>
                <w:bCs/>
              </w:rPr>
            </w:pPr>
            <w:r>
              <w:t>Reply URL</w:t>
            </w:r>
          </w:p>
        </w:tc>
        <w:tc>
          <w:tcPr>
            <w:tcW w:w="6439" w:type="dxa"/>
            <w:gridSpan w:val="2"/>
            <w:tcBorders>
              <w:left w:val="single" w:sz="4" w:space="0" w:color="4472C4" w:themeColor="accent1"/>
            </w:tcBorders>
          </w:tcPr>
          <w:p w14:paraId="5433FEB0" w14:textId="77777777" w:rsidR="00FD28F9" w:rsidRDefault="00FD28F9" w:rsidP="00FD28F9"/>
        </w:tc>
      </w:tr>
      <w:tr w:rsidR="00FD28F9" w14:paraId="766DD98B" w14:textId="77777777" w:rsidTr="00A31E30">
        <w:trPr>
          <w:trHeight w:val="449"/>
        </w:trPr>
        <w:tc>
          <w:tcPr>
            <w:tcW w:w="3415" w:type="dxa"/>
            <w:tcBorders>
              <w:right w:val="single" w:sz="4" w:space="0" w:color="4472C4" w:themeColor="accent1"/>
            </w:tcBorders>
          </w:tcPr>
          <w:p w14:paraId="4B80CF3E" w14:textId="77777777" w:rsidR="00FD28F9" w:rsidRDefault="00FD28F9" w:rsidP="00FD28F9">
            <w:pPr>
              <w:rPr>
                <w:b/>
                <w:bCs/>
              </w:rPr>
            </w:pPr>
            <w:r>
              <w:t>SAML SSO Sign-out URL</w:t>
            </w:r>
          </w:p>
          <w:p w14:paraId="279B521F" w14:textId="77777777" w:rsidR="00FD28F9" w:rsidRDefault="00FD28F9" w:rsidP="00FD28F9"/>
        </w:tc>
        <w:tc>
          <w:tcPr>
            <w:tcW w:w="6439" w:type="dxa"/>
            <w:gridSpan w:val="2"/>
            <w:tcBorders>
              <w:left w:val="single" w:sz="4" w:space="0" w:color="4472C4" w:themeColor="accent1"/>
            </w:tcBorders>
          </w:tcPr>
          <w:p w14:paraId="0CAA2583" w14:textId="77777777" w:rsidR="00FD28F9" w:rsidRDefault="00FD28F9" w:rsidP="00FD28F9"/>
        </w:tc>
      </w:tr>
      <w:tr w:rsidR="00FD28F9" w14:paraId="4E999678" w14:textId="77777777" w:rsidTr="00A31E30">
        <w:trPr>
          <w:trHeight w:val="449"/>
        </w:trPr>
        <w:tc>
          <w:tcPr>
            <w:tcW w:w="3415" w:type="dxa"/>
            <w:tcBorders>
              <w:right w:val="single" w:sz="4" w:space="0" w:color="4472C4" w:themeColor="accent1"/>
            </w:tcBorders>
          </w:tcPr>
          <w:p w14:paraId="6F3FAA38" w14:textId="77777777" w:rsidR="00FD28F9" w:rsidRPr="00FD28F9" w:rsidRDefault="00FD28F9" w:rsidP="00FD28F9">
            <w:pPr>
              <w:rPr>
                <w:b/>
                <w:bCs/>
              </w:rPr>
            </w:pPr>
            <w:r>
              <w:t>SAML entity ID</w:t>
            </w:r>
          </w:p>
        </w:tc>
        <w:tc>
          <w:tcPr>
            <w:tcW w:w="6439" w:type="dxa"/>
            <w:gridSpan w:val="2"/>
            <w:tcBorders>
              <w:left w:val="single" w:sz="4" w:space="0" w:color="4472C4" w:themeColor="accent1"/>
            </w:tcBorders>
          </w:tcPr>
          <w:p w14:paraId="787228F1" w14:textId="77777777" w:rsidR="00FD28F9" w:rsidRDefault="00FD28F9" w:rsidP="00FD28F9"/>
        </w:tc>
      </w:tr>
    </w:tbl>
    <w:p w14:paraId="6B0F43BE" w14:textId="77777777" w:rsidR="00FD28F9" w:rsidRDefault="00FD28F9" w:rsidP="003A58A1">
      <w:pPr>
        <w:pStyle w:val="Heading2"/>
      </w:pPr>
    </w:p>
    <w:p w14:paraId="02627289" w14:textId="77777777" w:rsidR="008F4C8A" w:rsidRDefault="008F4C8A" w:rsidP="003A58A1">
      <w:pPr>
        <w:pStyle w:val="Heading2"/>
      </w:pPr>
      <w:r>
        <w:br w:type="page"/>
      </w:r>
    </w:p>
    <w:p w14:paraId="28964D14" w14:textId="7401C153" w:rsidR="005950B5" w:rsidRDefault="00D86214" w:rsidP="003A58A1">
      <w:pPr>
        <w:pStyle w:val="Heading2"/>
      </w:pPr>
      <w:bookmarkStart w:id="105" w:name="_Toc508188806"/>
      <w:bookmarkStart w:id="106" w:name="_Toc508610087"/>
      <w:bookmarkStart w:id="107" w:name="_Toc511030872"/>
      <w:r>
        <w:lastRenderedPageBreak/>
        <w:t>Solution Architecture Diagram</w:t>
      </w:r>
      <w:r w:rsidR="00F90BBC">
        <w:t>s</w:t>
      </w:r>
      <w:r>
        <w:t xml:space="preserve"> and Description</w:t>
      </w:r>
      <w:bookmarkEnd w:id="102"/>
      <w:bookmarkEnd w:id="103"/>
      <w:bookmarkEnd w:id="105"/>
      <w:bookmarkEnd w:id="106"/>
      <w:bookmarkEnd w:id="107"/>
    </w:p>
    <w:p w14:paraId="25250F2E" w14:textId="17720A20" w:rsidR="00D86214" w:rsidRDefault="00F90BBC" w:rsidP="00F90BBC">
      <w:r>
        <w:t>Several topologies are represented below. You should choose the one that most closely matches your specific scenario, and delete the rest.</w:t>
      </w:r>
    </w:p>
    <w:p w14:paraId="3BF15A33" w14:textId="4F7B7830" w:rsidR="0069523C" w:rsidRDefault="00FC7C26" w:rsidP="00566A28">
      <w:pPr>
        <w:pStyle w:val="Heading3"/>
      </w:pPr>
      <w:bookmarkStart w:id="108" w:name="_Toc508188807"/>
      <w:bookmarkStart w:id="109" w:name="_Toc508610088"/>
      <w:bookmarkStart w:id="110" w:name="_Toc511030873"/>
      <w:r>
        <w:t xml:space="preserve">Azure </w:t>
      </w:r>
      <w:r w:rsidR="00CB5C03">
        <w:t xml:space="preserve">AD </w:t>
      </w:r>
      <w:r>
        <w:t>Single Sign-on</w:t>
      </w:r>
      <w:r w:rsidR="00332543">
        <w:t xml:space="preserve"> with Password Hash Sync</w:t>
      </w:r>
      <w:r w:rsidR="004C1F46">
        <w:t xml:space="preserve"> or cloud-based users Authentication</w:t>
      </w:r>
      <w:bookmarkEnd w:id="108"/>
      <w:bookmarkEnd w:id="109"/>
      <w:bookmarkEnd w:id="110"/>
    </w:p>
    <w:p w14:paraId="48D32D62" w14:textId="465F332C" w:rsidR="004C1F46" w:rsidRDefault="004C1F46" w:rsidP="004C1F46">
      <w:bookmarkStart w:id="111" w:name="_Toc502750746"/>
      <w:bookmarkStart w:id="112" w:name="_Toc502924277"/>
      <w:bookmarkEnd w:id="104"/>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11B0210A"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6880DE3E" w14:textId="5491B41B" w:rsidR="004C1F46" w:rsidRDefault="00D67113" w:rsidP="004C1F46">
      <w:r>
        <w:rPr>
          <w:noProof/>
        </w:rPr>
        <w:drawing>
          <wp:inline distT="0" distB="0" distL="0" distR="0" wp14:anchorId="74B764FE" wp14:editId="1027B39A">
            <wp:extent cx="6505832" cy="3857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0017" cy="3860107"/>
                    </a:xfrm>
                    <a:prstGeom prst="rect">
                      <a:avLst/>
                    </a:prstGeom>
                  </pic:spPr>
                </pic:pic>
              </a:graphicData>
            </a:graphic>
          </wp:inline>
        </w:drawing>
      </w:r>
      <w:r w:rsidR="004C1F46">
        <w:t xml:space="preserve">When a user tries to sign in to an application secured by Azure AD, and if </w:t>
      </w:r>
      <w:r w:rsidR="00617692">
        <w:t>the user is authenticating directly with Azure AD</w:t>
      </w:r>
      <w:r w:rsidR="004C1F46">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t>The user enters their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t xml:space="preserve"> </w:t>
      </w:r>
    </w:p>
    <w:p w14:paraId="6BB039BE" w14:textId="45DCD80D" w:rsidR="00E81C80" w:rsidRDefault="00074274" w:rsidP="00566A28">
      <w:pPr>
        <w:pStyle w:val="Heading3"/>
      </w:pPr>
      <w:bookmarkStart w:id="113" w:name="_Toc508188808"/>
      <w:bookmarkStart w:id="114" w:name="_Toc508610089"/>
      <w:bookmarkStart w:id="115" w:name="_Toc511030874"/>
      <w:r>
        <w:lastRenderedPageBreak/>
        <w:t xml:space="preserve">Azure AD Single Sign-on with AD FS </w:t>
      </w:r>
      <w:r w:rsidR="00DE1CAC">
        <w:t xml:space="preserve">or other Federation </w:t>
      </w:r>
      <w:r>
        <w:t>as IdP</w:t>
      </w:r>
      <w:bookmarkEnd w:id="113"/>
      <w:bookmarkEnd w:id="114"/>
      <w:bookmarkEnd w:id="115"/>
    </w:p>
    <w:p w14:paraId="4788364A" w14:textId="0BA06838" w:rsidR="00FD28F9" w:rsidRDefault="00FD28F9" w:rsidP="00FD28F9">
      <w:r>
        <w:t>This solution is a combination of hybrid identity sync using Azure AD Connect and maintaining a trust with on-premises federation service as the Identity provider for Azure Active Directory. Azure Active Directory acts as the IdP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678FEA7E" w:rsidR="00FD28F9" w:rsidRDefault="00350555" w:rsidP="00FD28F9">
      <w:r>
        <w:rPr>
          <w:noProof/>
        </w:rPr>
        <w:drawing>
          <wp:inline distT="0" distB="0" distL="0" distR="0" wp14:anchorId="1723D13F" wp14:editId="544AF7B3">
            <wp:extent cx="6629457"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7250" cy="2851323"/>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their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federated IdP (e.g. AD FS, PingFederate, ect.)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116" w:name="_Toc508188809"/>
      <w:bookmarkStart w:id="117" w:name="_Toc508610090"/>
      <w:bookmarkStart w:id="118" w:name="_Toc511030875"/>
      <w:r>
        <w:t>Azure AD Single Sign-on with Pass-through Authentication</w:t>
      </w:r>
      <w:bookmarkEnd w:id="116"/>
      <w:bookmarkEnd w:id="117"/>
      <w:bookmarkEnd w:id="118"/>
    </w:p>
    <w:p w14:paraId="5FFD2FD2" w14:textId="01DEDD53"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lastRenderedPageBreak/>
        <w:t>The following diagram illustrates all the components and the steps involved:</w:t>
      </w:r>
    </w:p>
    <w:p w14:paraId="0269B8DC" w14:textId="2B3AF324" w:rsidR="009C4CDF" w:rsidRDefault="009C4CDF" w:rsidP="00A73E38">
      <w:r>
        <w:rPr>
          <w:noProof/>
        </w:rPr>
        <w:drawing>
          <wp:inline distT="0" distB="0" distL="0" distR="0" wp14:anchorId="0F8E7CEE" wp14:editId="2F7126CB">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4533"/>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The user enters their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An on-premises Authentication Agent retrieves the username and encrypted password from the queue. Note that the Agent doesn't frequently poll for requests from the queue, but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The agent validates the username and password against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71859DCA" w:rsidR="00D86214" w:rsidRDefault="00D86214" w:rsidP="004D7E6A">
      <w:pPr>
        <w:pStyle w:val="Heading1"/>
      </w:pPr>
      <w:bookmarkStart w:id="119" w:name="_Toc508188810"/>
      <w:bookmarkStart w:id="120" w:name="_Toc508610091"/>
      <w:bookmarkStart w:id="121" w:name="_Toc511030876"/>
      <w:r>
        <w:lastRenderedPageBreak/>
        <w:t>Technical Requirements</w:t>
      </w:r>
      <w:bookmarkEnd w:id="111"/>
      <w:bookmarkEnd w:id="112"/>
      <w:bookmarkEnd w:id="119"/>
      <w:bookmarkEnd w:id="120"/>
      <w:bookmarkEnd w:id="121"/>
    </w:p>
    <w:p w14:paraId="652BDF6E" w14:textId="35B9A6B6" w:rsidR="00ED2928" w:rsidRPr="00085EC2" w:rsidRDefault="00910089" w:rsidP="003A58A1">
      <w:pPr>
        <w:pStyle w:val="Heading2"/>
      </w:pPr>
      <w:bookmarkStart w:id="122" w:name="_Toc508188811"/>
      <w:bookmarkStart w:id="123" w:name="_Toc508610092"/>
      <w:bookmarkStart w:id="124" w:name="_Toc511030877"/>
      <w:r w:rsidRPr="00085EC2">
        <w:t xml:space="preserve">Azure </w:t>
      </w:r>
      <w:r w:rsidR="005B3517" w:rsidRPr="00085EC2">
        <w:t>Single Sign-on</w:t>
      </w:r>
      <w:r w:rsidR="00D86214" w:rsidRPr="00085EC2">
        <w:t xml:space="preserve"> Requirements</w:t>
      </w:r>
      <w:bookmarkEnd w:id="122"/>
      <w:bookmarkEnd w:id="123"/>
      <w:bookmarkEnd w:id="124"/>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61361256" w:rsidR="00153AA2" w:rsidRDefault="00210142" w:rsidP="00271140">
            <w:sdt>
              <w:sdtPr>
                <w:id w:val="1128359904"/>
                <w14:checkbox>
                  <w14:checked w14:val="0"/>
                  <w14:checkedState w14:val="2612" w14:font="MS Gothic"/>
                  <w14:uncheckedState w14:val="2610" w14:font="MS Gothic"/>
                </w14:checkbox>
              </w:sdtPr>
              <w:sdtEndPr/>
              <w:sdtContent>
                <w:r w:rsidR="002A1ED8">
                  <w:rPr>
                    <w:rFonts w:ascii="MS Gothic" w:eastAsia="MS Gothic" w:hAnsi="MS Gothic" w:hint="eastAsia"/>
                  </w:rPr>
                  <w:t>☐</w:t>
                </w:r>
              </w:sdtContent>
            </w:sdt>
            <w:r w:rsidR="00153AA2">
              <w:t xml:space="preserve"> Forms-Based</w:t>
            </w:r>
          </w:p>
          <w:p w14:paraId="6FCBA80C" w14:textId="77777777" w:rsidR="00153AA2" w:rsidRDefault="00210142" w:rsidP="00271140">
            <w:sdt>
              <w:sdtPr>
                <w:id w:val="143679029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AD FS</w:t>
            </w:r>
          </w:p>
          <w:p w14:paraId="72FAB6AA" w14:textId="77777777" w:rsidR="00153AA2" w:rsidRDefault="00210142" w:rsidP="00271140">
            <w:sdt>
              <w:sdtPr>
                <w:id w:val="-190613336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PingFederate</w:t>
            </w:r>
          </w:p>
          <w:p w14:paraId="173E7D97" w14:textId="77777777" w:rsidR="00153AA2" w:rsidRDefault="00210142" w:rsidP="00271140">
            <w:sdt>
              <w:sdtPr>
                <w:id w:val="-713887526"/>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Okta</w:t>
            </w:r>
          </w:p>
          <w:p w14:paraId="5364B7A3" w14:textId="77777777" w:rsidR="00153AA2" w:rsidRDefault="00153AA2" w:rsidP="00271140"/>
        </w:tc>
        <w:tc>
          <w:tcPr>
            <w:tcW w:w="3534" w:type="dxa"/>
          </w:tcPr>
          <w:p w14:paraId="59E5C161" w14:textId="7C7D80B3" w:rsidR="00153AA2" w:rsidRDefault="00210142" w:rsidP="00271140">
            <w:sdt>
              <w:sdtPr>
                <w:id w:val="1470712518"/>
                <w14:checkbox>
                  <w14:checked w14:val="0"/>
                  <w14:checkedState w14:val="2612" w14:font="MS Gothic"/>
                  <w14:uncheckedState w14:val="2610" w14:font="MS Gothic"/>
                </w14:checkbox>
              </w:sdtPr>
              <w:sdtEndPr/>
              <w:sdtContent>
                <w:r w:rsidR="007A37E3">
                  <w:rPr>
                    <w:rFonts w:ascii="MS Gothic" w:eastAsia="MS Gothic" w:hAnsi="MS Gothic" w:hint="eastAsia"/>
                  </w:rPr>
                  <w:t>☐</w:t>
                </w:r>
              </w:sdtContent>
            </w:sdt>
            <w:r w:rsidR="00153AA2">
              <w:t xml:space="preserve"> SAML 2.0</w:t>
            </w:r>
          </w:p>
          <w:p w14:paraId="397686DA" w14:textId="77777777" w:rsidR="00153AA2" w:rsidRDefault="00210142" w:rsidP="00271140">
            <w:sdt>
              <w:sdtPr>
                <w:id w:val="169372531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Open ID Connect</w:t>
            </w:r>
          </w:p>
          <w:p w14:paraId="1320240D" w14:textId="77777777" w:rsidR="00153AA2" w:rsidRDefault="00210142" w:rsidP="00271140">
            <w:sdt>
              <w:sdtPr>
                <w:id w:val="-1533498177"/>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OAuth</w:t>
            </w:r>
          </w:p>
          <w:p w14:paraId="5313CBCE" w14:textId="77777777" w:rsidR="00153AA2" w:rsidRDefault="00210142" w:rsidP="00271140">
            <w:sdt>
              <w:sdtPr>
                <w:id w:val="-192448289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 Auth</w:t>
            </w:r>
          </w:p>
          <w:p w14:paraId="397E89CF" w14:textId="77777777" w:rsidR="00153AA2" w:rsidRDefault="00210142" w:rsidP="00271140">
            <w:sdt>
              <w:sdtPr>
                <w:id w:val="-56187106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WS-Fed</w:t>
            </w:r>
          </w:p>
          <w:p w14:paraId="46799A39" w14:textId="77777777" w:rsidR="00153AA2" w:rsidRDefault="00210142" w:rsidP="00271140">
            <w:sdt>
              <w:sdtPr>
                <w:id w:val="-152786566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End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25683BE1" w:rsidR="00874226" w:rsidRDefault="00176ECE" w:rsidP="00515B87">
      <w:pPr>
        <w:pStyle w:val="Heading3"/>
      </w:pPr>
      <w:bookmarkStart w:id="125" w:name="_Toc508188812"/>
      <w:bookmarkStart w:id="126" w:name="_Toc508610093"/>
      <w:bookmarkStart w:id="127" w:name="_Toc511030878"/>
      <w:r>
        <w:t>Attribute Requirements</w:t>
      </w:r>
      <w:bookmarkEnd w:id="125"/>
      <w:bookmarkEnd w:id="126"/>
      <w:bookmarkEnd w:id="127"/>
    </w:p>
    <w:p w14:paraId="37F42349" w14:textId="62C1A22A" w:rsidR="00B52AB1" w:rsidRDefault="00B52AB1" w:rsidP="00B52AB1">
      <w:r>
        <w:t xml:space="preserve">Below, select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0D9F603E" w:rsidR="003C3F94" w:rsidRPr="00250F1F" w:rsidRDefault="00210142" w:rsidP="00966123">
      <w:pPr>
        <w:ind w:left="720"/>
      </w:pPr>
      <w:sdt>
        <w:sdtPr>
          <w:id w:val="1682548783"/>
          <w14:checkbox>
            <w14:checked w14:val="0"/>
            <w14:checkedState w14:val="2612" w14:font="MS Gothic"/>
            <w14:uncheckedState w14:val="2610" w14:font="MS Gothic"/>
          </w14:checkbox>
        </w:sdtPr>
        <w:sdtEndPr/>
        <w:sdtContent>
          <w:r w:rsidR="00E159B3">
            <w:rPr>
              <w:rFonts w:ascii="MS Gothic" w:eastAsia="MS Gothic" w:hAnsi="MS Gothic" w:hint="eastAsia"/>
            </w:rPr>
            <w:t>☐</w:t>
          </w:r>
        </w:sdtContent>
      </w:sdt>
      <w:r w:rsidR="003C3F94" w:rsidRPr="00250F1F">
        <w:t xml:space="preserve"> Primary identifier value matches identically to the value in Azure AD</w:t>
      </w:r>
    </w:p>
    <w:p w14:paraId="50455E93" w14:textId="77777777" w:rsidR="003C3F94" w:rsidRPr="00250F1F" w:rsidRDefault="00210142" w:rsidP="00966123">
      <w:pPr>
        <w:ind w:left="720"/>
      </w:pPr>
      <w:sdt>
        <w:sdtPr>
          <w:id w:val="17368195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210142" w:rsidP="00966123">
      <w:pPr>
        <w:ind w:left="720"/>
      </w:pPr>
      <w:sdt>
        <w:sdtPr>
          <w:id w:val="-21088891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Salesforce with federationID)</w:t>
      </w:r>
    </w:p>
    <w:p w14:paraId="3D6D2B51" w14:textId="77777777" w:rsidR="003C3F94" w:rsidRPr="00250F1F" w:rsidRDefault="00210142" w:rsidP="00966123">
      <w:pPr>
        <w:ind w:left="720"/>
      </w:pPr>
      <w:sdt>
        <w:sdtPr>
          <w:id w:val="1142000849"/>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the application that are required</w:t>
      </w:r>
    </w:p>
    <w:p w14:paraId="20238471" w14:textId="77777777" w:rsidR="003C3F94" w:rsidRDefault="00210142" w:rsidP="00966123">
      <w:pPr>
        <w:ind w:left="720"/>
      </w:pPr>
      <w:sdt>
        <w:sdtPr>
          <w:id w:val="-1722128442"/>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307CFF">
        <w:trPr>
          <w:cnfStyle w:val="100000000000" w:firstRow="1" w:lastRow="0" w:firstColumn="0" w:lastColumn="0" w:oddVBand="0" w:evenVBand="0" w:oddHBand="0" w:evenHBand="0" w:firstRowFirstColumn="0" w:firstRowLastColumn="0" w:lastRowFirstColumn="0" w:lastRowLastColumn="0"/>
          <w:trHeight w:val="845"/>
        </w:trPr>
        <w:tc>
          <w:tcPr>
            <w:tcW w:w="3492" w:type="dxa"/>
            <w:tcBorders>
              <w:bottom w:val="single" w:sz="4" w:space="0" w:color="4472C4" w:themeColor="accent1"/>
            </w:tcBorders>
          </w:tcPr>
          <w:p w14:paraId="6269015E" w14:textId="5CBCA0C4" w:rsidR="00FF4500" w:rsidRDefault="00FF4500" w:rsidP="00FF4500">
            <w:r>
              <w:t>AD Attribute Name</w:t>
            </w:r>
          </w:p>
        </w:tc>
        <w:tc>
          <w:tcPr>
            <w:tcW w:w="3493" w:type="dxa"/>
            <w:tcBorders>
              <w:bottom w:val="single" w:sz="4" w:space="0" w:color="4472C4" w:themeColor="accent1"/>
            </w:tcBorders>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If Join() or ExtractMailPrefix(), write below values: N/A</w:t>
            </w:r>
          </w:p>
        </w:tc>
        <w:tc>
          <w:tcPr>
            <w:tcW w:w="3493" w:type="dxa"/>
            <w:tcBorders>
              <w:bottom w:val="single" w:sz="4" w:space="0" w:color="4472C4" w:themeColor="accent1"/>
            </w:tcBorders>
          </w:tcPr>
          <w:p w14:paraId="7DFA6830" w14:textId="3AB62B9F" w:rsidR="00FF4500" w:rsidRDefault="00FF4500" w:rsidP="00FF4500">
            <w:r>
              <w:t>Application Attribute Name</w:t>
            </w:r>
          </w:p>
        </w:tc>
      </w:tr>
      <w:tr w:rsidR="00FF4500" w14:paraId="396196E8" w14:textId="77777777" w:rsidTr="00307CFF">
        <w:trPr>
          <w:trHeight w:val="553"/>
        </w:trPr>
        <w:tc>
          <w:tcPr>
            <w:tcW w:w="3492" w:type="dxa"/>
            <w:tcBorders>
              <w:right w:val="single" w:sz="4" w:space="0" w:color="auto"/>
            </w:tcBorders>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Borders>
              <w:left w:val="single" w:sz="4" w:space="0" w:color="auto"/>
              <w:right w:val="single" w:sz="4" w:space="0" w:color="auto"/>
            </w:tcBorders>
          </w:tcPr>
          <w:p w14:paraId="131F9650" w14:textId="77777777" w:rsidR="00FF4500" w:rsidRPr="00634946" w:rsidRDefault="00FF4500" w:rsidP="00FF4500">
            <w:pPr>
              <w:rPr>
                <w:b/>
              </w:rPr>
            </w:pPr>
            <w:r>
              <w:rPr>
                <w:b/>
              </w:rPr>
              <w:t>&lt;Input attribute name&gt;</w:t>
            </w:r>
          </w:p>
          <w:p w14:paraId="37005AEC" w14:textId="4CCC85C9" w:rsidR="00FF4500" w:rsidRDefault="00210142"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893508">
                  <w:t>Click here to select</w:t>
                </w:r>
                <w:r w:rsidR="00FF4500" w:rsidRPr="00571713">
                  <w:t>.</w:t>
                </w:r>
              </w:sdtContent>
            </w:sdt>
          </w:p>
        </w:tc>
        <w:tc>
          <w:tcPr>
            <w:tcW w:w="3493" w:type="dxa"/>
            <w:tcBorders>
              <w:left w:val="single" w:sz="4" w:space="0" w:color="auto"/>
            </w:tcBorders>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307CFF">
        <w:trPr>
          <w:trHeight w:val="281"/>
        </w:trPr>
        <w:tc>
          <w:tcPr>
            <w:tcW w:w="3492" w:type="dxa"/>
            <w:tcBorders>
              <w:right w:val="single" w:sz="4" w:space="0" w:color="auto"/>
            </w:tcBorders>
          </w:tcPr>
          <w:p w14:paraId="6FE70D48" w14:textId="77777777" w:rsidR="00FF4500" w:rsidRDefault="00FF4500" w:rsidP="00FF4500"/>
        </w:tc>
        <w:tc>
          <w:tcPr>
            <w:tcW w:w="3493" w:type="dxa"/>
            <w:tcBorders>
              <w:left w:val="single" w:sz="4" w:space="0" w:color="auto"/>
              <w:right w:val="single" w:sz="4" w:space="0" w:color="auto"/>
            </w:tcBorders>
          </w:tcPr>
          <w:p w14:paraId="0DF57C8B" w14:textId="093067EC" w:rsidR="00FF4500" w:rsidRDefault="00210142"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DB79DDD" w14:textId="77777777" w:rsidR="00FF4500" w:rsidRDefault="00FF4500" w:rsidP="00FF4500"/>
        </w:tc>
      </w:tr>
      <w:tr w:rsidR="00FF4500" w14:paraId="6BDD2761" w14:textId="77777777" w:rsidTr="00307CFF">
        <w:trPr>
          <w:trHeight w:val="281"/>
        </w:trPr>
        <w:tc>
          <w:tcPr>
            <w:tcW w:w="3492" w:type="dxa"/>
            <w:tcBorders>
              <w:right w:val="single" w:sz="4" w:space="0" w:color="auto"/>
            </w:tcBorders>
          </w:tcPr>
          <w:p w14:paraId="36106B39" w14:textId="77777777" w:rsidR="00FF4500" w:rsidRDefault="00FF4500" w:rsidP="00FF4500"/>
        </w:tc>
        <w:tc>
          <w:tcPr>
            <w:tcW w:w="3493" w:type="dxa"/>
            <w:tcBorders>
              <w:left w:val="single" w:sz="4" w:space="0" w:color="auto"/>
              <w:right w:val="single" w:sz="4" w:space="0" w:color="auto"/>
            </w:tcBorders>
          </w:tcPr>
          <w:p w14:paraId="2EEE3204" w14:textId="68871465" w:rsidR="00FF4500" w:rsidRDefault="00210142"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030181CC" w14:textId="77777777" w:rsidR="00FF4500" w:rsidRDefault="00FF4500" w:rsidP="00FF4500"/>
        </w:tc>
      </w:tr>
      <w:tr w:rsidR="00FF4500" w14:paraId="20B407FA" w14:textId="77777777" w:rsidTr="00307CFF">
        <w:trPr>
          <w:trHeight w:val="281"/>
        </w:trPr>
        <w:tc>
          <w:tcPr>
            <w:tcW w:w="3492" w:type="dxa"/>
            <w:tcBorders>
              <w:right w:val="single" w:sz="4" w:space="0" w:color="auto"/>
            </w:tcBorders>
          </w:tcPr>
          <w:p w14:paraId="2B75231A" w14:textId="77777777" w:rsidR="00FF4500" w:rsidRDefault="00FF4500" w:rsidP="00FF4500"/>
        </w:tc>
        <w:tc>
          <w:tcPr>
            <w:tcW w:w="3493" w:type="dxa"/>
            <w:tcBorders>
              <w:left w:val="single" w:sz="4" w:space="0" w:color="auto"/>
              <w:right w:val="single" w:sz="4" w:space="0" w:color="auto"/>
            </w:tcBorders>
          </w:tcPr>
          <w:p w14:paraId="47D05A56" w14:textId="5F749F58" w:rsidR="00FF4500" w:rsidRDefault="00210142"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F26706F" w14:textId="77777777" w:rsidR="00FF4500" w:rsidRDefault="00FF4500" w:rsidP="00FF4500"/>
        </w:tc>
      </w:tr>
      <w:tr w:rsidR="00FF4500" w14:paraId="52C580FE" w14:textId="77777777" w:rsidTr="00307CFF">
        <w:trPr>
          <w:trHeight w:val="281"/>
        </w:trPr>
        <w:tc>
          <w:tcPr>
            <w:tcW w:w="3492" w:type="dxa"/>
            <w:tcBorders>
              <w:right w:val="single" w:sz="4" w:space="0" w:color="auto"/>
            </w:tcBorders>
          </w:tcPr>
          <w:p w14:paraId="59FAEBC3" w14:textId="77777777" w:rsidR="00FF4500" w:rsidRDefault="00FF4500" w:rsidP="00FF4500"/>
        </w:tc>
        <w:tc>
          <w:tcPr>
            <w:tcW w:w="3493" w:type="dxa"/>
            <w:tcBorders>
              <w:left w:val="single" w:sz="4" w:space="0" w:color="auto"/>
              <w:right w:val="single" w:sz="4" w:space="0" w:color="auto"/>
            </w:tcBorders>
          </w:tcPr>
          <w:p w14:paraId="0A337415" w14:textId="172DAA21" w:rsidR="00FF4500" w:rsidRDefault="00210142"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75F50886" w:rsidR="0067597B" w:rsidRDefault="00E701EF" w:rsidP="00515B87">
      <w:pPr>
        <w:pStyle w:val="Heading3"/>
      </w:pPr>
      <w:bookmarkStart w:id="128" w:name="_Toc508188813"/>
      <w:bookmarkStart w:id="129" w:name="_Toc508610094"/>
      <w:bookmarkStart w:id="130" w:name="_Toc511030879"/>
      <w:r>
        <w:t>Certificate Requirements</w:t>
      </w:r>
      <w:bookmarkEnd w:id="128"/>
      <w:bookmarkEnd w:id="129"/>
      <w:bookmarkEnd w:id="130"/>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2C951548"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5B3FEE06"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20DA90A7" w14:textId="77777777" w:rsidR="0030379C" w:rsidRDefault="0030379C" w:rsidP="004D7E6A">
      <w:pPr>
        <w:pStyle w:val="Heading1"/>
      </w:pPr>
      <w:bookmarkStart w:id="131" w:name="_Toc502750748"/>
      <w:bookmarkStart w:id="132" w:name="_Toc502924279"/>
      <w:r>
        <w:br w:type="page"/>
      </w:r>
    </w:p>
    <w:p w14:paraId="4BFB096A" w14:textId="1FC9EECA" w:rsidR="00616252" w:rsidDel="006E5C8E" w:rsidRDefault="00616252" w:rsidP="004D7E6A">
      <w:pPr>
        <w:pStyle w:val="Heading1"/>
        <w:rPr>
          <w:del w:id="133" w:author="Barbara Selden" w:date="2018-02-22T18:12:00Z"/>
        </w:rPr>
      </w:pPr>
      <w:del w:id="134" w:author="Barbara Selden" w:date="2018-02-22T18:12:00Z">
        <w:r w:rsidDel="006E5C8E">
          <w:lastRenderedPageBreak/>
          <w:br w:type="page"/>
        </w:r>
      </w:del>
    </w:p>
    <w:p w14:paraId="69E4BC9C" w14:textId="1FD29159" w:rsidR="000C7E54" w:rsidRDefault="00ED2928" w:rsidP="0030379C">
      <w:pPr>
        <w:pStyle w:val="Heading1"/>
      </w:pPr>
      <w:bookmarkStart w:id="135" w:name="_Implementing_Your_Solution"/>
      <w:bookmarkStart w:id="136" w:name="_Toc508188814"/>
      <w:bookmarkStart w:id="137" w:name="_Toc508610095"/>
      <w:bookmarkStart w:id="138" w:name="_Toc511030880"/>
      <w:bookmarkEnd w:id="135"/>
      <w:r>
        <w:t>Implement</w:t>
      </w:r>
      <w:bookmarkEnd w:id="131"/>
      <w:bookmarkEnd w:id="132"/>
      <w:r w:rsidR="00324CDF">
        <w:t xml:space="preserve">ing </w:t>
      </w:r>
      <w:r w:rsidR="007E4294">
        <w:t>Your Solution</w:t>
      </w:r>
      <w:bookmarkStart w:id="139" w:name="_Toc502750750"/>
      <w:bookmarkStart w:id="140" w:name="_Toc502924281"/>
      <w:bookmarkEnd w:id="136"/>
      <w:bookmarkEnd w:id="137"/>
      <w:bookmarkEnd w:id="138"/>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210142" w:rsidP="00D10F94">
      <w:pPr>
        <w:ind w:left="360"/>
      </w:pPr>
      <w:hyperlink w:anchor="_Phase_1:_Implementation" w:history="1">
        <w:r w:rsidR="00CB2FB1" w:rsidRPr="00DD4FF8">
          <w:rPr>
            <w:rStyle w:val="Hyperlink"/>
          </w:rPr>
          <w:t>Phase 1: Implementation Steps</w:t>
        </w:r>
      </w:hyperlink>
    </w:p>
    <w:p w14:paraId="122B643B" w14:textId="45C362C1" w:rsidR="00220DDA" w:rsidRDefault="00210142" w:rsidP="00D10F94">
      <w:pPr>
        <w:ind w:left="360"/>
      </w:pPr>
      <w:hyperlink w:anchor="_Phase_2:_Change" w:history="1">
        <w:r w:rsidR="00CB2FB1" w:rsidRPr="00DD4FF8">
          <w:rPr>
            <w:rStyle w:val="Hyperlink"/>
          </w:rPr>
          <w:t xml:space="preserve">Phase 2: </w:t>
        </w:r>
        <w:r w:rsidR="00220DDA" w:rsidRPr="00DD4FF8">
          <w:rPr>
            <w:rStyle w:val="Hyperlink"/>
          </w:rPr>
          <w:t xml:space="preserve">Change </w:t>
        </w:r>
        <w:r w:rsidR="00FA08D6" w:rsidRPr="00DD4FF8">
          <w:rPr>
            <w:rStyle w:val="Hyperlink"/>
          </w:rPr>
          <w:t>Communications</w:t>
        </w:r>
      </w:hyperlink>
    </w:p>
    <w:p w14:paraId="2E304B7F" w14:textId="76B651C3" w:rsidR="000C7E54" w:rsidRDefault="00210142" w:rsidP="00D10F94">
      <w:pPr>
        <w:ind w:left="360"/>
      </w:pPr>
      <w:hyperlink w:anchor="_Phase_3:_User" w:history="1">
        <w:r w:rsidR="00220DDA" w:rsidRPr="00DD4FF8">
          <w:rPr>
            <w:rStyle w:val="Hyperlink"/>
          </w:rPr>
          <w:t xml:space="preserve">Phase 3: </w:t>
        </w:r>
        <w:r w:rsidR="003C28A1">
          <w:rPr>
            <w:rStyle w:val="Hyperlink"/>
          </w:rPr>
          <w:t xml:space="preserve">Verify </w:t>
        </w:r>
        <w:r w:rsidR="00DD1C51">
          <w:rPr>
            <w:rStyle w:val="Hyperlink"/>
          </w:rPr>
          <w:t>End User Scenarios</w:t>
        </w:r>
        <w:r w:rsidR="00AB34E5" w:rsidRPr="00DD4FF8">
          <w:rPr>
            <w:rStyle w:val="Hyperlink"/>
          </w:rPr>
          <w:t xml:space="preserve"> for SSO</w:t>
        </w:r>
      </w:hyperlink>
    </w:p>
    <w:p w14:paraId="0B210756" w14:textId="3371B4FF" w:rsidR="00FA08D6" w:rsidRPr="000C7E54" w:rsidRDefault="00210142" w:rsidP="00D10F94">
      <w:pPr>
        <w:ind w:left="360"/>
      </w:pPr>
      <w:hyperlink w:anchor="_Phase_4:_Rollback" w:history="1">
        <w:r w:rsidR="00FA08D6" w:rsidRPr="00DD4FF8">
          <w:rPr>
            <w:rStyle w:val="Hyperlink"/>
          </w:rPr>
          <w:t>Phase 4: Rollback Steps</w:t>
        </w:r>
      </w:hyperlink>
    </w:p>
    <w:p w14:paraId="537761B1" w14:textId="5338F05E" w:rsidR="00FA5838" w:rsidRDefault="00C449A7" w:rsidP="003A58A1">
      <w:pPr>
        <w:pStyle w:val="Heading2"/>
      </w:pPr>
      <w:bookmarkStart w:id="141" w:name="_Phase_1:_Implementation"/>
      <w:bookmarkStart w:id="142" w:name="_Toc508188815"/>
      <w:bookmarkStart w:id="143" w:name="_Toc508610096"/>
      <w:bookmarkStart w:id="144" w:name="_Toc511030881"/>
      <w:bookmarkEnd w:id="141"/>
      <w:r>
        <w:t xml:space="preserve">Phase </w:t>
      </w:r>
      <w:r w:rsidR="00A54AE5">
        <w:t>1</w:t>
      </w:r>
      <w:r>
        <w:t xml:space="preserve">: </w:t>
      </w:r>
      <w:r w:rsidR="00ED2928">
        <w:t>Implementation Steps</w:t>
      </w:r>
      <w:bookmarkEnd w:id="139"/>
      <w:bookmarkEnd w:id="140"/>
      <w:bookmarkEnd w:id="142"/>
      <w:bookmarkEnd w:id="143"/>
      <w:bookmarkEnd w:id="144"/>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3C6AA3A6" w:rsidR="000D7EC0" w:rsidRDefault="00E1402E" w:rsidP="00515B87">
      <w:pPr>
        <w:pStyle w:val="Heading3"/>
      </w:pPr>
      <w:bookmarkStart w:id="145" w:name="_Step_1:_Identify"/>
      <w:bookmarkStart w:id="146" w:name="_Toc508188816"/>
      <w:bookmarkStart w:id="147" w:name="_Toc508610097"/>
      <w:bookmarkStart w:id="148" w:name="_Toc511030882"/>
      <w:bookmarkEnd w:id="145"/>
      <w:r>
        <w:t xml:space="preserve">Step 1: </w:t>
      </w:r>
      <w:r w:rsidR="00110FE4">
        <w:t>Identify your Test Users</w:t>
      </w:r>
      <w:bookmarkEnd w:id="146"/>
      <w:bookmarkEnd w:id="147"/>
      <w:bookmarkEnd w:id="148"/>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In most cases this will map to the NameID for SAML-based applications</w:t>
      </w:r>
      <w:r w:rsidR="00646C0F" w:rsidRPr="00ED7F69">
        <w:t>. For JWOT tokens it’s the value name that you provide</w:t>
      </w:r>
      <w:r>
        <w:t>)</w:t>
      </w:r>
      <w:r w:rsidR="008F538A">
        <w:t>.</w:t>
      </w:r>
    </w:p>
    <w:p w14:paraId="795EE68F" w14:textId="2D13BDF5"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user</w:t>
      </w:r>
      <w:r w:rsidR="006E5C8E">
        <w:t>,</w:t>
      </w:r>
      <w:r>
        <w:t xml:space="preserve"> or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49" w:name="_Step_3:_Configure"/>
      <w:bookmarkEnd w:id="149"/>
    </w:p>
    <w:p w14:paraId="70EC3346" w14:textId="35281821" w:rsidR="008C487C" w:rsidRDefault="001972A6">
      <w:pPr>
        <w:pStyle w:val="Heading3"/>
      </w:pPr>
      <w:bookmarkStart w:id="150" w:name="_Step_4:_Configure"/>
      <w:bookmarkStart w:id="151" w:name="_Step_5:_Configure"/>
      <w:bookmarkStart w:id="152" w:name="_Toc508188817"/>
      <w:bookmarkStart w:id="153" w:name="_Toc508610098"/>
      <w:bookmarkStart w:id="154" w:name="_Toc511030883"/>
      <w:bookmarkStart w:id="155" w:name="_Toc502750749"/>
      <w:bookmarkStart w:id="156" w:name="_Toc502924280"/>
      <w:bookmarkStart w:id="157" w:name="_Toc502750751"/>
      <w:bookmarkStart w:id="158" w:name="_Toc502924282"/>
      <w:bookmarkEnd w:id="150"/>
      <w:bookmarkEnd w:id="151"/>
      <w:r w:rsidRPr="001972A6">
        <w:t>Step 2: Configure Azure Single Sign-on</w:t>
      </w:r>
      <w:bookmarkEnd w:id="152"/>
      <w:bookmarkEnd w:id="153"/>
      <w:bookmarkEnd w:id="154"/>
    </w:p>
    <w:p w14:paraId="1CBF5D53" w14:textId="77777777"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lastRenderedPageBreak/>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43633"/>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77777777"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53644573"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r>
        <w:t>. Ensure these map to what is expected to be received in the SAML response for your application.</w:t>
      </w:r>
    </w:p>
    <w:p w14:paraId="485F86C4" w14:textId="77777777"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E3275E4" w14:textId="77777777" w:rsidR="001972A6" w:rsidRPr="001972A6" w:rsidRDefault="001972A6" w:rsidP="001972A6"/>
    <w:p w14:paraId="220D0554" w14:textId="1858DA3D" w:rsidR="00A54AE5" w:rsidRPr="00B412C5" w:rsidRDefault="00A54AE5" w:rsidP="003A58A1">
      <w:pPr>
        <w:pStyle w:val="Heading2"/>
      </w:pPr>
      <w:bookmarkStart w:id="159" w:name="_Toc508188818"/>
      <w:bookmarkStart w:id="160" w:name="_Toc508610099"/>
      <w:bookmarkStart w:id="161" w:name="_Toc511030884"/>
      <w:r>
        <w:t>Phase 2: Change Communications</w:t>
      </w:r>
      <w:bookmarkEnd w:id="155"/>
      <w:bookmarkEnd w:id="156"/>
      <w:bookmarkEnd w:id="159"/>
      <w:bookmarkEnd w:id="160"/>
      <w:bookmarkEnd w:id="161"/>
    </w:p>
    <w:p w14:paraId="689219DE" w14:textId="77777777" w:rsidR="00A54AE5" w:rsidRDefault="00A54AE5" w:rsidP="00515B87">
      <w:pPr>
        <w:pStyle w:val="Heading3"/>
      </w:pPr>
      <w:bookmarkStart w:id="162" w:name="_Toc508188819"/>
      <w:bookmarkStart w:id="163" w:name="_Toc508610100"/>
      <w:bookmarkStart w:id="164" w:name="_Toc511030885"/>
      <w:r>
        <w:t>Step 1: Provide Internal Change Communication to end users</w:t>
      </w:r>
      <w:bookmarkEnd w:id="162"/>
      <w:bookmarkEnd w:id="163"/>
      <w:bookmarkEnd w:id="164"/>
    </w:p>
    <w:p w14:paraId="1E258E5E" w14:textId="77777777" w:rsidR="00186254" w:rsidRDefault="00A54AE5" w:rsidP="002D1FAA">
      <w:r>
        <w:t>The end user experience will change when accessing your application moving forward. Use the following template example to communicate to end users about these changes to reduce help desk calls and drive positive adoption for your deployment</w:t>
      </w:r>
    </w:p>
    <w:p w14:paraId="47F735E3" w14:textId="08ED9CE1" w:rsidR="00A54AE5" w:rsidRDefault="00DD1C51" w:rsidP="00A54AE5">
      <w:r>
        <w:object w:dxaOrig="1543" w:dyaOrig="1000" w14:anchorId="21A59F97">
          <v:shape id="_x0000_i1026" type="#_x0000_t75" style="width:77.15pt;height:50pt" o:ole="">
            <v:imagedata r:id="rId79" o:title=""/>
          </v:shape>
          <o:OLEObject Type="Embed" ProgID="PowerPoint.Show.12" ShapeID="_x0000_i1026" DrawAspect="Icon" ObjectID="_1585981911" r:id="rId80"/>
        </w:object>
      </w:r>
    </w:p>
    <w:p w14:paraId="72520C03" w14:textId="57AFEF6F" w:rsidR="004E0879" w:rsidRDefault="00C449A7" w:rsidP="003A58A1">
      <w:pPr>
        <w:pStyle w:val="Heading2"/>
      </w:pPr>
      <w:bookmarkStart w:id="165" w:name="_Phase_3:_User"/>
      <w:bookmarkStart w:id="166" w:name="_Toc508188820"/>
      <w:bookmarkStart w:id="167" w:name="_Toc508610101"/>
      <w:bookmarkStart w:id="168" w:name="_Toc511030886"/>
      <w:bookmarkEnd w:id="165"/>
      <w:r>
        <w:t xml:space="preserve">Phase 3: </w:t>
      </w:r>
      <w:bookmarkEnd w:id="157"/>
      <w:bookmarkEnd w:id="158"/>
      <w:r w:rsidR="003C28A1" w:rsidRPr="003C28A1">
        <w:t>Verify End User Scenario</w:t>
      </w:r>
      <w:r w:rsidR="003C28A1">
        <w:t xml:space="preserve"> </w:t>
      </w:r>
      <w:r w:rsidR="00AB34E5">
        <w:t>f</w:t>
      </w:r>
      <w:r w:rsidR="00596680">
        <w:t>or SSO</w:t>
      </w:r>
      <w:bookmarkEnd w:id="166"/>
      <w:bookmarkEnd w:id="167"/>
      <w:bookmarkEnd w:id="168"/>
    </w:p>
    <w:p w14:paraId="6CE83AC3" w14:textId="5A1CF634" w:rsidR="004E0879" w:rsidRDefault="004E0879" w:rsidP="00515B87">
      <w:pPr>
        <w:pStyle w:val="Heading3"/>
      </w:pPr>
      <w:bookmarkStart w:id="169" w:name="_Step_1:_Create"/>
      <w:bookmarkStart w:id="170" w:name="_Toc508188821"/>
      <w:bookmarkStart w:id="171" w:name="_Toc508610102"/>
      <w:bookmarkStart w:id="172" w:name="_Toc511030887"/>
      <w:bookmarkStart w:id="173" w:name="_Toc502750752"/>
      <w:bookmarkStart w:id="174" w:name="_Toc502924283"/>
      <w:bookmarkEnd w:id="169"/>
      <w:r>
        <w:t>Step 1: Create test cases for your application deployment</w:t>
      </w:r>
      <w:bookmarkEnd w:id="170"/>
      <w:bookmarkEnd w:id="171"/>
      <w:bookmarkEnd w:id="172"/>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lastRenderedPageBreak/>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corp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while off corp (SP-initiated) with new login attempt</w:t>
            </w:r>
          </w:p>
        </w:tc>
        <w:tc>
          <w:tcPr>
            <w:tcW w:w="2868" w:type="dxa"/>
            <w:tcBorders>
              <w:right w:val="single" w:sz="4" w:space="0" w:color="4472C4" w:themeColor="accent1"/>
            </w:tcBorders>
          </w:tcPr>
          <w:p w14:paraId="0BF6E281" w14:textId="250C7D5B"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corp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corp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corp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corp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lastRenderedPageBreak/>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corp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75" w:name="_Toc508188822"/>
      <w:bookmarkStart w:id="176" w:name="_Toc508610103"/>
      <w:bookmarkStart w:id="177" w:name="_Toc511030888"/>
      <w:r>
        <w:lastRenderedPageBreak/>
        <w:t>Step 2: Document your results</w:t>
      </w:r>
      <w:bookmarkEnd w:id="175"/>
      <w:bookmarkEnd w:id="176"/>
      <w:bookmarkEnd w:id="177"/>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78" w:name="_Toc508188823"/>
      <w:bookmarkStart w:id="179" w:name="_Toc508610104"/>
      <w:bookmarkStart w:id="180" w:name="_Toc511030889"/>
      <w:r>
        <w:t xml:space="preserve">Step 3: </w:t>
      </w:r>
      <w:r w:rsidR="004D17BF">
        <w:t>Moving into Production</w:t>
      </w:r>
      <w:bookmarkEnd w:id="178"/>
      <w:bookmarkEnd w:id="179"/>
      <w:bookmarkEnd w:id="180"/>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5272899D" w:rsidR="00ED2928" w:rsidRDefault="00C449A7" w:rsidP="003A58A1">
      <w:pPr>
        <w:pStyle w:val="Heading2"/>
      </w:pPr>
      <w:bookmarkStart w:id="181" w:name="_Phase_4:_Rollback"/>
      <w:bookmarkStart w:id="182" w:name="_Toc508188824"/>
      <w:bookmarkStart w:id="183" w:name="_Toc508610105"/>
      <w:bookmarkStart w:id="184" w:name="_Toc511030890"/>
      <w:bookmarkEnd w:id="181"/>
      <w:r>
        <w:t xml:space="preserve">Phase 4: </w:t>
      </w:r>
      <w:r w:rsidR="00ED2928">
        <w:t xml:space="preserve">Rollback </w:t>
      </w:r>
      <w:r w:rsidR="00FA08D6">
        <w:t>S</w:t>
      </w:r>
      <w:r w:rsidR="00ED2928">
        <w:t>teps</w:t>
      </w:r>
      <w:bookmarkEnd w:id="173"/>
      <w:bookmarkEnd w:id="174"/>
      <w:bookmarkEnd w:id="182"/>
      <w:bookmarkEnd w:id="183"/>
      <w:bookmarkEnd w:id="184"/>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85" w:name="_Toc508188825"/>
      <w:bookmarkStart w:id="186" w:name="_Toc508610106"/>
      <w:bookmarkStart w:id="187" w:name="_Toc511030891"/>
      <w:bookmarkStart w:id="188" w:name="_Toc501456962"/>
      <w:bookmarkStart w:id="189" w:name="_Toc502750753"/>
      <w:bookmarkStart w:id="190" w:name="_Toc502754478"/>
      <w:bookmarkStart w:id="191" w:name="_Toc502924284"/>
      <w:r>
        <w:t xml:space="preserve">Step 1: </w:t>
      </w:r>
      <w:r w:rsidR="006861BF">
        <w:t>Identify</w:t>
      </w:r>
      <w:r w:rsidR="00E778B1">
        <w:t xml:space="preserve"> available</w:t>
      </w:r>
      <w:r w:rsidR="00412D8F">
        <w:t xml:space="preserve"> options for </w:t>
      </w:r>
      <w:r w:rsidR="00531490">
        <w:t>rolling back during migration or failure</w:t>
      </w:r>
      <w:bookmarkEnd w:id="185"/>
      <w:bookmarkEnd w:id="186"/>
      <w:bookmarkEnd w:id="187"/>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16200"/>
                    </a:xfrm>
                    <a:prstGeom prst="rect">
                      <a:avLst/>
                    </a:prstGeom>
                  </pic:spPr>
                </pic:pic>
              </a:graphicData>
            </a:graphic>
          </wp:inline>
        </w:drawing>
      </w:r>
      <w:bookmarkStart w:id="192" w:name="_Operational_Doc"/>
      <w:bookmarkEnd w:id="192"/>
    </w:p>
    <w:p w14:paraId="65ABADF1" w14:textId="3A283D24" w:rsidR="009E39A2" w:rsidRPr="009E39A2" w:rsidRDefault="00D16F3A" w:rsidP="009E39A2">
      <w:r>
        <w:br w:type="page"/>
      </w:r>
    </w:p>
    <w:p w14:paraId="020E39BF" w14:textId="79AB7C5E" w:rsidR="00ED2928" w:rsidRDefault="00ED2928" w:rsidP="004D7E6A">
      <w:pPr>
        <w:pStyle w:val="Heading1"/>
      </w:pPr>
      <w:bookmarkStart w:id="193" w:name="_Operationalize_your_Implementation"/>
      <w:bookmarkStart w:id="194" w:name="_Toc508188826"/>
      <w:bookmarkStart w:id="195" w:name="_Toc508610107"/>
      <w:bookmarkStart w:id="196" w:name="_Toc511030892"/>
      <w:bookmarkEnd w:id="193"/>
      <w:r>
        <w:lastRenderedPageBreak/>
        <w:t>Operational</w:t>
      </w:r>
      <w:r w:rsidR="00E968E1">
        <w:t>ize</w:t>
      </w:r>
      <w:r>
        <w:t xml:space="preserve"> </w:t>
      </w:r>
      <w:bookmarkEnd w:id="188"/>
      <w:bookmarkEnd w:id="189"/>
      <w:bookmarkEnd w:id="190"/>
      <w:bookmarkEnd w:id="191"/>
      <w:r w:rsidR="00E968E1">
        <w:t>your Implementation</w:t>
      </w:r>
      <w:bookmarkEnd w:id="194"/>
      <w:bookmarkEnd w:id="195"/>
      <w:bookmarkEnd w:id="196"/>
    </w:p>
    <w:p w14:paraId="39EA228B" w14:textId="2D68D44A" w:rsidR="00B85AA7" w:rsidRDefault="00B85AA7" w:rsidP="003A58A1">
      <w:pPr>
        <w:pStyle w:val="Heading2"/>
      </w:pPr>
      <w:bookmarkStart w:id="197" w:name="_Toc502924285"/>
      <w:bookmarkStart w:id="198" w:name="_Toc508188827"/>
      <w:bookmarkStart w:id="199" w:name="_Toc508610108"/>
      <w:bookmarkStart w:id="200" w:name="_Toc511030893"/>
      <w:bookmarkStart w:id="201" w:name="_Toc502750754"/>
      <w:r>
        <w:t>Purpose of Document</w:t>
      </w:r>
      <w:bookmarkEnd w:id="197"/>
      <w:bookmarkEnd w:id="198"/>
      <w:bookmarkEnd w:id="199"/>
      <w:bookmarkEnd w:id="200"/>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567BA9AC" w:rsidR="00ED2928" w:rsidRDefault="00ED2928" w:rsidP="003A58A1">
      <w:pPr>
        <w:pStyle w:val="Heading2"/>
      </w:pPr>
      <w:bookmarkStart w:id="202" w:name="_Toc502924287"/>
      <w:bookmarkStart w:id="203" w:name="_Toc502750755"/>
      <w:bookmarkStart w:id="204" w:name="_Toc508188828"/>
      <w:bookmarkStart w:id="205" w:name="_Toc508610109"/>
      <w:bookmarkStart w:id="206" w:name="_Toc511030894"/>
      <w:bookmarkEnd w:id="201"/>
      <w:r>
        <w:t>Required Roles</w:t>
      </w:r>
      <w:bookmarkEnd w:id="202"/>
      <w:bookmarkEnd w:id="203"/>
      <w:bookmarkEnd w:id="204"/>
      <w:bookmarkEnd w:id="205"/>
      <w:bookmarkEnd w:id="206"/>
    </w:p>
    <w:p w14:paraId="229BDF39" w14:textId="190DBA65"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2"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528B2A9D"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3"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207" w:name="_Toc502750761"/>
      <w:bookmarkStart w:id="208" w:name="_Toc502924293"/>
      <w:bookmarkStart w:id="209" w:name="_Toc508188829"/>
      <w:bookmarkStart w:id="210" w:name="_Toc502750758"/>
      <w:bookmarkStart w:id="211" w:name="_Toc502924290"/>
      <w:r>
        <w:br w:type="page"/>
      </w:r>
    </w:p>
    <w:p w14:paraId="5A789A6D" w14:textId="54338D08" w:rsidR="005520A4" w:rsidRDefault="005520A4" w:rsidP="005520A4">
      <w:pPr>
        <w:pStyle w:val="Heading2"/>
      </w:pPr>
      <w:bookmarkStart w:id="212" w:name="_Toc508610110"/>
      <w:bookmarkStart w:id="213" w:name="_Toc511030895"/>
      <w:r>
        <w:lastRenderedPageBreak/>
        <w:t>Single Sign-on Certificate Lifecycle [Azure Active Directory]</w:t>
      </w:r>
      <w:bookmarkEnd w:id="207"/>
      <w:bookmarkEnd w:id="208"/>
      <w:bookmarkEnd w:id="209"/>
      <w:bookmarkEnd w:id="212"/>
      <w:bookmarkEnd w:id="213"/>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470CA2">
            <w:r>
              <w:t>Scenarios</w:t>
            </w:r>
          </w:p>
        </w:tc>
        <w:tc>
          <w:tcPr>
            <w:tcW w:w="6576" w:type="dxa"/>
          </w:tcPr>
          <w:p w14:paraId="4350C922" w14:textId="77777777" w:rsidR="005520A4" w:rsidRDefault="005520A4" w:rsidP="00470CA2">
            <w:r>
              <w:t>Results</w:t>
            </w:r>
          </w:p>
        </w:tc>
      </w:tr>
      <w:tr w:rsidR="005520A4" w14:paraId="2FFC643B" w14:textId="77777777" w:rsidTr="004D54F8">
        <w:trPr>
          <w:trHeight w:val="295"/>
        </w:trPr>
        <w:tc>
          <w:tcPr>
            <w:tcW w:w="3697" w:type="dxa"/>
          </w:tcPr>
          <w:p w14:paraId="052EE968" w14:textId="10EF77F1" w:rsidR="005520A4" w:rsidRDefault="005520A4" w:rsidP="00470CA2">
            <w:r>
              <w:t xml:space="preserve">Owner for updating user properties in </w:t>
            </w:r>
            <w:r w:rsidR="00DB318F">
              <w:t>&lt;&lt;APPLICATION NAME&gt;&gt;</w:t>
            </w:r>
          </w:p>
        </w:tc>
        <w:tc>
          <w:tcPr>
            <w:tcW w:w="6576" w:type="dxa"/>
          </w:tcPr>
          <w:p w14:paraId="73BCDD2C" w14:textId="77777777" w:rsidR="005520A4" w:rsidRPr="007A49BC" w:rsidRDefault="005520A4" w:rsidP="00470CA2">
            <w:pPr>
              <w:rPr>
                <w:b/>
                <w:i/>
              </w:rPr>
            </w:pPr>
            <w:r w:rsidRPr="649F3FF9">
              <w:rPr>
                <w:b/>
              </w:rPr>
              <w:t>Example:</w:t>
            </w:r>
          </w:p>
          <w:p w14:paraId="2F7DC923" w14:textId="77777777" w:rsidR="005520A4" w:rsidRPr="007A49BC" w:rsidRDefault="005520A4" w:rsidP="00470CA2">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470CA2">
            <w:pPr>
              <w:pStyle w:val="ListParagraph"/>
              <w:numPr>
                <w:ilvl w:val="0"/>
                <w:numId w:val="4"/>
              </w:numPr>
              <w:rPr>
                <w:i/>
              </w:rPr>
            </w:pPr>
            <w:r w:rsidRPr="649F3FF9">
              <w:rPr>
                <w:i/>
              </w:rPr>
              <w:t>Key Users submit a request to ISV Vendor</w:t>
            </w:r>
          </w:p>
          <w:p w14:paraId="3B75C467" w14:textId="1C83C523" w:rsidR="005520A4" w:rsidRPr="00DF22FF" w:rsidRDefault="005520A4" w:rsidP="00470CA2">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470CA2">
            <w:r>
              <w:t>Owner On call for application break/fix support</w:t>
            </w:r>
          </w:p>
        </w:tc>
        <w:tc>
          <w:tcPr>
            <w:tcW w:w="6576" w:type="dxa"/>
          </w:tcPr>
          <w:p w14:paraId="49EC7836" w14:textId="77777777" w:rsidR="005520A4" w:rsidRPr="007A49BC" w:rsidRDefault="005520A4" w:rsidP="00470CA2">
            <w:pPr>
              <w:rPr>
                <w:b/>
              </w:rPr>
            </w:pPr>
            <w:r w:rsidRPr="649F3FF9">
              <w:rPr>
                <w:b/>
              </w:rPr>
              <w:t>Example:</w:t>
            </w:r>
          </w:p>
          <w:p w14:paraId="0FCC9A2B" w14:textId="77777777" w:rsidR="005520A4" w:rsidRPr="00DF22FF" w:rsidRDefault="005520A4" w:rsidP="00470CA2">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470CA2">
            <w:r>
              <w:t>Owner of rolling over certificate</w:t>
            </w:r>
          </w:p>
        </w:tc>
        <w:tc>
          <w:tcPr>
            <w:tcW w:w="6576" w:type="dxa"/>
          </w:tcPr>
          <w:p w14:paraId="7F8D795F" w14:textId="77777777" w:rsidR="005520A4" w:rsidRDefault="005520A4" w:rsidP="00470CA2">
            <w:pPr>
              <w:rPr>
                <w:b/>
              </w:rPr>
            </w:pPr>
            <w:r w:rsidRPr="649F3FF9">
              <w:rPr>
                <w:b/>
              </w:rPr>
              <w:t>Example:</w:t>
            </w:r>
          </w:p>
          <w:p w14:paraId="71762486" w14:textId="77777777" w:rsidR="005520A4" w:rsidRPr="007A49BC" w:rsidRDefault="005520A4" w:rsidP="00470CA2">
            <w:pPr>
              <w:rPr>
                <w:b/>
                <w:i/>
              </w:rPr>
            </w:pPr>
            <w:r w:rsidRPr="649F3FF9">
              <w:rPr>
                <w:b/>
                <w:i/>
              </w:rPr>
              <w:t>Owner: App Owner</w:t>
            </w:r>
          </w:p>
          <w:p w14:paraId="5C6421FD" w14:textId="77777777" w:rsidR="005520A4" w:rsidRPr="007A49BC" w:rsidRDefault="005520A4" w:rsidP="00470CA2">
            <w:pPr>
              <w:rPr>
                <w:b/>
                <w:i/>
              </w:rPr>
            </w:pPr>
            <w:r w:rsidRPr="649F3FF9">
              <w:rPr>
                <w:b/>
                <w:i/>
              </w:rPr>
              <w:t>Process:</w:t>
            </w:r>
          </w:p>
          <w:p w14:paraId="0878C3C0" w14:textId="77777777" w:rsidR="005520A4" w:rsidRPr="007A49BC" w:rsidRDefault="005520A4" w:rsidP="00470CA2">
            <w:pPr>
              <w:pStyle w:val="ListParagraph"/>
              <w:numPr>
                <w:ilvl w:val="0"/>
                <w:numId w:val="6"/>
              </w:numPr>
              <w:rPr>
                <w:i/>
              </w:rPr>
            </w:pPr>
            <w:r w:rsidRPr="649F3FF9">
              <w:rPr>
                <w:i/>
              </w:rPr>
              <w:t>Notification is received by Support team</w:t>
            </w:r>
          </w:p>
          <w:p w14:paraId="1BFA5240" w14:textId="77777777" w:rsidR="005520A4" w:rsidRPr="007A49BC" w:rsidRDefault="005520A4" w:rsidP="00470CA2">
            <w:pPr>
              <w:pStyle w:val="ListParagraph"/>
              <w:numPr>
                <w:ilvl w:val="0"/>
                <w:numId w:val="6"/>
              </w:numPr>
              <w:rPr>
                <w:i/>
              </w:rPr>
            </w:pPr>
            <w:r w:rsidRPr="649F3FF9">
              <w:rPr>
                <w:i/>
              </w:rPr>
              <w:t>Support Notifies Product Owner/Business Owner</w:t>
            </w:r>
          </w:p>
          <w:p w14:paraId="6D322F3F" w14:textId="77777777" w:rsidR="005520A4" w:rsidRPr="007A49BC" w:rsidRDefault="005520A4" w:rsidP="00470CA2">
            <w:pPr>
              <w:pStyle w:val="ListParagraph"/>
              <w:numPr>
                <w:ilvl w:val="0"/>
                <w:numId w:val="6"/>
              </w:numPr>
              <w:rPr>
                <w:i/>
              </w:rPr>
            </w:pPr>
            <w:r w:rsidRPr="649F3FF9">
              <w:rPr>
                <w:i/>
              </w:rPr>
              <w:t>Business Owner Approves</w:t>
            </w:r>
          </w:p>
          <w:p w14:paraId="394B8776" w14:textId="77777777" w:rsidR="005520A4" w:rsidRPr="007A49BC" w:rsidRDefault="005520A4" w:rsidP="00470CA2">
            <w:pPr>
              <w:pStyle w:val="ListParagraph"/>
              <w:numPr>
                <w:ilvl w:val="0"/>
                <w:numId w:val="6"/>
              </w:numPr>
              <w:rPr>
                <w:i/>
              </w:rPr>
            </w:pPr>
            <w:r w:rsidRPr="649F3FF9">
              <w:rPr>
                <w:i/>
              </w:rPr>
              <w:t>Support Creates a ticket to Ticketing System</w:t>
            </w:r>
          </w:p>
          <w:p w14:paraId="21989236" w14:textId="77777777" w:rsidR="005520A4" w:rsidRPr="007A49BC" w:rsidRDefault="005520A4" w:rsidP="00470CA2">
            <w:pPr>
              <w:pStyle w:val="ListParagraph"/>
              <w:numPr>
                <w:ilvl w:val="0"/>
                <w:numId w:val="6"/>
              </w:numPr>
              <w:rPr>
                <w:i/>
              </w:rPr>
            </w:pPr>
            <w:r w:rsidRPr="649F3FF9">
              <w:rPr>
                <w:i/>
              </w:rPr>
              <w:t>Ticket is Assigned to the Infrastructure team</w:t>
            </w:r>
          </w:p>
          <w:p w14:paraId="752DDB02" w14:textId="442C00CA" w:rsidR="005520A4" w:rsidRDefault="005520A4" w:rsidP="00470CA2">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470CA2">
            <w:r w:rsidRPr="00602B83">
              <w:t>Notification Email for cert notification:</w:t>
            </w:r>
          </w:p>
        </w:tc>
        <w:tc>
          <w:tcPr>
            <w:tcW w:w="6576" w:type="dxa"/>
          </w:tcPr>
          <w:p w14:paraId="35E4C509" w14:textId="6EB78A71" w:rsidR="005520A4" w:rsidRPr="00ED6C0D" w:rsidRDefault="00ED6C0D" w:rsidP="00470CA2">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470CA2">
            <w:r>
              <w:t>Estimated lifetime of application</w:t>
            </w:r>
          </w:p>
        </w:tc>
        <w:tc>
          <w:tcPr>
            <w:tcW w:w="6576" w:type="dxa"/>
          </w:tcPr>
          <w:p w14:paraId="353CCB5D" w14:textId="77E8DCC4" w:rsidR="005520A4" w:rsidRPr="00965491" w:rsidRDefault="00ED6C0D" w:rsidP="00470CA2">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214" w:name="_Toc502750762"/>
      <w:bookmarkStart w:id="215" w:name="_Toc502924294"/>
      <w:bookmarkStart w:id="216" w:name="_Toc508188830"/>
      <w:bookmarkStart w:id="217" w:name="_Toc508610111"/>
      <w:bookmarkStart w:id="218" w:name="_Toc511030896"/>
      <w:r>
        <w:t>Access Management</w:t>
      </w:r>
      <w:bookmarkEnd w:id="214"/>
      <w:bookmarkEnd w:id="215"/>
      <w:bookmarkEnd w:id="216"/>
      <w:bookmarkEnd w:id="217"/>
      <w:bookmarkEnd w:id="218"/>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F351DC">
            <w:r>
              <w:t>Scenarios</w:t>
            </w:r>
          </w:p>
        </w:tc>
        <w:tc>
          <w:tcPr>
            <w:tcW w:w="5422" w:type="dxa"/>
            <w:tcBorders>
              <w:bottom w:val="single" w:sz="4" w:space="0" w:color="4472C4" w:themeColor="accent1"/>
            </w:tcBorders>
          </w:tcPr>
          <w:p w14:paraId="17C4867D" w14:textId="77777777" w:rsidR="005520A4" w:rsidRDefault="005520A4" w:rsidP="00F351DC">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F351DC"/>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F351DC">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F351DC"/>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F351DC">
            <w:pPr>
              <w:rPr>
                <w:i/>
              </w:rPr>
            </w:pPr>
            <w:r>
              <w:t xml:space="preserve">Group Owner(s) – </w:t>
            </w:r>
            <w:r>
              <w:rPr>
                <w:i/>
              </w:rPr>
              <w:t>if applicable</w:t>
            </w:r>
          </w:p>
        </w:tc>
        <w:tc>
          <w:tcPr>
            <w:tcW w:w="5422" w:type="dxa"/>
          </w:tcPr>
          <w:p w14:paraId="4B8538B6" w14:textId="77777777" w:rsidR="00F219EF" w:rsidRDefault="00F219EF" w:rsidP="00F351DC"/>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F351DC">
            <w:r>
              <w:t>Location of Group</w:t>
            </w:r>
          </w:p>
        </w:tc>
        <w:tc>
          <w:tcPr>
            <w:tcW w:w="5422" w:type="dxa"/>
          </w:tcPr>
          <w:p w14:paraId="799B5F77" w14:textId="77777777" w:rsidR="005520A4" w:rsidRDefault="00210142" w:rsidP="00F351DC">
            <w:sdt>
              <w:sdtPr>
                <w:id w:val="-563181336"/>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210142" w:rsidP="00F351DC">
            <w:pPr>
              <w:rPr>
                <w:i/>
              </w:rPr>
            </w:pPr>
            <w:sdt>
              <w:sdtPr>
                <w:id w:val="-1739701488"/>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F351DC">
            <w:r>
              <w:t>Attestation</w:t>
            </w:r>
          </w:p>
        </w:tc>
        <w:tc>
          <w:tcPr>
            <w:tcW w:w="5422" w:type="dxa"/>
          </w:tcPr>
          <w:p w14:paraId="568443D0" w14:textId="77777777" w:rsidR="005520A4" w:rsidRDefault="005520A4" w:rsidP="00F351DC">
            <w:r w:rsidRPr="649F3FF9">
              <w:rPr>
                <w:b/>
              </w:rPr>
              <w:t>Example:</w:t>
            </w:r>
          </w:p>
          <w:p w14:paraId="2B2A688B" w14:textId="77777777" w:rsidR="005520A4" w:rsidRPr="007A49BC" w:rsidRDefault="005520A4" w:rsidP="00F351DC">
            <w:pPr>
              <w:rPr>
                <w:i/>
              </w:rPr>
            </w:pPr>
            <w:r w:rsidRPr="649F3FF9">
              <w:rPr>
                <w:i/>
              </w:rPr>
              <w:t>Process:</w:t>
            </w:r>
          </w:p>
          <w:p w14:paraId="14F95824" w14:textId="77777777" w:rsidR="005520A4" w:rsidRPr="007A49BC" w:rsidRDefault="005520A4" w:rsidP="00F351DC">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F351DC">
            <w:pPr>
              <w:rPr>
                <w:i/>
              </w:rPr>
            </w:pPr>
            <w:r w:rsidRPr="649F3FF9">
              <w:rPr>
                <w:i/>
              </w:rPr>
              <w:t>Deprovisioning process:</w:t>
            </w:r>
          </w:p>
          <w:p w14:paraId="59614275" w14:textId="77777777" w:rsidR="005520A4" w:rsidRPr="007A49BC" w:rsidRDefault="005520A4" w:rsidP="00F351DC">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F351DC">
            <w:pPr>
              <w:pStyle w:val="ListParagraph"/>
              <w:numPr>
                <w:ilvl w:val="0"/>
                <w:numId w:val="8"/>
              </w:numPr>
              <w:rPr>
                <w:i/>
              </w:rPr>
            </w:pPr>
            <w:r w:rsidRPr="649F3FF9">
              <w:rPr>
                <w:i/>
              </w:rPr>
              <w:t>Email is sent to Support &amp; Business Owner(s)</w:t>
            </w:r>
          </w:p>
          <w:p w14:paraId="35277B34" w14:textId="24EF6D73" w:rsidR="005520A4" w:rsidRPr="007A49BC" w:rsidRDefault="005520A4" w:rsidP="00F351DC">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F351DC">
            <w:r w:rsidRPr="649F3FF9">
              <w:rPr>
                <w:i/>
              </w:rPr>
              <w:lastRenderedPageBreak/>
              <w:t>Access Review iteration date (e.g. every 120 days): Annually</w:t>
            </w:r>
          </w:p>
        </w:tc>
      </w:tr>
    </w:tbl>
    <w:p w14:paraId="58B0ACBF" w14:textId="1AA636B0" w:rsidR="005520A4" w:rsidRDefault="005520A4" w:rsidP="005520A4"/>
    <w:p w14:paraId="363176B4" w14:textId="595F91FD"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4"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5"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219" w:name="_Toc508188831"/>
      <w:r>
        <w:br w:type="page"/>
      </w:r>
    </w:p>
    <w:p w14:paraId="7E135E78" w14:textId="6926D939" w:rsidR="00ED2928" w:rsidRDefault="00ED2928" w:rsidP="0016322C">
      <w:pPr>
        <w:pStyle w:val="Heading2"/>
      </w:pPr>
      <w:bookmarkStart w:id="220" w:name="_Toc508610112"/>
      <w:bookmarkStart w:id="221" w:name="_Toc511030897"/>
      <w:r>
        <w:lastRenderedPageBreak/>
        <w:t>Troubleshooting Guide &amp; Steps</w:t>
      </w:r>
      <w:bookmarkEnd w:id="210"/>
      <w:bookmarkEnd w:id="211"/>
      <w:bookmarkEnd w:id="219"/>
      <w:bookmarkEnd w:id="220"/>
      <w:bookmarkEnd w:id="221"/>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7B6D675A" w:rsidR="00ED2928" w:rsidRDefault="009246F7" w:rsidP="0016322C">
      <w:pPr>
        <w:pStyle w:val="Heading3"/>
        <w:rPr>
          <w:b/>
        </w:rPr>
      </w:pPr>
      <w:bookmarkStart w:id="222" w:name="_Toc508188832"/>
      <w:bookmarkStart w:id="223" w:name="_Toc508610113"/>
      <w:bookmarkStart w:id="224" w:name="_Toc511030898"/>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222"/>
      <w:bookmarkEnd w:id="223"/>
      <w:bookmarkEnd w:id="224"/>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46169A">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3F6D3B84"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6"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7"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8"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D96A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555D6DAE"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9" w:history="1">
              <w:r w:rsidR="001E35B6" w:rsidRPr="00EC3FE3">
                <w:rPr>
                  <w:rStyle w:val="Hyperlink"/>
                  <w:i/>
                </w:rPr>
                <w:t>Fiddler</w:t>
              </w:r>
            </w:hyperlink>
            <w:r w:rsidR="001E35B6">
              <w:rPr>
                <w:i/>
              </w:rPr>
              <w:t xml:space="preserve"> or </w:t>
            </w:r>
            <w:hyperlink r:id="rId90"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is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Verify the certificate thumbprint matches between Azure AD and the </w:t>
            </w:r>
            <w:r>
              <w:lastRenderedPageBreak/>
              <w:t>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210142"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(NameID)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(e.g. Azure AD sends “john@contoso.com” and the application is expecting employeeID “john1445”)</w:t>
            </w:r>
          </w:p>
        </w:tc>
      </w:tr>
      <w:tr w:rsidR="000F5F6F" w14:paraId="084F8FF3" w14:textId="77777777" w:rsidTr="00000C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Include Repro Steps, UPN, CorrelationID,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225" w:name="_Toc508188833"/>
      <w:r>
        <w:br w:type="page"/>
      </w:r>
    </w:p>
    <w:p w14:paraId="361D8027" w14:textId="393EFC23" w:rsidR="00ED2928" w:rsidRDefault="00DD72FF" w:rsidP="0016322C">
      <w:pPr>
        <w:pStyle w:val="Heading3"/>
      </w:pPr>
      <w:bookmarkStart w:id="226" w:name="_Toc508610114"/>
      <w:bookmarkStart w:id="227" w:name="_Toc511030899"/>
      <w:r>
        <w:lastRenderedPageBreak/>
        <w:t xml:space="preserve">Example: Complete outage of </w:t>
      </w:r>
      <w:r w:rsidR="00DB318F">
        <w:t>&lt;&lt;APPLICATION NAME&gt;&gt;</w:t>
      </w:r>
      <w:r w:rsidR="005C768A">
        <w:t xml:space="preserve"> - No user can sign in</w:t>
      </w:r>
      <w:bookmarkEnd w:id="225"/>
      <w:bookmarkEnd w:id="226"/>
      <w:bookmarkEnd w:id="227"/>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5628170F" w:rsidR="005C768A" w:rsidRPr="00B73DB4" w:rsidRDefault="00210142" w:rsidP="005C768A">
            <w:hyperlink r:id="rId91" w:history="1">
              <w:r w:rsidR="00DB318F" w:rsidRPr="000B7C27">
                <w:rPr>
                  <w:rStyle w:val="Hyperlink"/>
                </w:rPr>
                <w:t>https://docs.microsoft.com/en-us/azure/active-directory/develop/active-directory-saml-debugging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Include Repro Steps, UPN, CorrelationID,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View in the SAMLResponse/SAMLRequest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is located in both </w:t>
            </w:r>
            <w:r w:rsidR="00DB318F">
              <w:t>&lt;&lt;APPLICATION NAME&gt;&gt;</w:t>
            </w:r>
            <w:r>
              <w:t>’s IdP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SAMLResponse</w:t>
            </w:r>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If this application is considered high impact, open a Sev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228" w:name="_Toc502750763"/>
      <w:bookmarkStart w:id="229" w:name="_Toc502924295"/>
      <w:bookmarkStart w:id="230" w:name="_Toc508188834"/>
      <w:r>
        <w:br w:type="page"/>
      </w:r>
    </w:p>
    <w:p w14:paraId="030EA7A9" w14:textId="56C2E12F" w:rsidR="00F32DE0" w:rsidRDefault="00B830F8" w:rsidP="003A58A1">
      <w:pPr>
        <w:pStyle w:val="Heading2"/>
      </w:pPr>
      <w:bookmarkStart w:id="231" w:name="_Toc508610115"/>
      <w:bookmarkStart w:id="232" w:name="_Toc511030900"/>
      <w:r>
        <w:lastRenderedPageBreak/>
        <w:t xml:space="preserve">Helpful </w:t>
      </w:r>
      <w:r w:rsidR="00F32DE0">
        <w:t>Documentation</w:t>
      </w:r>
      <w:bookmarkEnd w:id="228"/>
      <w:bookmarkEnd w:id="229"/>
      <w:bookmarkEnd w:id="230"/>
      <w:bookmarkEnd w:id="231"/>
      <w:bookmarkEnd w:id="232"/>
    </w:p>
    <w:p w14:paraId="585DDDAD" w14:textId="77777777" w:rsidR="00496BA6" w:rsidRPr="007932DB" w:rsidRDefault="00496BA6" w:rsidP="00496BA6">
      <w:pPr>
        <w:rPr>
          <w:b/>
        </w:rPr>
      </w:pPr>
      <w:r w:rsidRPr="007932DB">
        <w:rPr>
          <w:b/>
        </w:rPr>
        <w:t>General</w:t>
      </w:r>
    </w:p>
    <w:p w14:paraId="240E1B3B" w14:textId="77777777" w:rsidR="00496BA6" w:rsidRDefault="00210142" w:rsidP="00496BA6">
      <w:hyperlink r:id="rId92" w:history="1">
        <w:r w:rsidR="00496BA6" w:rsidRPr="007932DB">
          <w:rPr>
            <w:rStyle w:val="Hyperlink"/>
          </w:rPr>
          <w:t>Debug SAML-based SSO</w:t>
        </w:r>
      </w:hyperlink>
    </w:p>
    <w:p w14:paraId="4C375E8E" w14:textId="77777777" w:rsidR="00496BA6" w:rsidRDefault="00210142" w:rsidP="00496BA6">
      <w:hyperlink r:id="rId93" w:history="1">
        <w:r w:rsidR="00496BA6" w:rsidRPr="007932DB">
          <w:rPr>
            <w:rStyle w:val="Hyperlink"/>
          </w:rPr>
          <w:t>Customizing claim issued in SAML token</w:t>
        </w:r>
      </w:hyperlink>
    </w:p>
    <w:p w14:paraId="0333494D" w14:textId="77777777" w:rsidR="00496BA6" w:rsidRDefault="00210142" w:rsidP="00496BA6">
      <w:hyperlink r:id="rId94" w:history="1">
        <w:r w:rsidR="00496BA6" w:rsidRPr="007932DB">
          <w:rPr>
            <w:rStyle w:val="Hyperlink"/>
          </w:rPr>
          <w:t>Single Sign-on SAML protocol</w:t>
        </w:r>
      </w:hyperlink>
    </w:p>
    <w:p w14:paraId="618FCF09" w14:textId="77777777" w:rsidR="00496BA6" w:rsidRDefault="00210142" w:rsidP="00496BA6">
      <w:hyperlink r:id="rId95" w:history="1">
        <w:r w:rsidR="00496BA6" w:rsidRPr="007932DB">
          <w:rPr>
            <w:rStyle w:val="Hyperlink"/>
          </w:rPr>
          <w:t>Single Sign-Out SAML protocol</w:t>
        </w:r>
      </w:hyperlink>
    </w:p>
    <w:p w14:paraId="650671B9" w14:textId="77777777" w:rsidR="00496BA6" w:rsidRDefault="00210142" w:rsidP="00496BA6">
      <w:hyperlink r:id="rId96" w:history="1">
        <w:r w:rsidR="00496BA6" w:rsidRPr="007932DB">
          <w:rPr>
            <w:rStyle w:val="Hyperlink"/>
          </w:rPr>
          <w:t>Azure AD B2B</w:t>
        </w:r>
      </w:hyperlink>
      <w:r w:rsidR="00496BA6">
        <w:t xml:space="preserve"> (for external users such as partners and vendors)</w:t>
      </w:r>
    </w:p>
    <w:p w14:paraId="4345B4CD" w14:textId="77777777" w:rsidR="00496BA6" w:rsidRDefault="00210142" w:rsidP="00496BA6">
      <w:hyperlink r:id="rId97" w:history="1">
        <w:r w:rsidR="00496BA6" w:rsidRPr="007932DB">
          <w:rPr>
            <w:rStyle w:val="Hyperlink"/>
          </w:rPr>
          <w:t>Azure AD Conditional Access</w:t>
        </w:r>
      </w:hyperlink>
    </w:p>
    <w:p w14:paraId="6435FA35" w14:textId="77777777" w:rsidR="00496BA6" w:rsidRDefault="00210142" w:rsidP="00496BA6">
      <w:hyperlink r:id="rId98" w:history="1">
        <w:r w:rsidR="00496BA6" w:rsidRPr="007932DB">
          <w:rPr>
            <w:rStyle w:val="Hyperlink"/>
          </w:rPr>
          <w:t>Azure Identity Protection</w:t>
        </w:r>
      </w:hyperlink>
    </w:p>
    <w:p w14:paraId="05CCA603" w14:textId="77777777" w:rsidR="00496BA6" w:rsidRDefault="00210142" w:rsidP="00496BA6">
      <w:hyperlink r:id="rId99" w:history="1">
        <w:r w:rsidR="00496BA6" w:rsidRPr="007932DB">
          <w:rPr>
            <w:rStyle w:val="Hyperlink"/>
          </w:rPr>
          <w:t>SSO access</w:t>
        </w:r>
      </w:hyperlink>
    </w:p>
    <w:p w14:paraId="17098401" w14:textId="77777777" w:rsidR="00496BA6" w:rsidRDefault="00210142" w:rsidP="00496BA6">
      <w:hyperlink r:id="rId100" w:anchor="mfa-conditional-access-for-saas-applications" w:history="1">
        <w:r w:rsidR="00496BA6" w:rsidRPr="007932DB">
          <w:rPr>
            <w:rStyle w:val="Hyperlink"/>
          </w:rPr>
          <w:t>MFA Conditional Access for SaaS</w:t>
        </w:r>
      </w:hyperlink>
    </w:p>
    <w:p w14:paraId="6319D5B4" w14:textId="77777777" w:rsidR="00496BA6" w:rsidRDefault="00210142" w:rsidP="00496BA6">
      <w:hyperlink r:id="rId101" w:history="1">
        <w:r w:rsidR="00496BA6" w:rsidRPr="007932DB">
          <w:rPr>
            <w:rStyle w:val="Hyperlink"/>
          </w:rPr>
          <w:t>Configure Token Lifetimes</w:t>
        </w:r>
      </w:hyperlink>
    </w:p>
    <w:p w14:paraId="71285532" w14:textId="77777777" w:rsidR="00496BA6" w:rsidRPr="0013477D" w:rsidRDefault="00210142" w:rsidP="00496BA6">
      <w:hyperlink r:id="rId102"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0394397A" w:rsidR="00496BA6" w:rsidRDefault="00DB318F" w:rsidP="007932DB">
      <w:r>
        <w:t>&lt;&lt;APPLICATION NAME&gt;&gt;</w:t>
      </w:r>
      <w:r w:rsidR="0055539E" w:rsidRPr="0055539E">
        <w:t xml:space="preserve"> SSO Tutorial</w:t>
      </w:r>
      <w:r w:rsidR="000B1254">
        <w:t xml:space="preserve">: </w:t>
      </w:r>
      <w:hyperlink r:id="rId103" w:history="1">
        <w:r w:rsidR="00496BA6" w:rsidRPr="0051637A">
          <w:rPr>
            <w:rStyle w:val="Hyperlink"/>
          </w:rPr>
          <w:t>https://docs.microsoft.com/en-us/azure/active-directory/active-directory-saas-</w:t>
        </w:r>
        <w:r>
          <w:rPr>
            <w:rStyle w:val="Hyperlink"/>
          </w:rPr>
          <w:t>&lt;&lt;APPLICATION NAME&gt;&gt;</w:t>
        </w:r>
        <w:r w:rsidR="00496BA6" w:rsidRPr="0051637A">
          <w:rPr>
            <w:rStyle w:val="Hyperlink"/>
          </w:rPr>
          <w:t>-tutorial</w:t>
        </w:r>
      </w:hyperlink>
    </w:p>
    <w:p w14:paraId="61E6C4DA" w14:textId="5526DCA2" w:rsidR="00496BA6" w:rsidRDefault="00DB318F" w:rsidP="007932DB">
      <w:r>
        <w:t>&lt;&lt;APPLICATION NAME&gt;&gt;</w:t>
      </w:r>
      <w:r w:rsidR="00496BA6">
        <w:t xml:space="preserve"> Provisioning Tutorial:</w:t>
      </w:r>
    </w:p>
    <w:p w14:paraId="6623EE33" w14:textId="28F123E2" w:rsidR="000836DB" w:rsidRDefault="00210142" w:rsidP="00FE7031">
      <w:hyperlink r:id="rId104" w:history="1">
        <w:r w:rsidR="00496BA6" w:rsidRPr="009B0D60">
          <w:rPr>
            <w:rStyle w:val="Hyperlink"/>
          </w:rPr>
          <w:t>https://docs.microsoft.com/en-us/azure/active-directory/active-directory-saas-</w:t>
        </w:r>
        <w:r w:rsidR="00DB318F">
          <w:rPr>
            <w:rStyle w:val="Hyperlink"/>
          </w:rPr>
          <w:t>&lt;&lt;APPLICATION NAME&gt;&gt;</w:t>
        </w:r>
        <w:r w:rsidR="00496BA6" w:rsidRPr="009B0D60">
          <w:rPr>
            <w:rStyle w:val="Hyperlink"/>
          </w:rPr>
          <w:t>-provisioning-tutorial</w:t>
        </w:r>
      </w:hyperlink>
      <w:bookmarkStart w:id="233" w:name="_Implementation_Steps_and"/>
      <w:bookmarkEnd w:id="233"/>
    </w:p>
    <w:sectPr w:rsidR="000836DB" w:rsidSect="0002302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25C50" w14:textId="77777777" w:rsidR="00210142" w:rsidRDefault="00210142">
      <w:pPr>
        <w:spacing w:after="0" w:line="240" w:lineRule="auto"/>
      </w:pPr>
      <w:r>
        <w:separator/>
      </w:r>
    </w:p>
  </w:endnote>
  <w:endnote w:type="continuationSeparator" w:id="0">
    <w:p w14:paraId="7A5238E7" w14:textId="77777777" w:rsidR="00210142" w:rsidRDefault="00210142">
      <w:pPr>
        <w:spacing w:after="0" w:line="240" w:lineRule="auto"/>
      </w:pPr>
      <w:r>
        <w:continuationSeparator/>
      </w:r>
    </w:p>
  </w:endnote>
  <w:endnote w:type="continuationNotice" w:id="1">
    <w:p w14:paraId="13786C6C" w14:textId="77777777" w:rsidR="00210142" w:rsidRDefault="002101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8DF20" w14:textId="77777777" w:rsidR="00DD53D1" w:rsidRDefault="00DD5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077E7" w14:textId="22A2EDA8" w:rsidR="00DD53D1" w:rsidRDefault="00DD53D1">
    <w:pPr>
      <w:pStyle w:val="Footer"/>
    </w:pPr>
    <w:bookmarkStart w:id="1" w:name="_GoBack"/>
    <w:bookmarkEnd w:id="1"/>
    <w:r>
      <w:t>Questions or feedback? See something missing or that you want added? Let Microsoft know at http://aka.ms/deploymentplanfeedback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44A77" w14:textId="33D646EE" w:rsidR="00013CA8" w:rsidRDefault="00DD53D1">
    <w:pPr>
      <w:pStyle w:val="Footer"/>
    </w:pPr>
    <w:r>
      <w:t>Questions or feedback? See something missing or that you want added? Let Microsoft know at http://aka.ms/deploymentplanfeedback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A19B5" w14:textId="77777777" w:rsidR="00210142" w:rsidRDefault="00210142">
      <w:pPr>
        <w:spacing w:after="0" w:line="240" w:lineRule="auto"/>
      </w:pPr>
      <w:r>
        <w:separator/>
      </w:r>
    </w:p>
  </w:footnote>
  <w:footnote w:type="continuationSeparator" w:id="0">
    <w:p w14:paraId="053550D9" w14:textId="77777777" w:rsidR="00210142" w:rsidRDefault="00210142">
      <w:pPr>
        <w:spacing w:after="0" w:line="240" w:lineRule="auto"/>
      </w:pPr>
      <w:r>
        <w:continuationSeparator/>
      </w:r>
    </w:p>
  </w:footnote>
  <w:footnote w:type="continuationNotice" w:id="1">
    <w:p w14:paraId="52D33B1B" w14:textId="77777777" w:rsidR="00210142" w:rsidRDefault="002101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E5B6D" w14:textId="77777777" w:rsidR="00DD53D1" w:rsidRDefault="00DD53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60DC1373" w:rsidR="00FD28F9" w:rsidRDefault="00FD28F9" w:rsidP="00DA3E31">
    <w:pPr>
      <w:pStyle w:val="Header"/>
      <w:jc w:val="cent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6FEC9DE" wp14:editId="0CAF6973">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8D018" w14:textId="3531FA78" w:rsidR="00FD28F9" w:rsidRDefault="00FD28F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6F1B">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FEC9DE" id="Group 158" o:spid="_x0000_s1043"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4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748D018" w14:textId="3531FA78" w:rsidR="00FD28F9" w:rsidRDefault="00FD28F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6F1B">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72DA6" w14:textId="77777777" w:rsidR="00DD53D1" w:rsidRDefault="00DD53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bara Selden">
    <w15:presenceInfo w15:providerId="AD" w15:userId="S-1-5-21-2127521184-1604012920-1887927527-26658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E2"/>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588"/>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2EA"/>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72"/>
    <w:rsid w:val="000B3544"/>
    <w:rsid w:val="000B3B14"/>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3B19"/>
    <w:rsid w:val="000E4180"/>
    <w:rsid w:val="000E4431"/>
    <w:rsid w:val="000E5284"/>
    <w:rsid w:val="000E5914"/>
    <w:rsid w:val="000E59A6"/>
    <w:rsid w:val="000E6009"/>
    <w:rsid w:val="000E61FC"/>
    <w:rsid w:val="000E639C"/>
    <w:rsid w:val="000E6B63"/>
    <w:rsid w:val="000E721E"/>
    <w:rsid w:val="000E7616"/>
    <w:rsid w:val="000E7CCE"/>
    <w:rsid w:val="000F028E"/>
    <w:rsid w:val="000F0327"/>
    <w:rsid w:val="000F0F2F"/>
    <w:rsid w:val="000F1260"/>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4BE6"/>
    <w:rsid w:val="002050FB"/>
    <w:rsid w:val="002051E5"/>
    <w:rsid w:val="0020531B"/>
    <w:rsid w:val="00205FBE"/>
    <w:rsid w:val="00206320"/>
    <w:rsid w:val="0020644D"/>
    <w:rsid w:val="00206AC3"/>
    <w:rsid w:val="00206B5C"/>
    <w:rsid w:val="00206FA5"/>
    <w:rsid w:val="002072FF"/>
    <w:rsid w:val="00207CBD"/>
    <w:rsid w:val="0021009A"/>
    <w:rsid w:val="00210142"/>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3562"/>
    <w:rsid w:val="002536BC"/>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1ED8"/>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51B"/>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924"/>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ED"/>
    <w:rsid w:val="00384301"/>
    <w:rsid w:val="00384DF7"/>
    <w:rsid w:val="003856C2"/>
    <w:rsid w:val="00385978"/>
    <w:rsid w:val="0038653E"/>
    <w:rsid w:val="00386FF0"/>
    <w:rsid w:val="00387068"/>
    <w:rsid w:val="0038706E"/>
    <w:rsid w:val="00387109"/>
    <w:rsid w:val="00387269"/>
    <w:rsid w:val="0038757B"/>
    <w:rsid w:val="003879F5"/>
    <w:rsid w:val="00387DE0"/>
    <w:rsid w:val="00390746"/>
    <w:rsid w:val="00390802"/>
    <w:rsid w:val="00390D18"/>
    <w:rsid w:val="00391684"/>
    <w:rsid w:val="0039249D"/>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25C3"/>
    <w:rsid w:val="003B2EDE"/>
    <w:rsid w:val="003B2F1A"/>
    <w:rsid w:val="003B39CF"/>
    <w:rsid w:val="003B3BF8"/>
    <w:rsid w:val="003B5807"/>
    <w:rsid w:val="003B5817"/>
    <w:rsid w:val="003B5B4B"/>
    <w:rsid w:val="003B5EF7"/>
    <w:rsid w:val="003B6C0E"/>
    <w:rsid w:val="003B7449"/>
    <w:rsid w:val="003B7FC2"/>
    <w:rsid w:val="003C2338"/>
    <w:rsid w:val="003C28A1"/>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68EB"/>
    <w:rsid w:val="004D6CF0"/>
    <w:rsid w:val="004D7844"/>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47178"/>
    <w:rsid w:val="005501CC"/>
    <w:rsid w:val="00550B30"/>
    <w:rsid w:val="00551606"/>
    <w:rsid w:val="00551A9C"/>
    <w:rsid w:val="00551F25"/>
    <w:rsid w:val="005520A4"/>
    <w:rsid w:val="00552E9F"/>
    <w:rsid w:val="005536E5"/>
    <w:rsid w:val="00553A3C"/>
    <w:rsid w:val="00553BE2"/>
    <w:rsid w:val="00553CE5"/>
    <w:rsid w:val="00554E29"/>
    <w:rsid w:val="005550CA"/>
    <w:rsid w:val="0055539E"/>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A07"/>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AD"/>
    <w:rsid w:val="00596A14"/>
    <w:rsid w:val="00596B3A"/>
    <w:rsid w:val="00596C5D"/>
    <w:rsid w:val="00596CA6"/>
    <w:rsid w:val="00597616"/>
    <w:rsid w:val="005977E6"/>
    <w:rsid w:val="00597C5D"/>
    <w:rsid w:val="005A0BF8"/>
    <w:rsid w:val="005A1361"/>
    <w:rsid w:val="005A1740"/>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5E06"/>
    <w:rsid w:val="005C6129"/>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3E3"/>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4C5"/>
    <w:rsid w:val="005F01E5"/>
    <w:rsid w:val="005F10ED"/>
    <w:rsid w:val="005F1255"/>
    <w:rsid w:val="005F2307"/>
    <w:rsid w:val="005F265E"/>
    <w:rsid w:val="005F2D5C"/>
    <w:rsid w:val="005F2FBF"/>
    <w:rsid w:val="005F34D0"/>
    <w:rsid w:val="005F3D0D"/>
    <w:rsid w:val="005F3D89"/>
    <w:rsid w:val="005F3FDB"/>
    <w:rsid w:val="005F4196"/>
    <w:rsid w:val="005F4765"/>
    <w:rsid w:val="005F4A03"/>
    <w:rsid w:val="005F5831"/>
    <w:rsid w:val="005F5CCB"/>
    <w:rsid w:val="005F5D6B"/>
    <w:rsid w:val="005F66CF"/>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067"/>
    <w:rsid w:val="006057A9"/>
    <w:rsid w:val="00606C00"/>
    <w:rsid w:val="00606FA1"/>
    <w:rsid w:val="0060722F"/>
    <w:rsid w:val="00607350"/>
    <w:rsid w:val="00607676"/>
    <w:rsid w:val="0060783D"/>
    <w:rsid w:val="00607896"/>
    <w:rsid w:val="00607AE9"/>
    <w:rsid w:val="0061017D"/>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0E"/>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093"/>
    <w:rsid w:val="006E33A2"/>
    <w:rsid w:val="006E3BDA"/>
    <w:rsid w:val="006E4DF7"/>
    <w:rsid w:val="006E5C8E"/>
    <w:rsid w:val="006E5F15"/>
    <w:rsid w:val="006E6017"/>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61B"/>
    <w:rsid w:val="0072077B"/>
    <w:rsid w:val="007208C8"/>
    <w:rsid w:val="00721077"/>
    <w:rsid w:val="00721CA7"/>
    <w:rsid w:val="00722B8C"/>
    <w:rsid w:val="007233C4"/>
    <w:rsid w:val="007235B6"/>
    <w:rsid w:val="00723925"/>
    <w:rsid w:val="0072430E"/>
    <w:rsid w:val="007257F2"/>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42F6"/>
    <w:rsid w:val="00744478"/>
    <w:rsid w:val="00744683"/>
    <w:rsid w:val="00744689"/>
    <w:rsid w:val="0074575C"/>
    <w:rsid w:val="00745D8A"/>
    <w:rsid w:val="0074605F"/>
    <w:rsid w:val="0074621F"/>
    <w:rsid w:val="007469FA"/>
    <w:rsid w:val="007470E4"/>
    <w:rsid w:val="00747725"/>
    <w:rsid w:val="00750645"/>
    <w:rsid w:val="0075064F"/>
    <w:rsid w:val="0075106C"/>
    <w:rsid w:val="007515CF"/>
    <w:rsid w:val="007519AF"/>
    <w:rsid w:val="00751C04"/>
    <w:rsid w:val="00752790"/>
    <w:rsid w:val="00753322"/>
    <w:rsid w:val="00753468"/>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38C"/>
    <w:rsid w:val="00773621"/>
    <w:rsid w:val="0077362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7E3"/>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B09"/>
    <w:rsid w:val="00815478"/>
    <w:rsid w:val="00815685"/>
    <w:rsid w:val="00815876"/>
    <w:rsid w:val="00815A64"/>
    <w:rsid w:val="008168C8"/>
    <w:rsid w:val="00817C64"/>
    <w:rsid w:val="008201FE"/>
    <w:rsid w:val="00820C6F"/>
    <w:rsid w:val="00821AAB"/>
    <w:rsid w:val="00821AD1"/>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DAE"/>
    <w:rsid w:val="00841FA0"/>
    <w:rsid w:val="008423C0"/>
    <w:rsid w:val="008424B0"/>
    <w:rsid w:val="00842618"/>
    <w:rsid w:val="0084305B"/>
    <w:rsid w:val="0084353E"/>
    <w:rsid w:val="00843739"/>
    <w:rsid w:val="008438DC"/>
    <w:rsid w:val="00843A5F"/>
    <w:rsid w:val="00844F42"/>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2D0"/>
    <w:rsid w:val="008604B6"/>
    <w:rsid w:val="008605D5"/>
    <w:rsid w:val="00860F1E"/>
    <w:rsid w:val="008610B5"/>
    <w:rsid w:val="008611C8"/>
    <w:rsid w:val="008618DF"/>
    <w:rsid w:val="0086208D"/>
    <w:rsid w:val="00862230"/>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39F1"/>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2990"/>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E1A"/>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34D1"/>
    <w:rsid w:val="00934C8B"/>
    <w:rsid w:val="00934DAA"/>
    <w:rsid w:val="00935224"/>
    <w:rsid w:val="00935A42"/>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6E29"/>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A6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78E"/>
    <w:rsid w:val="00B73BF0"/>
    <w:rsid w:val="00B74154"/>
    <w:rsid w:val="00B74265"/>
    <w:rsid w:val="00B74274"/>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18A3"/>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419A"/>
    <w:rsid w:val="00C14A0F"/>
    <w:rsid w:val="00C14D2D"/>
    <w:rsid w:val="00C157A2"/>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1DF4"/>
    <w:rsid w:val="00CB217E"/>
    <w:rsid w:val="00CB2952"/>
    <w:rsid w:val="00CB2DFB"/>
    <w:rsid w:val="00CB2F34"/>
    <w:rsid w:val="00CB2FB1"/>
    <w:rsid w:val="00CB30EF"/>
    <w:rsid w:val="00CB335F"/>
    <w:rsid w:val="00CB43B3"/>
    <w:rsid w:val="00CB4DBF"/>
    <w:rsid w:val="00CB5C03"/>
    <w:rsid w:val="00CB643F"/>
    <w:rsid w:val="00CB64CA"/>
    <w:rsid w:val="00CB71F0"/>
    <w:rsid w:val="00CC07D4"/>
    <w:rsid w:val="00CC0C65"/>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EF8"/>
    <w:rsid w:val="00CF4798"/>
    <w:rsid w:val="00CF49A1"/>
    <w:rsid w:val="00CF5216"/>
    <w:rsid w:val="00CF6D44"/>
    <w:rsid w:val="00CF7DD4"/>
    <w:rsid w:val="00D00D0A"/>
    <w:rsid w:val="00D00F65"/>
    <w:rsid w:val="00D022E2"/>
    <w:rsid w:val="00D02603"/>
    <w:rsid w:val="00D028AF"/>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1C51"/>
    <w:rsid w:val="00DD208A"/>
    <w:rsid w:val="00DD39B3"/>
    <w:rsid w:val="00DD3CBC"/>
    <w:rsid w:val="00DD4FF8"/>
    <w:rsid w:val="00DD50B3"/>
    <w:rsid w:val="00DD5172"/>
    <w:rsid w:val="00DD5264"/>
    <w:rsid w:val="00DD53D1"/>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9B3"/>
    <w:rsid w:val="00E15D41"/>
    <w:rsid w:val="00E164C4"/>
    <w:rsid w:val="00E20EF2"/>
    <w:rsid w:val="00E21025"/>
    <w:rsid w:val="00E2173B"/>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701EF"/>
    <w:rsid w:val="00E70289"/>
    <w:rsid w:val="00E705DC"/>
    <w:rsid w:val="00E70635"/>
    <w:rsid w:val="00E7098B"/>
    <w:rsid w:val="00E70B0E"/>
    <w:rsid w:val="00E70F36"/>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882"/>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84"/>
    <w:rsid w:val="00F11A86"/>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A64"/>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1490"/>
    <w:rsid w:val="00F91F36"/>
    <w:rsid w:val="00F923A9"/>
    <w:rsid w:val="00F9434A"/>
    <w:rsid w:val="00F94392"/>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C25"/>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24E9"/>
  <w15:chartTrackingRefBased/>
  <w15:docId w15:val="{02FE055D-B73B-4B05-9370-3466B12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0472864">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2338563">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42" Type="http://schemas.openxmlformats.org/officeDocument/2006/relationships/image" Target="media/image15.png"/><Relationship Id="rId47" Type="http://schemas.openxmlformats.org/officeDocument/2006/relationships/package" Target="embeddings/Microsoft_Excel_Worksheet.xlsx"/><Relationship Id="rId63" Type="http://schemas.openxmlformats.org/officeDocument/2006/relationships/image" Target="media/image25.png"/><Relationship Id="rId68" Type="http://schemas.openxmlformats.org/officeDocument/2006/relationships/image" Target="media/image22.png"/><Relationship Id="rId84" Type="http://schemas.openxmlformats.org/officeDocument/2006/relationships/hyperlink" Target="https://docs.microsoft.com/en-us/azure/active-directory/active-directory-groups-dynamic-membership-azure-portal" TargetMode="External"/><Relationship Id="rId89" Type="http://schemas.openxmlformats.org/officeDocument/2006/relationships/hyperlink" Target="https://docs.microsoft.com/en-us/azure/active-directory/develop/active-directory-saml-debugging" TargetMode="External"/><Relationship Id="rId16" Type="http://schemas.openxmlformats.org/officeDocument/2006/relationships/footer" Target="footer2.xml"/><Relationship Id="rId107" Type="http://schemas.openxmlformats.org/officeDocument/2006/relationships/glossaryDocument" Target="glossary/document.xml"/><Relationship Id="rId11" Type="http://schemas.openxmlformats.org/officeDocument/2006/relationships/endnotes" Target="endnotes.xml"/><Relationship Id="rId32" Type="http://schemas.openxmlformats.org/officeDocument/2006/relationships/image" Target="media/image7.png"/><Relationship Id="rId37" Type="http://schemas.openxmlformats.org/officeDocument/2006/relationships/image" Target="media/image10.png"/><Relationship Id="rId53" Type="http://schemas.openxmlformats.org/officeDocument/2006/relationships/hyperlink" Target="https://docs.microsoft.com/en-us/azure/active-directory/active-directory-sso-certs" TargetMode="External"/><Relationship Id="rId58" Type="http://schemas.openxmlformats.org/officeDocument/2006/relationships/hyperlink" Target="https://docs.microsoft.com/en-us/azure/active-directory/application-config-sso-how-to-configure-password-sso-non-gallery" TargetMode="External"/><Relationship Id="rId74" Type="http://schemas.openxmlformats.org/officeDocument/2006/relationships/hyperlink" Target="https://docs.microsoft.com/en-us/azure/active-directory/active-directory-saas-tutorial-list" TargetMode="External"/><Relationship Id="rId79" Type="http://schemas.openxmlformats.org/officeDocument/2006/relationships/image" Target="media/image28.emf"/><Relationship Id="rId102" Type="http://schemas.openxmlformats.org/officeDocument/2006/relationships/hyperlink" Target="https://docs.microsoft.com/en-us/azure/active-directory/active-directory-claims-mapping" TargetMode="External"/><Relationship Id="rId5" Type="http://schemas.openxmlformats.org/officeDocument/2006/relationships/customXml" Target="../customXml/item5.xml"/><Relationship Id="rId90" Type="http://schemas.openxmlformats.org/officeDocument/2006/relationships/hyperlink" Target="https://addons.mozilla.org/en-US/firefox/addon/saml-tracer/" TargetMode="External"/><Relationship Id="rId95" Type="http://schemas.openxmlformats.org/officeDocument/2006/relationships/hyperlink" Target="https://docs.microsoft.com/en-us/azure/active-directory/develop/active-directory-single-sign-out-protocol-reference" TargetMode="External"/><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pass-through-authentication-security-deep-dive" TargetMode="External"/><Relationship Id="rId80" Type="http://schemas.openxmlformats.org/officeDocument/2006/relationships/package" Target="embeddings/Microsoft_PowerPoint_Presentation.pptx"/><Relationship Id="rId85" Type="http://schemas.openxmlformats.org/officeDocument/2006/relationships/hyperlink" Target="https://docs.microsoft.com/en-us/azure/active-directory/active-directory-accessmanagement-self-service-group-manageme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emf"/><Relationship Id="rId59" Type="http://schemas.openxmlformats.org/officeDocument/2006/relationships/hyperlink" Target="https://azure.microsoft.com/en-us/documentation/articles/active-directory-appssoaccess-whatis/" TargetMode="External"/><Relationship Id="rId67" Type="http://schemas.openxmlformats.org/officeDocument/2006/relationships/image" Target="media/image21.png"/><Relationship Id="rId103" Type="http://schemas.openxmlformats.org/officeDocument/2006/relationships/hyperlink" Target="https://docs.microsoft.com/en-us/azure/active-directory/active-directory-saas-salesforce-tutorial" TargetMode="External"/><Relationship Id="rId108" Type="http://schemas.openxmlformats.org/officeDocument/2006/relationships/theme" Target="theme/theme1.xml"/><Relationship Id="rId41" Type="http://schemas.openxmlformats.org/officeDocument/2006/relationships/image" Target="media/image14.png"/><Relationship Id="rId54" Type="http://schemas.openxmlformats.org/officeDocument/2006/relationships/hyperlink" Target="https://docs.microsoft.com/en-us/azure/active-directory/active-directory-saas-access-panel-introduction" TargetMode="External"/><Relationship Id="rId62" Type="http://schemas.openxmlformats.org/officeDocument/2006/relationships/image" Target="media/image24.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hyperlink" Target="https://docs.microsoft.com/en-us/azure/active-directory/active-directory-privileged-identity-management-configure" TargetMode="External"/><Relationship Id="rId88" Type="http://schemas.openxmlformats.org/officeDocument/2006/relationships/hyperlink" Target="https://myapps.microsoft.com" TargetMode="External"/><Relationship Id="rId91" Type="http://schemas.openxmlformats.org/officeDocument/2006/relationships/hyperlink" Target="https://docs.microsoft.com/en-us/azure/active-directory/develop/active-directory-saml-debugging" TargetMode="External"/><Relationship Id="rId96" Type="http://schemas.openxmlformats.org/officeDocument/2006/relationships/hyperlink" Target="https://docs.microsoft.com/en-us/azure/active-directory/active-directory-b2b-what-is-azure-ad-b2b"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36" Type="http://schemas.openxmlformats.org/officeDocument/2006/relationships/hyperlink" Target="#_Design"/><Relationship Id="rId49" Type="http://schemas.openxmlformats.org/officeDocument/2006/relationships/hyperlink" Target="https://docs.microsoft.com/en-us/azure/active-directory/active-directory-conditional-access-azure-portal" TargetMode="External"/><Relationship Id="rId57" Type="http://schemas.openxmlformats.org/officeDocument/2006/relationships/hyperlink" Target="https://docs.microsoft.com/en-us/azure/active-directory/active-directory-saas-access-panel-introduction" TargetMode="External"/><Relationship Id="rId106"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yperlink" Target="https://azure.microsoft.com/en-us/pricing/details/active-directory/" TargetMode="External"/><Relationship Id="rId60" Type="http://schemas.openxmlformats.org/officeDocument/2006/relationships/hyperlink" Target="https://docs.microsoft.com/en-us/azure/active-directory/active-directory-b2b-what-is-azure-ad-b2b" TargetMode="External"/><Relationship Id="rId65" Type="http://schemas.openxmlformats.org/officeDocument/2006/relationships/hyperlink" Target="https://azure.microsoft.com/en-us/documentation/articles/active-directory-view-access-usage-reports/" TargetMode="External"/><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develop/active-directory-saml-debugging" TargetMode="External"/><Relationship Id="rId81" Type="http://schemas.openxmlformats.org/officeDocument/2006/relationships/image" Target="media/image29.png"/><Relationship Id="rId86" Type="http://schemas.openxmlformats.org/officeDocument/2006/relationships/hyperlink" Target="https://support.microsoft.com/en-us/help/4026200/windows-browse-inprivate-in-microsoft-edge" TargetMode="External"/><Relationship Id="rId94" Type="http://schemas.openxmlformats.org/officeDocument/2006/relationships/hyperlink" Target="https://docs.microsoft.com/en-us/azure/active-directory/develop/active-directory-single-sign-on-protocol-reference" TargetMode="External"/><Relationship Id="rId99" Type="http://schemas.openxmlformats.org/officeDocument/2006/relationships/hyperlink" Target="https://docs.microsoft.com/en-us/azure/active-directory/active-directory-appssoaccess-whatis" TargetMode="External"/><Relationship Id="rId101" Type="http://schemas.openxmlformats.org/officeDocument/2006/relationships/hyperlink" Target="https://docs.microsoft.com/en-us/azure/active-directory/active-directory-configurable-token-lifetime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png"/><Relationship Id="rId34" Type="http://schemas.openxmlformats.org/officeDocument/2006/relationships/hyperlink" Target="#_Implementing_Your_Solution"/><Relationship Id="rId50" Type="http://schemas.openxmlformats.org/officeDocument/2006/relationships/hyperlink" Target="https://docs.microsoft.com/en-us/azure/active-directory/active-directory-manage-groups" TargetMode="External"/><Relationship Id="rId55" Type="http://schemas.openxmlformats.org/officeDocument/2006/relationships/hyperlink" Target="https://azure.microsoft.com/en-us/documentation/articles/active-directory-saas-ie-group-policy/" TargetMode="External"/><Relationship Id="rId76" Type="http://schemas.openxmlformats.org/officeDocument/2006/relationships/hyperlink" Target="https://docs.microsoft.com/en-us/azure/active-directory/application-config-sso-how-to-configure-federated-sso-non-gallery" TargetMode="External"/><Relationship Id="rId97" Type="http://schemas.openxmlformats.org/officeDocument/2006/relationships/hyperlink" Target="https://docs.microsoft.com/en-us/azure/active-directory/active-directory-conditional-access-azure-portal" TargetMode="External"/><Relationship Id="rId104" Type="http://schemas.openxmlformats.org/officeDocument/2006/relationships/hyperlink" Target="https://docs.microsoft.com/en-us/azure/active-directory/active-directory-saas-%3cInsert%20App%20Name%3e-provisioning-tutorial" TargetMode="Externa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en-us/azure/active-directory/develop/active-directory-saml-debugging" TargetMode="External"/><Relationship Id="rId2" Type="http://schemas.openxmlformats.org/officeDocument/2006/relationships/customXml" Target="../customXml/item2.xml"/><Relationship Id="rId29" Type="http://schemas.openxmlformats.org/officeDocument/2006/relationships/image" Target="media/image11.png"/><Relationship Id="rId40" Type="http://schemas.openxmlformats.org/officeDocument/2006/relationships/hyperlink" Target="#_Planning_Your_Implementation"/><Relationship Id="rId45" Type="http://schemas.openxmlformats.org/officeDocument/2006/relationships/image" Target="media/image18.png"/><Relationship Id="rId66" Type="http://schemas.openxmlformats.org/officeDocument/2006/relationships/hyperlink" Target="https://www.microsoft.com/en-us/download/details.aspx?id=36391" TargetMode="External"/><Relationship Id="rId87" Type="http://schemas.openxmlformats.org/officeDocument/2006/relationships/hyperlink" Target="https://aad.portal.azure.com" TargetMode="External"/><Relationship Id="rId82" Type="http://schemas.openxmlformats.org/officeDocument/2006/relationships/hyperlink" Target="https://docs.microsoft.com/en-us/azure/active-directory/active-directory-assign-admin-roles-azure-portal"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docs.microsoft.com/en-us/sccm/core/clients/deploy/deploy-clients-to-windows-computers" TargetMode="External"/><Relationship Id="rId77" Type="http://schemas.openxmlformats.org/officeDocument/2006/relationships/hyperlink" Target="https://docs.microsoft.com/en-us/azure/active-directory/active-directory-claims-mapping" TargetMode="External"/><Relationship Id="rId100" Type="http://schemas.openxmlformats.org/officeDocument/2006/relationships/hyperlink" Target="https://docs.microsoft.com/en-us/azure/active-directory/active-directory-playbook-building-blocks" TargetMode="External"/><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docs.microsoft.com/en-us/azure/active-directory/active-directory-identityprotection" TargetMode="External"/><Relationship Id="rId72" Type="http://schemas.openxmlformats.org/officeDocument/2006/relationships/hyperlink" Target="https://docs.microsoft.com/en-us/azure/active-directory/develop/active-directory-signing-key-rollover" TargetMode="External"/><Relationship Id="rId93" Type="http://schemas.openxmlformats.org/officeDocument/2006/relationships/hyperlink" Target="https://docs.microsoft.com/en-us/azure/active-directory/develop/active-directory-saml-claims-customization" TargetMode="External"/><Relationship Id="rId98" Type="http://schemas.openxmlformats.org/officeDocument/2006/relationships/hyperlink" Target="https://docs.microsoft.com/en-us/azure/active-directory/active-directory-identityprotection"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37010"/>
    <w:rsid w:val="0004437F"/>
    <w:rsid w:val="00060A72"/>
    <w:rsid w:val="00092A2B"/>
    <w:rsid w:val="000A69D5"/>
    <w:rsid w:val="00102B9E"/>
    <w:rsid w:val="0013519F"/>
    <w:rsid w:val="001465A8"/>
    <w:rsid w:val="00157149"/>
    <w:rsid w:val="001969F7"/>
    <w:rsid w:val="001A304F"/>
    <w:rsid w:val="001B362D"/>
    <w:rsid w:val="001D2953"/>
    <w:rsid w:val="0021302E"/>
    <w:rsid w:val="002164BF"/>
    <w:rsid w:val="0021714F"/>
    <w:rsid w:val="002306B2"/>
    <w:rsid w:val="002920FF"/>
    <w:rsid w:val="002D537C"/>
    <w:rsid w:val="002E3FFA"/>
    <w:rsid w:val="003448EA"/>
    <w:rsid w:val="003670D6"/>
    <w:rsid w:val="00395140"/>
    <w:rsid w:val="003A7C1B"/>
    <w:rsid w:val="00417B66"/>
    <w:rsid w:val="00470EE5"/>
    <w:rsid w:val="00515DA5"/>
    <w:rsid w:val="00541F36"/>
    <w:rsid w:val="00565247"/>
    <w:rsid w:val="005A1087"/>
    <w:rsid w:val="00640C40"/>
    <w:rsid w:val="00643D5A"/>
    <w:rsid w:val="006653DF"/>
    <w:rsid w:val="006D6AB8"/>
    <w:rsid w:val="006D6C64"/>
    <w:rsid w:val="006F017F"/>
    <w:rsid w:val="00751568"/>
    <w:rsid w:val="00793848"/>
    <w:rsid w:val="007D58C1"/>
    <w:rsid w:val="007E0BD9"/>
    <w:rsid w:val="0080670D"/>
    <w:rsid w:val="00892DCA"/>
    <w:rsid w:val="008A7A1E"/>
    <w:rsid w:val="008D7A3A"/>
    <w:rsid w:val="009041FB"/>
    <w:rsid w:val="00960D95"/>
    <w:rsid w:val="009725D5"/>
    <w:rsid w:val="00990A88"/>
    <w:rsid w:val="009A26C9"/>
    <w:rsid w:val="00A37DBF"/>
    <w:rsid w:val="00A554B1"/>
    <w:rsid w:val="00A623BC"/>
    <w:rsid w:val="00AB5720"/>
    <w:rsid w:val="00AC4F14"/>
    <w:rsid w:val="00B16233"/>
    <w:rsid w:val="00BA390E"/>
    <w:rsid w:val="00BB6490"/>
    <w:rsid w:val="00C06F4C"/>
    <w:rsid w:val="00C34E9C"/>
    <w:rsid w:val="00C64B6F"/>
    <w:rsid w:val="00C9372B"/>
    <w:rsid w:val="00CB2641"/>
    <w:rsid w:val="00CF4B51"/>
    <w:rsid w:val="00D525BB"/>
    <w:rsid w:val="00DA13BB"/>
    <w:rsid w:val="00DE3AEE"/>
    <w:rsid w:val="00DE6BC1"/>
    <w:rsid w:val="00E11732"/>
    <w:rsid w:val="00E25A51"/>
    <w:rsid w:val="00E4173B"/>
    <w:rsid w:val="00E95BAB"/>
    <w:rsid w:val="00EB6306"/>
    <w:rsid w:val="00EC28DC"/>
    <w:rsid w:val="00EE1549"/>
    <w:rsid w:val="00EE242F"/>
    <w:rsid w:val="00EE76B6"/>
    <w:rsid w:val="00EF6B79"/>
    <w:rsid w:val="00F00727"/>
    <w:rsid w:val="00F21906"/>
    <w:rsid w:val="00F44A7C"/>
    <w:rsid w:val="00F93E3F"/>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&lt;&lt;APPLICATION NAME&gt;&gt; to &lt;Insert Company Name&gt; as part of the Modern IT initiative being undertaken by the IAM Business Group.</Abstract>
  <CompanyAddress/>
  <CompanyPhone/>
  <CompanyFax/>
  <CompanyEmail>tperkins@f128.info</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15338-DB38-4255-8AA9-0E90166727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B81C44-961B-497F-AB4A-64BFB3D5802A}">
  <ds:schemaRefs>
    <ds:schemaRef ds:uri="http://schemas.microsoft.com/office/2006/metadata/properties"/>
    <ds:schemaRef ds:uri="http://schemas.microsoft.com/office/infopath/2007/PartnerControls"/>
    <ds:schemaRef ds:uri="2f4ce27d-5312-4f35-bee8-25b1bd889599"/>
    <ds:schemaRef ds:uri="20b429da-18df-4b60-8667-ecabe588cf91"/>
    <ds:schemaRef ds:uri="http://schemas.microsoft.com/sharepoint/v3/fields"/>
    <ds:schemaRef ds:uri="230e9df3-be65-4c73-a93b-d1236ebd677e"/>
  </ds:schemaRefs>
</ds:datastoreItem>
</file>

<file path=customXml/itemProps4.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5.xml><?xml version="1.0" encoding="utf-8"?>
<ds:datastoreItem xmlns:ds="http://schemas.openxmlformats.org/officeDocument/2006/customXml" ds:itemID="{5847C7DF-D8B5-44CE-AEE0-A793DF233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34</Pages>
  <Words>8316</Words>
  <Characters>47402</Characters>
  <Application>Microsoft Office Word</Application>
  <DocSecurity>0</DocSecurity>
  <Lines>395</Lines>
  <Paragraphs>111</Paragraphs>
  <ScaleCrop>false</ScaleCrop>
  <Company/>
  <LinksUpToDate>false</LinksUpToDate>
  <CharactersWithSpaces>55607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&lt;&lt;APPLICATION NAME&gt;&gt; Single Sign-on Configuration</dc:subject>
  <dc:creator>Rainier Amara</dc:creator>
  <cp:keywords/>
  <dc:description/>
  <cp:lastModifiedBy>Arvind Harinder</cp:lastModifiedBy>
  <cp:revision>1712</cp:revision>
  <dcterms:created xsi:type="dcterms:W3CDTF">2018-03-15T12:17:00Z</dcterms:created>
  <dcterms:modified xsi:type="dcterms:W3CDTF">2018-04-23T16:45:00Z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