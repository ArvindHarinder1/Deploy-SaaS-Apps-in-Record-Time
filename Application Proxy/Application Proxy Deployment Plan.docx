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249EAC" w14:textId="3FF28CF2" w:rsidR="00A30EC7" w:rsidRDefault="00A30EC7">
      <w:pPr>
        <w:pStyle w:val="CoverSubject"/>
      </w:pPr>
      <w:r>
        <w:rPr>
          <w:noProof/>
        </w:rPr>
        <w:drawing>
          <wp:inline distT="0" distB="0" distL="0" distR="0" wp14:anchorId="5715E8AB" wp14:editId="7E8BD045">
            <wp:extent cx="914400" cy="194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p>
    <w:p w14:paraId="10EFDA84" w14:textId="0C34121B" w:rsidR="00342676" w:rsidRDefault="00C822E7">
      <w:pPr>
        <w:pStyle w:val="CoverSubject"/>
      </w:pPr>
      <w:r>
        <w:t>Azure Active Direc</w:t>
      </w:r>
      <w:r w:rsidR="00D05E7C">
        <w:t xml:space="preserve">tory </w:t>
      </w:r>
      <w:r w:rsidR="00AE56B9">
        <w:t xml:space="preserve">Application Proxy </w:t>
      </w:r>
      <w:r>
        <w:t>Deployment Project</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commentRangeStart w:id="0" w:displacedByCustomXml="prev"/>
        <w:p w14:paraId="5C9EC40E" w14:textId="77777777" w:rsidR="00342676" w:rsidRDefault="00993A73" w:rsidP="00A30EC7">
          <w:pPr>
            <w:spacing w:before="0" w:after="0"/>
            <w:rPr>
              <w:rStyle w:val="Emphasis"/>
              <w:i w:val="0"/>
              <w:lang w:eastAsia="en-AU"/>
            </w:rPr>
          </w:pPr>
          <w:r>
            <w:rPr>
              <w:rStyle w:val="Emphasis"/>
            </w:rPr>
            <w:t>Prepared for</w:t>
          </w:r>
        </w:p>
        <w:p w14:paraId="51D43F93" w14:textId="77777777" w:rsidR="00342676" w:rsidRDefault="00993A73" w:rsidP="00A30EC7">
          <w:pPr>
            <w:spacing w:before="0" w:after="0"/>
            <w:rPr>
              <w:lang w:eastAsia="en-AU"/>
            </w:rPr>
          </w:pPr>
          <w:r w:rsidRPr="63E3D780">
            <w:fldChar w:fldCharType="begin"/>
          </w:r>
          <w:r>
            <w:rPr>
              <w:lang w:eastAsia="en-AU"/>
            </w:rPr>
            <w:instrText xml:space="preserve"> DOCPROPERTY  Customer  \* MERGEFORMAT </w:instrText>
          </w:r>
          <w:r w:rsidRPr="63E3D780">
            <w:rPr>
              <w:lang w:eastAsia="en-AU"/>
            </w:rPr>
            <w:fldChar w:fldCharType="separate"/>
          </w:r>
          <w:r w:rsidR="009D78CA">
            <w:rPr>
              <w:lang w:eastAsia="en-AU"/>
            </w:rPr>
            <w:t>update [Customer] in Doc Properties</w:t>
          </w:r>
          <w:r w:rsidRPr="63E3D780">
            <w:fldChar w:fldCharType="end"/>
          </w:r>
        </w:p>
        <w:p w14:paraId="33858E8C" w14:textId="0B8CF7FA" w:rsidR="00986370" w:rsidRDefault="00986370" w:rsidP="00A30EC7">
          <w:pPr>
            <w:spacing w:before="0" w:after="0"/>
          </w:pPr>
          <w:r>
            <w:fldChar w:fldCharType="begin"/>
          </w:r>
          <w:r>
            <w:instrText xml:space="preserve"> DATE  \@ "d-MMM-yy" \l  \* MERGEFORMAT </w:instrText>
          </w:r>
          <w:r>
            <w:fldChar w:fldCharType="separate"/>
          </w:r>
          <w:ins w:id="1" w:author="Author">
            <w:r w:rsidR="00A04B68">
              <w:rPr>
                <w:noProof/>
              </w:rPr>
              <w:t>2-Apr-18</w:t>
            </w:r>
          </w:ins>
          <w:del w:id="2" w:author="Author">
            <w:r w:rsidR="00357BE1" w:rsidDel="00A04B68">
              <w:rPr>
                <w:noProof/>
              </w:rPr>
              <w:delText>21-Mar-18</w:delText>
            </w:r>
          </w:del>
          <w:r>
            <w:fldChar w:fldCharType="end"/>
          </w:r>
        </w:p>
        <w:p w14:paraId="25BA62AF" w14:textId="24838E65" w:rsidR="00986370" w:rsidRDefault="00986370" w:rsidP="00A30EC7">
          <w:pPr>
            <w:spacing w:before="0"/>
          </w:pPr>
          <w:r>
            <w:t xml:space="preserve">Version </w:t>
          </w:r>
          <w:r w:rsidR="00215B24">
            <w:t>.</w:t>
          </w:r>
          <w:ins w:id="3" w:author="Author">
            <w:r w:rsidR="008333A2">
              <w:t>3</w:t>
            </w:r>
          </w:ins>
          <w:del w:id="4" w:author="Author">
            <w:r w:rsidR="00215B24">
              <w:delText>2</w:delText>
            </w:r>
          </w:del>
          <w:r w:rsidR="009D78CA">
            <w:t xml:space="preserve"> </w:t>
          </w:r>
          <w:fldSimple w:instr=" DOCPROPERTY  Status  \* MERGEFORMAT ">
            <w:r w:rsidR="009D78CA">
              <w:t>Draft</w:t>
            </w:r>
          </w:fldSimple>
          <w:commentRangeEnd w:id="0"/>
          <w:r w:rsidR="00E419CA">
            <w:rPr>
              <w:rStyle w:val="CommentReference"/>
            </w:rPr>
            <w:commentReference w:id="0"/>
          </w:r>
        </w:p>
        <w:p w14:paraId="7A689489" w14:textId="77777777" w:rsidR="00986370" w:rsidRDefault="00986370" w:rsidP="00A30EC7">
          <w:pPr>
            <w:spacing w:before="0" w:after="0"/>
          </w:pPr>
        </w:p>
        <w:p w14:paraId="1917381E" w14:textId="77777777" w:rsidR="00986370" w:rsidRDefault="00986370" w:rsidP="00A30EC7">
          <w:pPr>
            <w:spacing w:before="0" w:after="0"/>
            <w:rPr>
              <w:rStyle w:val="Emphasis"/>
            </w:rPr>
          </w:pPr>
          <w:r>
            <w:rPr>
              <w:rStyle w:val="Emphasis"/>
            </w:rPr>
            <w:t>Prepared by</w:t>
          </w:r>
        </w:p>
        <w:sdt>
          <w:sdtPr>
            <w:rPr>
              <w:rStyle w:val="Strong"/>
            </w:rPr>
            <w:alias w:val="Author"/>
            <w:tag w:val=""/>
            <w:id w:val="80649995"/>
            <w:placeholder>
              <w:docPart w:val="E214E3C1BA424A5E9D4050EE963583DC"/>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2AD0A38D" w14:textId="5FB54041" w:rsidR="00986370" w:rsidRDefault="00492F92" w:rsidP="00A30EC7">
              <w:pPr>
                <w:spacing w:before="0" w:after="0"/>
                <w:rPr>
                  <w:rStyle w:val="Strong"/>
                </w:rPr>
              </w:pPr>
              <w:ins w:id="5" w:author="Author">
                <w:del w:id="6" w:author="Author">
                  <w:r w:rsidDel="00950FC6">
                    <w:rPr>
                      <w:rStyle w:val="Strong"/>
                    </w:rPr>
                    <w:delText>Rainier.Amara@microsoft.com</w:delText>
                  </w:r>
                </w:del>
              </w:ins>
            </w:p>
          </w:sdtContent>
        </w:sdt>
        <w:p w14:paraId="211F2B18" w14:textId="77777777" w:rsidR="00986370" w:rsidRDefault="00615F5A" w:rsidP="00A30EC7">
          <w:pPr>
            <w:spacing w:before="0"/>
          </w:pPr>
          <w:fldSimple w:instr=" DOCPROPERTY  &quot;Author Position&quot;  \* MERGEFORMAT ">
            <w:r w:rsidR="009D78CA">
              <w:t>Update [Author Position] in Doc Properties</w:t>
            </w:r>
          </w:fldSimple>
        </w:p>
        <w:p w14:paraId="43C50D83" w14:textId="77777777" w:rsidR="00986370" w:rsidRDefault="00615F5A" w:rsidP="00A30EC7">
          <w:pPr>
            <w:spacing w:before="0"/>
          </w:pPr>
          <w:fldSimple w:instr=" DOCPROPERTY  &quot;Author Email&quot;  \* MERGEFORMAT ">
            <w:r w:rsidR="009D78CA">
              <w:t>update [Author Email] in Doc Properties</w:t>
            </w:r>
          </w:fldSimple>
          <w:r w:rsidR="00986370">
            <w:t xml:space="preserve"> </w:t>
          </w:r>
        </w:p>
        <w:p w14:paraId="79A4339A" w14:textId="77777777" w:rsidR="00986370" w:rsidRDefault="00986370" w:rsidP="00A30EC7">
          <w:pPr>
            <w:spacing w:before="0"/>
          </w:pPr>
        </w:p>
        <w:p w14:paraId="2B5C930F" w14:textId="77777777" w:rsidR="00986370" w:rsidRDefault="00986370" w:rsidP="00A30EC7">
          <w:pPr>
            <w:spacing w:before="0" w:after="0"/>
          </w:pPr>
          <w:r>
            <w:t>Contributors</w:t>
          </w:r>
        </w:p>
        <w:p w14:paraId="1F094DE7" w14:textId="3EAC5170" w:rsidR="005C04F8" w:rsidRDefault="005C04F8" w:rsidP="00A30EC7">
          <w:pPr>
            <w:spacing w:before="0" w:after="0"/>
            <w:rPr>
              <w:rStyle w:val="Strong"/>
            </w:rPr>
          </w:pPr>
          <w:r>
            <w:rPr>
              <w:rStyle w:val="Strong"/>
            </w:rPr>
            <w:t>Ian Parramore</w:t>
          </w:r>
        </w:p>
        <w:p w14:paraId="4B7D1DCD" w14:textId="7A18A89B" w:rsidR="00A30EC7" w:rsidRDefault="00A30EC7" w:rsidP="00A30EC7">
          <w:pPr>
            <w:spacing w:before="0" w:after="0"/>
            <w:rPr>
              <w:rStyle w:val="Strong"/>
            </w:rPr>
          </w:pPr>
          <w:r>
            <w:rPr>
              <w:rStyle w:val="Strong"/>
            </w:rPr>
            <w:t>Ada</w:t>
          </w:r>
          <w:r w:rsidR="006E0F9C">
            <w:rPr>
              <w:rStyle w:val="Strong"/>
            </w:rPr>
            <w:t>m Steenwyk</w:t>
          </w:r>
        </w:p>
        <w:p w14:paraId="771A3D7D" w14:textId="3A5C56E0" w:rsidR="00A30EC7" w:rsidRDefault="006E0F9C" w:rsidP="00A30EC7">
          <w:pPr>
            <w:spacing w:before="0" w:after="0"/>
            <w:rPr>
              <w:rStyle w:val="Strong"/>
            </w:rPr>
          </w:pPr>
          <w:r>
            <w:rPr>
              <w:rStyle w:val="Strong"/>
            </w:rPr>
            <w:t>Paresh Nhathalal</w:t>
          </w:r>
        </w:p>
        <w:p w14:paraId="4B4FE5B4" w14:textId="47BA4840" w:rsidR="00AC7870" w:rsidRDefault="00AC7870" w:rsidP="00A30EC7">
          <w:pPr>
            <w:spacing w:before="0" w:after="0"/>
            <w:rPr>
              <w:rStyle w:val="Strong"/>
            </w:rPr>
          </w:pPr>
          <w:r>
            <w:rPr>
              <w:rStyle w:val="Strong"/>
            </w:rPr>
            <w:t>Rainier Amara</w:t>
          </w:r>
        </w:p>
        <w:p w14:paraId="2725DBDC" w14:textId="77777777" w:rsidR="00342676" w:rsidRDefault="00993A73">
          <w:pPr>
            <w:spacing w:before="0" w:after="200"/>
            <w:rPr>
              <w:rStyle w:val="Strong"/>
            </w:rPr>
          </w:pPr>
          <w:r>
            <w:rPr>
              <w:rStyle w:val="Strong"/>
            </w:rPr>
            <w:br w:type="page"/>
          </w:r>
        </w:p>
        <w:p w14:paraId="72704509" w14:textId="77777777" w:rsidR="00342676" w:rsidRDefault="00342676">
          <w:pPr>
            <w:rPr>
              <w:rFonts w:cstheme="minorHAnsi"/>
            </w:rPr>
          </w:pPr>
        </w:p>
        <w:p w14:paraId="6107FE41" w14:textId="77777777" w:rsidR="00496B8F" w:rsidRDefault="00496B8F" w:rsidP="00496B8F">
          <w:pPr>
            <w:pStyle w:val="Footer"/>
            <w:spacing w:after="120"/>
            <w:rPr>
              <w:sz w:val="18"/>
              <w:szCs w:val="18"/>
            </w:rPr>
          </w:pPr>
          <w:r w:rsidRPr="63E3D780">
            <w:rPr>
              <w:sz w:val="18"/>
              <w:szCs w:val="18"/>
            </w:rPr>
            <w:t xml:space="preserve">MICROSOFT MAKES NO WARRANTIES, EXPRESS OR IMPLIED, IN THIS </w:t>
          </w:r>
          <w:commentRangeStart w:id="7"/>
          <w:r w:rsidRPr="63E3D780">
            <w:rPr>
              <w:sz w:val="18"/>
              <w:szCs w:val="18"/>
            </w:rPr>
            <w:t>DOCUMENT</w:t>
          </w:r>
          <w:commentRangeEnd w:id="7"/>
          <w:r>
            <w:rPr>
              <w:rStyle w:val="CommentReference"/>
              <w:color w:val="auto"/>
            </w:rPr>
            <w:commentReference w:id="7"/>
          </w:r>
          <w:r w:rsidRPr="63E3D780">
            <w:rPr>
              <w:sz w:val="18"/>
              <w:szCs w:val="18"/>
            </w:rPr>
            <w:t xml:space="preserve">. </w:t>
          </w:r>
        </w:p>
        <w:p w14:paraId="0AB1E9BE" w14:textId="77777777" w:rsidR="00496B8F" w:rsidRDefault="00496B8F" w:rsidP="00496B8F">
          <w:pPr>
            <w:pStyle w:val="Footer"/>
            <w:spacing w:after="120"/>
            <w:rPr>
              <w:sz w:val="18"/>
              <w:szCs w:val="18"/>
            </w:rPr>
          </w:pPr>
          <w:r w:rsidRPr="63E3D780">
            <w:rPr>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660E79A" w14:textId="77777777" w:rsidR="00496B8F" w:rsidRDefault="00496B8F" w:rsidP="00496B8F">
          <w:pPr>
            <w:pStyle w:val="Footer"/>
            <w:spacing w:after="120"/>
            <w:rPr>
              <w:sz w:val="18"/>
              <w:szCs w:val="18"/>
            </w:rPr>
          </w:pPr>
          <w:r w:rsidRPr="63E3D780">
            <w:rPr>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2EA1E706" w14:textId="77777777" w:rsidR="00496B8F" w:rsidRDefault="00496B8F" w:rsidP="00496B8F">
          <w:pPr>
            <w:pStyle w:val="Footer"/>
            <w:spacing w:after="120"/>
            <w:rPr>
              <w:sz w:val="18"/>
              <w:szCs w:val="18"/>
            </w:rPr>
          </w:pPr>
          <w:r w:rsidRPr="63E3D780">
            <w:rPr>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428901F" w14:textId="77777777" w:rsidR="00496B8F" w:rsidRDefault="00496B8F" w:rsidP="00496B8F">
          <w:pPr>
            <w:pStyle w:val="Footer"/>
            <w:spacing w:after="120"/>
            <w:rPr>
              <w:sz w:val="18"/>
              <w:szCs w:val="18"/>
            </w:rPr>
          </w:pPr>
          <w:r w:rsidRPr="63E3D780">
            <w:rPr>
              <w:sz w:val="18"/>
              <w:szCs w:val="18"/>
            </w:rPr>
            <w:t>© 2015 Microsoft Corporation. All rights reserved. Any use or distribution of these materials without express authorization of Microsoft Corp. is strictly prohibited.</w:t>
          </w:r>
        </w:p>
        <w:p w14:paraId="732DBEEA" w14:textId="77777777" w:rsidR="00496B8F" w:rsidRDefault="00496B8F" w:rsidP="00496B8F">
          <w:pPr>
            <w:pStyle w:val="Footer"/>
            <w:spacing w:after="120"/>
            <w:rPr>
              <w:sz w:val="18"/>
              <w:szCs w:val="18"/>
            </w:rPr>
          </w:pPr>
          <w:r w:rsidRPr="63E3D780">
            <w:rPr>
              <w:sz w:val="18"/>
              <w:szCs w:val="18"/>
            </w:rPr>
            <w:t>Microsoft, Active Directory Domain Services, Azure Active Directory, Azure AD Premium, Office, Windows are either registered trademarks or trademarks of Microsoft Corporation in the United States and/or other countries.</w:t>
          </w:r>
        </w:p>
        <w:p w14:paraId="3D02060D" w14:textId="77777777" w:rsidR="00496B8F" w:rsidRDefault="00496B8F" w:rsidP="00496B8F">
          <w:pPr>
            <w:pStyle w:val="Footer"/>
            <w:spacing w:after="120"/>
            <w:rPr>
              <w:sz w:val="18"/>
              <w:szCs w:val="18"/>
            </w:rPr>
          </w:pPr>
          <w:r w:rsidRPr="63E3D780">
            <w:rPr>
              <w:sz w:val="18"/>
              <w:szCs w:val="18"/>
            </w:rPr>
            <w:t>The names of actual companies and products mentioned herein may be the trademarks of their respective owners.</w:t>
          </w:r>
        </w:p>
        <w:p w14:paraId="58155A5C" w14:textId="77777777" w:rsidR="00342676" w:rsidRDefault="00342676">
          <w:pPr>
            <w:rPr>
              <w:rFonts w:cstheme="minorHAnsi"/>
            </w:rPr>
          </w:pPr>
        </w:p>
        <w:p w14:paraId="4638716F" w14:textId="77777777" w:rsidR="00342676" w:rsidRDefault="00342676">
          <w:pPr>
            <w:jc w:val="right"/>
            <w:rPr>
              <w:rFonts w:cstheme="minorHAnsi"/>
            </w:rPr>
          </w:pPr>
        </w:p>
        <w:p w14:paraId="7E648C62" w14:textId="77777777" w:rsidR="00342676" w:rsidRDefault="00342676">
          <w:pPr>
            <w:rPr>
              <w:rFonts w:cstheme="minorHAnsi"/>
            </w:rPr>
          </w:pPr>
        </w:p>
        <w:p w14:paraId="726A7C5E" w14:textId="77777777" w:rsidR="00342676" w:rsidRDefault="00342676">
          <w:pPr>
            <w:rPr>
              <w:rFonts w:cstheme="minorHAnsi"/>
            </w:rPr>
            <w:sectPr w:rsidR="00342676" w:rsidSect="00683998">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06" w:footer="288" w:gutter="0"/>
              <w:pgNumType w:fmt="lowerRoman" w:start="1"/>
              <w:cols w:space="708"/>
              <w:titlePg/>
              <w:docGrid w:linePitch="360"/>
            </w:sectPr>
          </w:pPr>
        </w:p>
        <w:p w14:paraId="7A320A38" w14:textId="77777777" w:rsidR="00342676" w:rsidRDefault="00993A73">
          <w:pPr>
            <w:pStyle w:val="CoverSubject"/>
          </w:pPr>
          <w:r>
            <w:lastRenderedPageBreak/>
            <w:t>Table of Contents</w:t>
          </w:r>
        </w:p>
        <w:p w14:paraId="171F76E4" w14:textId="535137EF" w:rsidR="00EA5CE0" w:rsidRDefault="00FF241F">
          <w:pPr>
            <w:pStyle w:val="TOC1"/>
            <w:rPr>
              <w:ins w:id="11" w:author="Author"/>
              <w:rFonts w:asciiTheme="minorHAnsi" w:hAnsiTheme="minorHAnsi"/>
              <w:sz w:val="22"/>
              <w:lang w:val="en-GB" w:eastAsia="en-GB"/>
            </w:rPr>
          </w:pPr>
          <w:r>
            <w:fldChar w:fldCharType="begin"/>
          </w:r>
          <w:r>
            <w:instrText xml:space="preserve"> TOC \o "1-3" \h \z \u </w:instrText>
          </w:r>
          <w:r>
            <w:fldChar w:fldCharType="separate"/>
          </w:r>
          <w:ins w:id="12" w:author="Author">
            <w:r w:rsidR="00EA5CE0" w:rsidRPr="00B336B6">
              <w:rPr>
                <w:rStyle w:val="Hyperlink"/>
              </w:rPr>
              <w:fldChar w:fldCharType="begin"/>
            </w:r>
            <w:r w:rsidR="00EA5CE0" w:rsidRPr="00B336B6">
              <w:rPr>
                <w:rStyle w:val="Hyperlink"/>
              </w:rPr>
              <w:instrText xml:space="preserve"> </w:instrText>
            </w:r>
            <w:r w:rsidR="00EA5CE0">
              <w:instrText>HYPERLINK \l "_Toc508930344"</w:instrText>
            </w:r>
            <w:r w:rsidR="00EA5CE0" w:rsidRPr="00B336B6">
              <w:rPr>
                <w:rStyle w:val="Hyperlink"/>
              </w:rPr>
              <w:instrText xml:space="preserve"> </w:instrText>
            </w:r>
            <w:r w:rsidR="00EA5CE0" w:rsidRPr="00B336B6">
              <w:rPr>
                <w:rStyle w:val="Hyperlink"/>
              </w:rPr>
              <w:fldChar w:fldCharType="separate"/>
            </w:r>
            <w:r w:rsidR="00EA5CE0" w:rsidRPr="00B336B6">
              <w:rPr>
                <w:rStyle w:val="Hyperlink"/>
              </w:rPr>
              <w:t>1</w:t>
            </w:r>
            <w:r w:rsidR="00EA5CE0">
              <w:rPr>
                <w:rFonts w:asciiTheme="minorHAnsi" w:hAnsiTheme="minorHAnsi"/>
                <w:sz w:val="22"/>
                <w:lang w:val="en-GB" w:eastAsia="en-GB"/>
              </w:rPr>
              <w:tab/>
            </w:r>
            <w:r w:rsidR="00EA5CE0" w:rsidRPr="00B336B6">
              <w:rPr>
                <w:rStyle w:val="Hyperlink"/>
              </w:rPr>
              <w:t>Overview</w:t>
            </w:r>
            <w:r w:rsidR="00EA5CE0">
              <w:rPr>
                <w:webHidden/>
              </w:rPr>
              <w:tab/>
            </w:r>
            <w:r w:rsidR="00EA5CE0">
              <w:rPr>
                <w:webHidden/>
              </w:rPr>
              <w:fldChar w:fldCharType="begin"/>
            </w:r>
            <w:r w:rsidR="00EA5CE0">
              <w:rPr>
                <w:webHidden/>
              </w:rPr>
              <w:instrText xml:space="preserve"> PAGEREF _Toc508930344 \h </w:instrText>
            </w:r>
          </w:ins>
          <w:r w:rsidR="00EA5CE0">
            <w:rPr>
              <w:webHidden/>
            </w:rPr>
          </w:r>
          <w:r w:rsidR="00EA5CE0">
            <w:rPr>
              <w:webHidden/>
            </w:rPr>
            <w:fldChar w:fldCharType="separate"/>
          </w:r>
          <w:ins w:id="13" w:author="Author">
            <w:r w:rsidR="00EA5CE0">
              <w:rPr>
                <w:webHidden/>
              </w:rPr>
              <w:t>1</w:t>
            </w:r>
            <w:r w:rsidR="00EA5CE0">
              <w:rPr>
                <w:webHidden/>
              </w:rPr>
              <w:fldChar w:fldCharType="end"/>
            </w:r>
            <w:r w:rsidR="00EA5CE0" w:rsidRPr="00B336B6">
              <w:rPr>
                <w:rStyle w:val="Hyperlink"/>
              </w:rPr>
              <w:fldChar w:fldCharType="end"/>
            </w:r>
          </w:ins>
        </w:p>
        <w:p w14:paraId="2D20D568" w14:textId="46506518" w:rsidR="00EA5CE0" w:rsidRDefault="00EA5CE0">
          <w:pPr>
            <w:pStyle w:val="TOC1"/>
            <w:rPr>
              <w:ins w:id="14" w:author="Author"/>
              <w:rFonts w:asciiTheme="minorHAnsi" w:hAnsiTheme="minorHAnsi"/>
              <w:sz w:val="22"/>
              <w:lang w:val="en-GB" w:eastAsia="en-GB"/>
            </w:rPr>
          </w:pPr>
          <w:ins w:id="15" w:author="Author">
            <w:r w:rsidRPr="00B336B6">
              <w:rPr>
                <w:rStyle w:val="Hyperlink"/>
              </w:rPr>
              <w:fldChar w:fldCharType="begin"/>
            </w:r>
            <w:r w:rsidRPr="00B336B6">
              <w:rPr>
                <w:rStyle w:val="Hyperlink"/>
              </w:rPr>
              <w:instrText xml:space="preserve"> </w:instrText>
            </w:r>
            <w:r>
              <w:instrText>HYPERLINK \l "_Toc508930345"</w:instrText>
            </w:r>
            <w:r w:rsidRPr="00B336B6">
              <w:rPr>
                <w:rStyle w:val="Hyperlink"/>
              </w:rPr>
              <w:instrText xml:space="preserve"> </w:instrText>
            </w:r>
            <w:r w:rsidRPr="00B336B6">
              <w:rPr>
                <w:rStyle w:val="Hyperlink"/>
              </w:rPr>
              <w:fldChar w:fldCharType="separate"/>
            </w:r>
            <w:r w:rsidRPr="00B336B6">
              <w:rPr>
                <w:rStyle w:val="Hyperlink"/>
              </w:rPr>
              <w:t>2</w:t>
            </w:r>
            <w:r>
              <w:rPr>
                <w:rFonts w:asciiTheme="minorHAnsi" w:hAnsiTheme="minorHAnsi"/>
                <w:sz w:val="22"/>
                <w:lang w:val="en-GB" w:eastAsia="en-GB"/>
              </w:rPr>
              <w:tab/>
            </w:r>
            <w:r w:rsidRPr="00B336B6">
              <w:rPr>
                <w:rStyle w:val="Hyperlink"/>
              </w:rPr>
              <w:t>Assessment</w:t>
            </w:r>
            <w:r>
              <w:rPr>
                <w:webHidden/>
              </w:rPr>
              <w:tab/>
            </w:r>
            <w:r>
              <w:rPr>
                <w:webHidden/>
              </w:rPr>
              <w:fldChar w:fldCharType="begin"/>
            </w:r>
            <w:r>
              <w:rPr>
                <w:webHidden/>
              </w:rPr>
              <w:instrText xml:space="preserve"> PAGEREF _Toc508930345 \h </w:instrText>
            </w:r>
          </w:ins>
          <w:r>
            <w:rPr>
              <w:webHidden/>
            </w:rPr>
          </w:r>
          <w:r>
            <w:rPr>
              <w:webHidden/>
            </w:rPr>
            <w:fldChar w:fldCharType="separate"/>
          </w:r>
          <w:ins w:id="16" w:author="Author">
            <w:r>
              <w:rPr>
                <w:webHidden/>
              </w:rPr>
              <w:t>1</w:t>
            </w:r>
            <w:r>
              <w:rPr>
                <w:webHidden/>
              </w:rPr>
              <w:fldChar w:fldCharType="end"/>
            </w:r>
            <w:r w:rsidRPr="00B336B6">
              <w:rPr>
                <w:rStyle w:val="Hyperlink"/>
              </w:rPr>
              <w:fldChar w:fldCharType="end"/>
            </w:r>
          </w:ins>
        </w:p>
        <w:p w14:paraId="5FA7C2AF" w14:textId="1CB2D778" w:rsidR="00EA5CE0" w:rsidRDefault="00EA5CE0">
          <w:pPr>
            <w:pStyle w:val="TOC2"/>
            <w:rPr>
              <w:ins w:id="17" w:author="Author"/>
              <w:rFonts w:asciiTheme="minorHAnsi" w:hAnsiTheme="minorHAnsi"/>
              <w:noProof/>
              <w:sz w:val="22"/>
              <w:lang w:val="en-GB" w:eastAsia="en-GB"/>
            </w:rPr>
          </w:pPr>
          <w:ins w:id="18" w:author="Author">
            <w:r w:rsidRPr="00B336B6">
              <w:rPr>
                <w:rStyle w:val="Hyperlink"/>
                <w:noProof/>
              </w:rPr>
              <w:fldChar w:fldCharType="begin"/>
            </w:r>
            <w:r w:rsidRPr="00B336B6">
              <w:rPr>
                <w:rStyle w:val="Hyperlink"/>
                <w:noProof/>
              </w:rPr>
              <w:instrText xml:space="preserve"> </w:instrText>
            </w:r>
            <w:r>
              <w:rPr>
                <w:noProof/>
              </w:rPr>
              <w:instrText>HYPERLINK \l "_Toc508930346"</w:instrText>
            </w:r>
            <w:r w:rsidRPr="00B336B6">
              <w:rPr>
                <w:rStyle w:val="Hyperlink"/>
                <w:noProof/>
              </w:rPr>
              <w:instrText xml:space="preserve"> </w:instrText>
            </w:r>
            <w:r w:rsidRPr="00B336B6">
              <w:rPr>
                <w:rStyle w:val="Hyperlink"/>
                <w:noProof/>
              </w:rPr>
              <w:fldChar w:fldCharType="separate"/>
            </w:r>
            <w:r w:rsidRPr="00B336B6">
              <w:rPr>
                <w:rStyle w:val="Hyperlink"/>
                <w:noProof/>
                <w:lang w:eastAsia="ja-JP"/>
              </w:rPr>
              <w:t>2.1</w:t>
            </w:r>
            <w:r>
              <w:rPr>
                <w:rFonts w:asciiTheme="minorHAnsi" w:hAnsiTheme="minorHAnsi"/>
                <w:noProof/>
                <w:sz w:val="22"/>
                <w:lang w:val="en-GB" w:eastAsia="en-GB"/>
              </w:rPr>
              <w:tab/>
            </w:r>
            <w:r w:rsidRPr="00B336B6">
              <w:rPr>
                <w:rStyle w:val="Hyperlink"/>
                <w:noProof/>
                <w:lang w:eastAsia="ja-JP"/>
              </w:rPr>
              <w:t>Deployment Preparation Activities</w:t>
            </w:r>
            <w:r>
              <w:rPr>
                <w:noProof/>
                <w:webHidden/>
              </w:rPr>
              <w:tab/>
            </w:r>
            <w:r>
              <w:rPr>
                <w:noProof/>
                <w:webHidden/>
              </w:rPr>
              <w:fldChar w:fldCharType="begin"/>
            </w:r>
            <w:r>
              <w:rPr>
                <w:noProof/>
                <w:webHidden/>
              </w:rPr>
              <w:instrText xml:space="preserve"> PAGEREF _Toc508930346 \h </w:instrText>
            </w:r>
          </w:ins>
          <w:r>
            <w:rPr>
              <w:noProof/>
              <w:webHidden/>
            </w:rPr>
          </w:r>
          <w:r>
            <w:rPr>
              <w:noProof/>
              <w:webHidden/>
            </w:rPr>
            <w:fldChar w:fldCharType="separate"/>
          </w:r>
          <w:ins w:id="19" w:author="Author">
            <w:r>
              <w:rPr>
                <w:noProof/>
                <w:webHidden/>
              </w:rPr>
              <w:t>1</w:t>
            </w:r>
            <w:r>
              <w:rPr>
                <w:noProof/>
                <w:webHidden/>
              </w:rPr>
              <w:fldChar w:fldCharType="end"/>
            </w:r>
            <w:r w:rsidRPr="00B336B6">
              <w:rPr>
                <w:rStyle w:val="Hyperlink"/>
                <w:noProof/>
              </w:rPr>
              <w:fldChar w:fldCharType="end"/>
            </w:r>
          </w:ins>
        </w:p>
        <w:p w14:paraId="41E48D7D" w14:textId="490EB34F" w:rsidR="00EA5CE0" w:rsidRDefault="00EA5CE0">
          <w:pPr>
            <w:pStyle w:val="TOC2"/>
            <w:rPr>
              <w:ins w:id="20" w:author="Author"/>
              <w:rFonts w:asciiTheme="minorHAnsi" w:hAnsiTheme="minorHAnsi"/>
              <w:noProof/>
              <w:sz w:val="22"/>
              <w:lang w:val="en-GB" w:eastAsia="en-GB"/>
            </w:rPr>
          </w:pPr>
          <w:ins w:id="21" w:author="Author">
            <w:r w:rsidRPr="00B336B6">
              <w:rPr>
                <w:rStyle w:val="Hyperlink"/>
                <w:noProof/>
              </w:rPr>
              <w:fldChar w:fldCharType="begin"/>
            </w:r>
            <w:r w:rsidRPr="00B336B6">
              <w:rPr>
                <w:rStyle w:val="Hyperlink"/>
                <w:noProof/>
              </w:rPr>
              <w:instrText xml:space="preserve"> </w:instrText>
            </w:r>
            <w:r>
              <w:rPr>
                <w:noProof/>
              </w:rPr>
              <w:instrText>HYPERLINK \l "_Toc508930347"</w:instrText>
            </w:r>
            <w:r w:rsidRPr="00B336B6">
              <w:rPr>
                <w:rStyle w:val="Hyperlink"/>
                <w:noProof/>
              </w:rPr>
              <w:instrText xml:space="preserve"> </w:instrText>
            </w:r>
            <w:r w:rsidRPr="00B336B6">
              <w:rPr>
                <w:rStyle w:val="Hyperlink"/>
                <w:noProof/>
              </w:rPr>
              <w:fldChar w:fldCharType="separate"/>
            </w:r>
            <w:r w:rsidRPr="00B336B6">
              <w:rPr>
                <w:rStyle w:val="Hyperlink"/>
                <w:noProof/>
              </w:rPr>
              <w:t>2.2</w:t>
            </w:r>
            <w:r>
              <w:rPr>
                <w:rFonts w:asciiTheme="minorHAnsi" w:hAnsiTheme="minorHAnsi"/>
                <w:noProof/>
                <w:sz w:val="22"/>
                <w:lang w:val="en-GB" w:eastAsia="en-GB"/>
              </w:rPr>
              <w:tab/>
            </w:r>
            <w:r w:rsidRPr="00B336B6">
              <w:rPr>
                <w:rStyle w:val="Hyperlink"/>
                <w:noProof/>
              </w:rPr>
              <w:t>Organizational Governance and Security Requirements</w:t>
            </w:r>
            <w:r>
              <w:rPr>
                <w:noProof/>
                <w:webHidden/>
              </w:rPr>
              <w:tab/>
            </w:r>
            <w:r>
              <w:rPr>
                <w:noProof/>
                <w:webHidden/>
              </w:rPr>
              <w:fldChar w:fldCharType="begin"/>
            </w:r>
            <w:r>
              <w:rPr>
                <w:noProof/>
                <w:webHidden/>
              </w:rPr>
              <w:instrText xml:space="preserve"> PAGEREF _Toc508930347 \h </w:instrText>
            </w:r>
          </w:ins>
          <w:r>
            <w:rPr>
              <w:noProof/>
              <w:webHidden/>
            </w:rPr>
          </w:r>
          <w:r>
            <w:rPr>
              <w:noProof/>
              <w:webHidden/>
            </w:rPr>
            <w:fldChar w:fldCharType="separate"/>
          </w:r>
          <w:ins w:id="22" w:author="Author">
            <w:r>
              <w:rPr>
                <w:noProof/>
                <w:webHidden/>
              </w:rPr>
              <w:t>2</w:t>
            </w:r>
            <w:r>
              <w:rPr>
                <w:noProof/>
                <w:webHidden/>
              </w:rPr>
              <w:fldChar w:fldCharType="end"/>
            </w:r>
            <w:r w:rsidRPr="00B336B6">
              <w:rPr>
                <w:rStyle w:val="Hyperlink"/>
                <w:noProof/>
              </w:rPr>
              <w:fldChar w:fldCharType="end"/>
            </w:r>
          </w:ins>
        </w:p>
        <w:p w14:paraId="7814CD0C" w14:textId="025FA367" w:rsidR="00EA5CE0" w:rsidRDefault="00EA5CE0">
          <w:pPr>
            <w:pStyle w:val="TOC1"/>
            <w:rPr>
              <w:ins w:id="23" w:author="Author"/>
              <w:rFonts w:asciiTheme="minorHAnsi" w:hAnsiTheme="minorHAnsi"/>
              <w:sz w:val="22"/>
              <w:lang w:val="en-GB" w:eastAsia="en-GB"/>
            </w:rPr>
          </w:pPr>
          <w:ins w:id="24" w:author="Author">
            <w:r w:rsidRPr="00B336B6">
              <w:rPr>
                <w:rStyle w:val="Hyperlink"/>
              </w:rPr>
              <w:fldChar w:fldCharType="begin"/>
            </w:r>
            <w:r w:rsidRPr="00B336B6">
              <w:rPr>
                <w:rStyle w:val="Hyperlink"/>
              </w:rPr>
              <w:instrText xml:space="preserve"> </w:instrText>
            </w:r>
            <w:r>
              <w:instrText>HYPERLINK \l "_Toc508930348"</w:instrText>
            </w:r>
            <w:r w:rsidRPr="00B336B6">
              <w:rPr>
                <w:rStyle w:val="Hyperlink"/>
              </w:rPr>
              <w:instrText xml:space="preserve"> </w:instrText>
            </w:r>
            <w:r w:rsidRPr="00B336B6">
              <w:rPr>
                <w:rStyle w:val="Hyperlink"/>
              </w:rPr>
              <w:fldChar w:fldCharType="separate"/>
            </w:r>
            <w:r w:rsidRPr="00B336B6">
              <w:rPr>
                <w:rStyle w:val="Hyperlink"/>
              </w:rPr>
              <w:t>3</w:t>
            </w:r>
            <w:r>
              <w:rPr>
                <w:rFonts w:asciiTheme="minorHAnsi" w:hAnsiTheme="minorHAnsi"/>
                <w:sz w:val="22"/>
                <w:lang w:val="en-GB" w:eastAsia="en-GB"/>
              </w:rPr>
              <w:tab/>
            </w:r>
            <w:r w:rsidRPr="00B336B6">
              <w:rPr>
                <w:rStyle w:val="Hyperlink"/>
              </w:rPr>
              <w:t>Azure AD Application Proxy Solution</w:t>
            </w:r>
            <w:r>
              <w:rPr>
                <w:webHidden/>
              </w:rPr>
              <w:tab/>
            </w:r>
            <w:r>
              <w:rPr>
                <w:webHidden/>
              </w:rPr>
              <w:fldChar w:fldCharType="begin"/>
            </w:r>
            <w:r>
              <w:rPr>
                <w:webHidden/>
              </w:rPr>
              <w:instrText xml:space="preserve"> PAGEREF _Toc508930348 \h </w:instrText>
            </w:r>
          </w:ins>
          <w:r>
            <w:rPr>
              <w:webHidden/>
            </w:rPr>
          </w:r>
          <w:r>
            <w:rPr>
              <w:webHidden/>
            </w:rPr>
            <w:fldChar w:fldCharType="separate"/>
          </w:r>
          <w:ins w:id="25" w:author="Author">
            <w:r>
              <w:rPr>
                <w:webHidden/>
              </w:rPr>
              <w:t>3</w:t>
            </w:r>
            <w:r>
              <w:rPr>
                <w:webHidden/>
              </w:rPr>
              <w:fldChar w:fldCharType="end"/>
            </w:r>
            <w:r w:rsidRPr="00B336B6">
              <w:rPr>
                <w:rStyle w:val="Hyperlink"/>
              </w:rPr>
              <w:fldChar w:fldCharType="end"/>
            </w:r>
          </w:ins>
        </w:p>
        <w:p w14:paraId="510B40FE" w14:textId="33F33809" w:rsidR="00EA5CE0" w:rsidRDefault="00EA5CE0">
          <w:pPr>
            <w:pStyle w:val="TOC2"/>
            <w:rPr>
              <w:ins w:id="26" w:author="Author"/>
              <w:rFonts w:asciiTheme="minorHAnsi" w:hAnsiTheme="minorHAnsi"/>
              <w:noProof/>
              <w:sz w:val="22"/>
              <w:lang w:val="en-GB" w:eastAsia="en-GB"/>
            </w:rPr>
          </w:pPr>
          <w:ins w:id="27" w:author="Author">
            <w:r w:rsidRPr="00B336B6">
              <w:rPr>
                <w:rStyle w:val="Hyperlink"/>
                <w:noProof/>
              </w:rPr>
              <w:fldChar w:fldCharType="begin"/>
            </w:r>
            <w:r w:rsidRPr="00B336B6">
              <w:rPr>
                <w:rStyle w:val="Hyperlink"/>
                <w:noProof/>
              </w:rPr>
              <w:instrText xml:space="preserve"> </w:instrText>
            </w:r>
            <w:r>
              <w:rPr>
                <w:noProof/>
              </w:rPr>
              <w:instrText>HYPERLINK \l "_Toc508930349"</w:instrText>
            </w:r>
            <w:r w:rsidRPr="00B336B6">
              <w:rPr>
                <w:rStyle w:val="Hyperlink"/>
                <w:noProof/>
              </w:rPr>
              <w:instrText xml:space="preserve"> </w:instrText>
            </w:r>
            <w:r w:rsidRPr="00B336B6">
              <w:rPr>
                <w:rStyle w:val="Hyperlink"/>
                <w:noProof/>
              </w:rPr>
              <w:fldChar w:fldCharType="separate"/>
            </w:r>
            <w:r w:rsidRPr="00B336B6">
              <w:rPr>
                <w:rStyle w:val="Hyperlink"/>
                <w:noProof/>
              </w:rPr>
              <w:t>3.1</w:t>
            </w:r>
            <w:r>
              <w:rPr>
                <w:rFonts w:asciiTheme="minorHAnsi" w:hAnsiTheme="minorHAnsi"/>
                <w:noProof/>
                <w:sz w:val="22"/>
                <w:lang w:val="en-GB" w:eastAsia="en-GB"/>
              </w:rPr>
              <w:tab/>
            </w:r>
            <w:r w:rsidRPr="00B336B6">
              <w:rPr>
                <w:rStyle w:val="Hyperlink"/>
                <w:noProof/>
              </w:rPr>
              <w:t>Core Dependencies</w:t>
            </w:r>
            <w:r>
              <w:rPr>
                <w:noProof/>
                <w:webHidden/>
              </w:rPr>
              <w:tab/>
            </w:r>
            <w:r>
              <w:rPr>
                <w:noProof/>
                <w:webHidden/>
              </w:rPr>
              <w:fldChar w:fldCharType="begin"/>
            </w:r>
            <w:r>
              <w:rPr>
                <w:noProof/>
                <w:webHidden/>
              </w:rPr>
              <w:instrText xml:space="preserve"> PAGEREF _Toc508930349 \h </w:instrText>
            </w:r>
          </w:ins>
          <w:r>
            <w:rPr>
              <w:noProof/>
              <w:webHidden/>
            </w:rPr>
          </w:r>
          <w:r>
            <w:rPr>
              <w:noProof/>
              <w:webHidden/>
            </w:rPr>
            <w:fldChar w:fldCharType="separate"/>
          </w:r>
          <w:ins w:id="28" w:author="Author">
            <w:r>
              <w:rPr>
                <w:noProof/>
                <w:webHidden/>
              </w:rPr>
              <w:t>4</w:t>
            </w:r>
            <w:r>
              <w:rPr>
                <w:noProof/>
                <w:webHidden/>
              </w:rPr>
              <w:fldChar w:fldCharType="end"/>
            </w:r>
            <w:r w:rsidRPr="00B336B6">
              <w:rPr>
                <w:rStyle w:val="Hyperlink"/>
                <w:noProof/>
              </w:rPr>
              <w:fldChar w:fldCharType="end"/>
            </w:r>
          </w:ins>
        </w:p>
        <w:p w14:paraId="37C91F06" w14:textId="37E70CA0" w:rsidR="00EA5CE0" w:rsidRDefault="00EA5CE0">
          <w:pPr>
            <w:pStyle w:val="TOC2"/>
            <w:rPr>
              <w:ins w:id="29" w:author="Author"/>
              <w:rFonts w:asciiTheme="minorHAnsi" w:hAnsiTheme="minorHAnsi"/>
              <w:noProof/>
              <w:sz w:val="22"/>
              <w:lang w:val="en-GB" w:eastAsia="en-GB"/>
            </w:rPr>
          </w:pPr>
          <w:ins w:id="30" w:author="Author">
            <w:r w:rsidRPr="00B336B6">
              <w:rPr>
                <w:rStyle w:val="Hyperlink"/>
                <w:noProof/>
              </w:rPr>
              <w:fldChar w:fldCharType="begin"/>
            </w:r>
            <w:r w:rsidRPr="00B336B6">
              <w:rPr>
                <w:rStyle w:val="Hyperlink"/>
                <w:noProof/>
              </w:rPr>
              <w:instrText xml:space="preserve"> </w:instrText>
            </w:r>
            <w:r>
              <w:rPr>
                <w:noProof/>
              </w:rPr>
              <w:instrText>HYPERLINK \l "_Toc508930350"</w:instrText>
            </w:r>
            <w:r w:rsidRPr="00B336B6">
              <w:rPr>
                <w:rStyle w:val="Hyperlink"/>
                <w:noProof/>
              </w:rPr>
              <w:instrText xml:space="preserve"> </w:instrText>
            </w:r>
            <w:r w:rsidRPr="00B336B6">
              <w:rPr>
                <w:rStyle w:val="Hyperlink"/>
                <w:noProof/>
              </w:rPr>
              <w:fldChar w:fldCharType="separate"/>
            </w:r>
            <w:r w:rsidRPr="00B336B6">
              <w:rPr>
                <w:rStyle w:val="Hyperlink"/>
                <w:noProof/>
              </w:rPr>
              <w:t>3.2</w:t>
            </w:r>
            <w:r>
              <w:rPr>
                <w:rFonts w:asciiTheme="minorHAnsi" w:hAnsiTheme="minorHAnsi"/>
                <w:noProof/>
                <w:sz w:val="22"/>
                <w:lang w:val="en-GB" w:eastAsia="en-GB"/>
              </w:rPr>
              <w:tab/>
            </w:r>
            <w:r w:rsidRPr="00B336B6">
              <w:rPr>
                <w:rStyle w:val="Hyperlink"/>
                <w:noProof/>
              </w:rPr>
              <w:t>Applications Discovery</w:t>
            </w:r>
            <w:r>
              <w:rPr>
                <w:noProof/>
                <w:webHidden/>
              </w:rPr>
              <w:tab/>
            </w:r>
            <w:r>
              <w:rPr>
                <w:noProof/>
                <w:webHidden/>
              </w:rPr>
              <w:fldChar w:fldCharType="begin"/>
            </w:r>
            <w:r>
              <w:rPr>
                <w:noProof/>
                <w:webHidden/>
              </w:rPr>
              <w:instrText xml:space="preserve"> PAGEREF _Toc508930350 \h </w:instrText>
            </w:r>
          </w:ins>
          <w:r>
            <w:rPr>
              <w:noProof/>
              <w:webHidden/>
            </w:rPr>
          </w:r>
          <w:r>
            <w:rPr>
              <w:noProof/>
              <w:webHidden/>
            </w:rPr>
            <w:fldChar w:fldCharType="separate"/>
          </w:r>
          <w:ins w:id="31" w:author="Author">
            <w:r>
              <w:rPr>
                <w:noProof/>
                <w:webHidden/>
              </w:rPr>
              <w:t>6</w:t>
            </w:r>
            <w:r>
              <w:rPr>
                <w:noProof/>
                <w:webHidden/>
              </w:rPr>
              <w:fldChar w:fldCharType="end"/>
            </w:r>
            <w:r w:rsidRPr="00B336B6">
              <w:rPr>
                <w:rStyle w:val="Hyperlink"/>
                <w:noProof/>
              </w:rPr>
              <w:fldChar w:fldCharType="end"/>
            </w:r>
          </w:ins>
        </w:p>
        <w:p w14:paraId="39B7FF59" w14:textId="7A64EF8B" w:rsidR="00EA5CE0" w:rsidRDefault="00EA5CE0">
          <w:pPr>
            <w:pStyle w:val="TOC3"/>
            <w:tabs>
              <w:tab w:val="left" w:pos="1320"/>
            </w:tabs>
            <w:rPr>
              <w:ins w:id="32" w:author="Author"/>
              <w:rFonts w:asciiTheme="minorHAnsi" w:eastAsiaTheme="minorEastAsia" w:hAnsiTheme="minorHAnsi"/>
              <w:noProof/>
              <w:spacing w:val="0"/>
              <w:sz w:val="22"/>
              <w:szCs w:val="22"/>
              <w:lang w:val="en-GB" w:eastAsia="en-GB"/>
            </w:rPr>
          </w:pPr>
          <w:ins w:id="33" w:author="Author">
            <w:r w:rsidRPr="00B336B6">
              <w:rPr>
                <w:rStyle w:val="Hyperlink"/>
                <w:noProof/>
              </w:rPr>
              <w:fldChar w:fldCharType="begin"/>
            </w:r>
            <w:r w:rsidRPr="00B336B6">
              <w:rPr>
                <w:rStyle w:val="Hyperlink"/>
                <w:noProof/>
              </w:rPr>
              <w:instrText xml:space="preserve"> </w:instrText>
            </w:r>
            <w:r>
              <w:rPr>
                <w:noProof/>
              </w:rPr>
              <w:instrText>HYPERLINK \l "_Toc508930351"</w:instrText>
            </w:r>
            <w:r w:rsidRPr="00B336B6">
              <w:rPr>
                <w:rStyle w:val="Hyperlink"/>
                <w:noProof/>
              </w:rPr>
              <w:instrText xml:space="preserve"> </w:instrText>
            </w:r>
            <w:r w:rsidRPr="00B336B6">
              <w:rPr>
                <w:rStyle w:val="Hyperlink"/>
                <w:noProof/>
              </w:rPr>
              <w:fldChar w:fldCharType="separate"/>
            </w:r>
            <w:r w:rsidRPr="00B336B6">
              <w:rPr>
                <w:rStyle w:val="Hyperlink"/>
                <w:noProof/>
              </w:rPr>
              <w:t>3.2.1</w:t>
            </w:r>
            <w:r>
              <w:rPr>
                <w:rFonts w:asciiTheme="minorHAnsi" w:eastAsiaTheme="minorEastAsia" w:hAnsiTheme="minorHAnsi"/>
                <w:noProof/>
                <w:spacing w:val="0"/>
                <w:sz w:val="22"/>
                <w:szCs w:val="22"/>
                <w:lang w:val="en-GB" w:eastAsia="en-GB"/>
              </w:rPr>
              <w:tab/>
            </w:r>
            <w:r w:rsidRPr="00B336B6">
              <w:rPr>
                <w:rStyle w:val="Hyperlink"/>
                <w:noProof/>
              </w:rPr>
              <w:t>Application specific details</w:t>
            </w:r>
            <w:r>
              <w:rPr>
                <w:noProof/>
                <w:webHidden/>
              </w:rPr>
              <w:tab/>
            </w:r>
            <w:r>
              <w:rPr>
                <w:noProof/>
                <w:webHidden/>
              </w:rPr>
              <w:fldChar w:fldCharType="begin"/>
            </w:r>
            <w:r>
              <w:rPr>
                <w:noProof/>
                <w:webHidden/>
              </w:rPr>
              <w:instrText xml:space="preserve"> PAGEREF _Toc508930351 \h </w:instrText>
            </w:r>
          </w:ins>
          <w:r>
            <w:rPr>
              <w:noProof/>
              <w:webHidden/>
            </w:rPr>
          </w:r>
          <w:r>
            <w:rPr>
              <w:noProof/>
              <w:webHidden/>
            </w:rPr>
            <w:fldChar w:fldCharType="separate"/>
          </w:r>
          <w:ins w:id="34" w:author="Author">
            <w:r>
              <w:rPr>
                <w:noProof/>
                <w:webHidden/>
              </w:rPr>
              <w:t>7</w:t>
            </w:r>
            <w:r>
              <w:rPr>
                <w:noProof/>
                <w:webHidden/>
              </w:rPr>
              <w:fldChar w:fldCharType="end"/>
            </w:r>
            <w:r w:rsidRPr="00B336B6">
              <w:rPr>
                <w:rStyle w:val="Hyperlink"/>
                <w:noProof/>
              </w:rPr>
              <w:fldChar w:fldCharType="end"/>
            </w:r>
          </w:ins>
        </w:p>
        <w:p w14:paraId="62CBCED3" w14:textId="511EB46F" w:rsidR="00EA5CE0" w:rsidRDefault="00EA5CE0">
          <w:pPr>
            <w:pStyle w:val="TOC2"/>
            <w:rPr>
              <w:ins w:id="35" w:author="Author"/>
              <w:rFonts w:asciiTheme="minorHAnsi" w:hAnsiTheme="minorHAnsi"/>
              <w:noProof/>
              <w:sz w:val="22"/>
              <w:lang w:val="en-GB" w:eastAsia="en-GB"/>
            </w:rPr>
          </w:pPr>
          <w:ins w:id="36" w:author="Author">
            <w:r w:rsidRPr="00B336B6">
              <w:rPr>
                <w:rStyle w:val="Hyperlink"/>
                <w:noProof/>
              </w:rPr>
              <w:fldChar w:fldCharType="begin"/>
            </w:r>
            <w:r w:rsidRPr="00B336B6">
              <w:rPr>
                <w:rStyle w:val="Hyperlink"/>
                <w:noProof/>
              </w:rPr>
              <w:instrText xml:space="preserve"> </w:instrText>
            </w:r>
            <w:r>
              <w:rPr>
                <w:noProof/>
              </w:rPr>
              <w:instrText>HYPERLINK \l "_Toc508930352"</w:instrText>
            </w:r>
            <w:r w:rsidRPr="00B336B6">
              <w:rPr>
                <w:rStyle w:val="Hyperlink"/>
                <w:noProof/>
              </w:rPr>
              <w:instrText xml:space="preserve"> </w:instrText>
            </w:r>
            <w:r w:rsidRPr="00B336B6">
              <w:rPr>
                <w:rStyle w:val="Hyperlink"/>
                <w:noProof/>
              </w:rPr>
              <w:fldChar w:fldCharType="separate"/>
            </w:r>
            <w:r w:rsidRPr="00B336B6">
              <w:rPr>
                <w:rStyle w:val="Hyperlink"/>
                <w:noProof/>
              </w:rPr>
              <w:t>3.3</w:t>
            </w:r>
            <w:r>
              <w:rPr>
                <w:rFonts w:asciiTheme="minorHAnsi" w:hAnsiTheme="minorHAnsi"/>
                <w:noProof/>
                <w:sz w:val="22"/>
                <w:lang w:val="en-GB" w:eastAsia="en-GB"/>
              </w:rPr>
              <w:tab/>
            </w:r>
            <w:r w:rsidRPr="00B336B6">
              <w:rPr>
                <w:rStyle w:val="Hyperlink"/>
                <w:noProof/>
              </w:rPr>
              <w:t>Pilot best practices recommendations</w:t>
            </w:r>
            <w:r>
              <w:rPr>
                <w:noProof/>
                <w:webHidden/>
              </w:rPr>
              <w:tab/>
            </w:r>
            <w:r>
              <w:rPr>
                <w:noProof/>
                <w:webHidden/>
              </w:rPr>
              <w:fldChar w:fldCharType="begin"/>
            </w:r>
            <w:r>
              <w:rPr>
                <w:noProof/>
                <w:webHidden/>
              </w:rPr>
              <w:instrText xml:space="preserve"> PAGEREF _Toc508930352 \h </w:instrText>
            </w:r>
          </w:ins>
          <w:r>
            <w:rPr>
              <w:noProof/>
              <w:webHidden/>
            </w:rPr>
          </w:r>
          <w:r>
            <w:rPr>
              <w:noProof/>
              <w:webHidden/>
            </w:rPr>
            <w:fldChar w:fldCharType="separate"/>
          </w:r>
          <w:ins w:id="37" w:author="Author">
            <w:r>
              <w:rPr>
                <w:noProof/>
                <w:webHidden/>
              </w:rPr>
              <w:t>8</w:t>
            </w:r>
            <w:r>
              <w:rPr>
                <w:noProof/>
                <w:webHidden/>
              </w:rPr>
              <w:fldChar w:fldCharType="end"/>
            </w:r>
            <w:r w:rsidRPr="00B336B6">
              <w:rPr>
                <w:rStyle w:val="Hyperlink"/>
                <w:noProof/>
              </w:rPr>
              <w:fldChar w:fldCharType="end"/>
            </w:r>
          </w:ins>
        </w:p>
        <w:p w14:paraId="3FCA5828" w14:textId="4830DE84" w:rsidR="00EA5CE0" w:rsidRDefault="00EA5CE0">
          <w:pPr>
            <w:pStyle w:val="TOC2"/>
            <w:rPr>
              <w:ins w:id="38" w:author="Author"/>
              <w:rFonts w:asciiTheme="minorHAnsi" w:hAnsiTheme="minorHAnsi"/>
              <w:noProof/>
              <w:sz w:val="22"/>
              <w:lang w:val="en-GB" w:eastAsia="en-GB"/>
            </w:rPr>
          </w:pPr>
          <w:ins w:id="39" w:author="Author">
            <w:r w:rsidRPr="00B336B6">
              <w:rPr>
                <w:rStyle w:val="Hyperlink"/>
                <w:noProof/>
              </w:rPr>
              <w:fldChar w:fldCharType="begin"/>
            </w:r>
            <w:r w:rsidRPr="00B336B6">
              <w:rPr>
                <w:rStyle w:val="Hyperlink"/>
                <w:noProof/>
              </w:rPr>
              <w:instrText xml:space="preserve"> </w:instrText>
            </w:r>
            <w:r>
              <w:rPr>
                <w:noProof/>
              </w:rPr>
              <w:instrText>HYPERLINK \l "_Toc508930358"</w:instrText>
            </w:r>
            <w:r w:rsidRPr="00B336B6">
              <w:rPr>
                <w:rStyle w:val="Hyperlink"/>
                <w:noProof/>
              </w:rPr>
              <w:instrText xml:space="preserve"> </w:instrText>
            </w:r>
            <w:r w:rsidRPr="00B336B6">
              <w:rPr>
                <w:rStyle w:val="Hyperlink"/>
                <w:noProof/>
              </w:rPr>
              <w:fldChar w:fldCharType="separate"/>
            </w:r>
            <w:r w:rsidRPr="00B336B6">
              <w:rPr>
                <w:rStyle w:val="Hyperlink"/>
                <w:noProof/>
              </w:rPr>
              <w:t>3.4</w:t>
            </w:r>
            <w:r>
              <w:rPr>
                <w:rFonts w:asciiTheme="minorHAnsi" w:hAnsiTheme="minorHAnsi"/>
                <w:noProof/>
                <w:sz w:val="22"/>
                <w:lang w:val="en-GB" w:eastAsia="en-GB"/>
              </w:rPr>
              <w:tab/>
            </w:r>
            <w:r w:rsidRPr="00B336B6">
              <w:rPr>
                <w:rStyle w:val="Hyperlink"/>
                <w:noProof/>
              </w:rPr>
              <w:t>Production best practices recommendations</w:t>
            </w:r>
            <w:r>
              <w:rPr>
                <w:noProof/>
                <w:webHidden/>
              </w:rPr>
              <w:tab/>
            </w:r>
            <w:r>
              <w:rPr>
                <w:noProof/>
                <w:webHidden/>
              </w:rPr>
              <w:fldChar w:fldCharType="begin"/>
            </w:r>
            <w:r>
              <w:rPr>
                <w:noProof/>
                <w:webHidden/>
              </w:rPr>
              <w:instrText xml:space="preserve"> PAGEREF _Toc508930358 \h </w:instrText>
            </w:r>
          </w:ins>
          <w:r>
            <w:rPr>
              <w:noProof/>
              <w:webHidden/>
            </w:rPr>
          </w:r>
          <w:r>
            <w:rPr>
              <w:noProof/>
              <w:webHidden/>
            </w:rPr>
            <w:fldChar w:fldCharType="separate"/>
          </w:r>
          <w:ins w:id="40" w:author="Author">
            <w:r>
              <w:rPr>
                <w:noProof/>
                <w:webHidden/>
              </w:rPr>
              <w:t>10</w:t>
            </w:r>
            <w:r>
              <w:rPr>
                <w:noProof/>
                <w:webHidden/>
              </w:rPr>
              <w:fldChar w:fldCharType="end"/>
            </w:r>
            <w:r w:rsidRPr="00B336B6">
              <w:rPr>
                <w:rStyle w:val="Hyperlink"/>
                <w:noProof/>
              </w:rPr>
              <w:fldChar w:fldCharType="end"/>
            </w:r>
          </w:ins>
        </w:p>
        <w:p w14:paraId="50A4D8C3" w14:textId="1E474BE6" w:rsidR="00EA5CE0" w:rsidRDefault="00EA5CE0">
          <w:pPr>
            <w:pStyle w:val="TOC1"/>
            <w:rPr>
              <w:ins w:id="41" w:author="Author"/>
              <w:rFonts w:asciiTheme="minorHAnsi" w:hAnsiTheme="minorHAnsi"/>
              <w:sz w:val="22"/>
              <w:lang w:val="en-GB" w:eastAsia="en-GB"/>
            </w:rPr>
          </w:pPr>
          <w:ins w:id="42" w:author="Author">
            <w:r w:rsidRPr="00B336B6">
              <w:rPr>
                <w:rStyle w:val="Hyperlink"/>
              </w:rPr>
              <w:fldChar w:fldCharType="begin"/>
            </w:r>
            <w:r w:rsidRPr="00B336B6">
              <w:rPr>
                <w:rStyle w:val="Hyperlink"/>
              </w:rPr>
              <w:instrText xml:space="preserve"> </w:instrText>
            </w:r>
            <w:r>
              <w:instrText>HYPERLINK \l "_Toc508930365"</w:instrText>
            </w:r>
            <w:r w:rsidRPr="00B336B6">
              <w:rPr>
                <w:rStyle w:val="Hyperlink"/>
              </w:rPr>
              <w:instrText xml:space="preserve"> </w:instrText>
            </w:r>
            <w:r w:rsidRPr="00B336B6">
              <w:rPr>
                <w:rStyle w:val="Hyperlink"/>
              </w:rPr>
              <w:fldChar w:fldCharType="separate"/>
            </w:r>
            <w:r w:rsidRPr="00B336B6">
              <w:rPr>
                <w:rStyle w:val="Hyperlink"/>
              </w:rPr>
              <w:t>4</w:t>
            </w:r>
            <w:r>
              <w:rPr>
                <w:rFonts w:asciiTheme="minorHAnsi" w:hAnsiTheme="minorHAnsi"/>
                <w:sz w:val="22"/>
                <w:lang w:val="en-GB" w:eastAsia="en-GB"/>
              </w:rPr>
              <w:tab/>
            </w:r>
            <w:r w:rsidRPr="00B336B6">
              <w:rPr>
                <w:rStyle w:val="Hyperlink"/>
              </w:rPr>
              <w:t>Azure AD Application Proxy Deployment Plans</w:t>
            </w:r>
            <w:r>
              <w:rPr>
                <w:webHidden/>
              </w:rPr>
              <w:tab/>
            </w:r>
            <w:r>
              <w:rPr>
                <w:webHidden/>
              </w:rPr>
              <w:fldChar w:fldCharType="begin"/>
            </w:r>
            <w:r>
              <w:rPr>
                <w:webHidden/>
              </w:rPr>
              <w:instrText xml:space="preserve"> PAGEREF _Toc508930365 \h </w:instrText>
            </w:r>
          </w:ins>
          <w:r>
            <w:rPr>
              <w:webHidden/>
            </w:rPr>
          </w:r>
          <w:r>
            <w:rPr>
              <w:webHidden/>
            </w:rPr>
            <w:fldChar w:fldCharType="separate"/>
          </w:r>
          <w:ins w:id="43" w:author="Author">
            <w:r>
              <w:rPr>
                <w:webHidden/>
              </w:rPr>
              <w:t>11</w:t>
            </w:r>
            <w:r>
              <w:rPr>
                <w:webHidden/>
              </w:rPr>
              <w:fldChar w:fldCharType="end"/>
            </w:r>
            <w:r w:rsidRPr="00B336B6">
              <w:rPr>
                <w:rStyle w:val="Hyperlink"/>
              </w:rPr>
              <w:fldChar w:fldCharType="end"/>
            </w:r>
          </w:ins>
        </w:p>
        <w:p w14:paraId="5F1C8FB3" w14:textId="32894C92" w:rsidR="00EA5CE0" w:rsidRDefault="00EA5CE0">
          <w:pPr>
            <w:pStyle w:val="TOC2"/>
            <w:rPr>
              <w:ins w:id="44" w:author="Author"/>
              <w:rFonts w:asciiTheme="minorHAnsi" w:hAnsiTheme="minorHAnsi"/>
              <w:noProof/>
              <w:sz w:val="22"/>
              <w:lang w:val="en-GB" w:eastAsia="en-GB"/>
            </w:rPr>
          </w:pPr>
          <w:ins w:id="45" w:author="Author">
            <w:r w:rsidRPr="00B336B6">
              <w:rPr>
                <w:rStyle w:val="Hyperlink"/>
                <w:noProof/>
              </w:rPr>
              <w:fldChar w:fldCharType="begin"/>
            </w:r>
            <w:r w:rsidRPr="00B336B6">
              <w:rPr>
                <w:rStyle w:val="Hyperlink"/>
                <w:noProof/>
              </w:rPr>
              <w:instrText xml:space="preserve"> </w:instrText>
            </w:r>
            <w:r>
              <w:rPr>
                <w:noProof/>
              </w:rPr>
              <w:instrText>HYPERLINK \l "_Toc508930366"</w:instrText>
            </w:r>
            <w:r w:rsidRPr="00B336B6">
              <w:rPr>
                <w:rStyle w:val="Hyperlink"/>
                <w:noProof/>
              </w:rPr>
              <w:instrText xml:space="preserve"> </w:instrText>
            </w:r>
            <w:r w:rsidRPr="00B336B6">
              <w:rPr>
                <w:rStyle w:val="Hyperlink"/>
                <w:noProof/>
              </w:rPr>
              <w:fldChar w:fldCharType="separate"/>
            </w:r>
            <w:r w:rsidRPr="00B336B6">
              <w:rPr>
                <w:rStyle w:val="Hyperlink"/>
                <w:noProof/>
              </w:rPr>
              <w:t>4.1</w:t>
            </w:r>
            <w:r>
              <w:rPr>
                <w:rFonts w:asciiTheme="minorHAnsi" w:hAnsiTheme="minorHAnsi"/>
                <w:noProof/>
                <w:sz w:val="22"/>
                <w:lang w:val="en-GB" w:eastAsia="en-GB"/>
              </w:rPr>
              <w:tab/>
            </w:r>
            <w:r w:rsidRPr="00B336B6">
              <w:rPr>
                <w:rStyle w:val="Hyperlink"/>
                <w:noProof/>
              </w:rPr>
              <w:t>Prerequisites</w:t>
            </w:r>
            <w:r>
              <w:rPr>
                <w:noProof/>
                <w:webHidden/>
              </w:rPr>
              <w:tab/>
            </w:r>
            <w:r>
              <w:rPr>
                <w:noProof/>
                <w:webHidden/>
              </w:rPr>
              <w:fldChar w:fldCharType="begin"/>
            </w:r>
            <w:r>
              <w:rPr>
                <w:noProof/>
                <w:webHidden/>
              </w:rPr>
              <w:instrText xml:space="preserve"> PAGEREF _Toc508930366 \h </w:instrText>
            </w:r>
          </w:ins>
          <w:r>
            <w:rPr>
              <w:noProof/>
              <w:webHidden/>
            </w:rPr>
          </w:r>
          <w:r>
            <w:rPr>
              <w:noProof/>
              <w:webHidden/>
            </w:rPr>
            <w:fldChar w:fldCharType="separate"/>
          </w:r>
          <w:ins w:id="46" w:author="Author">
            <w:r>
              <w:rPr>
                <w:noProof/>
                <w:webHidden/>
              </w:rPr>
              <w:t>12</w:t>
            </w:r>
            <w:r>
              <w:rPr>
                <w:noProof/>
                <w:webHidden/>
              </w:rPr>
              <w:fldChar w:fldCharType="end"/>
            </w:r>
            <w:r w:rsidRPr="00B336B6">
              <w:rPr>
                <w:rStyle w:val="Hyperlink"/>
                <w:noProof/>
              </w:rPr>
              <w:fldChar w:fldCharType="end"/>
            </w:r>
          </w:ins>
        </w:p>
        <w:p w14:paraId="65C19E37" w14:textId="55F37CDC" w:rsidR="00EA5CE0" w:rsidRDefault="00EA5CE0">
          <w:pPr>
            <w:pStyle w:val="TOC2"/>
            <w:rPr>
              <w:ins w:id="47" w:author="Author"/>
              <w:rFonts w:asciiTheme="minorHAnsi" w:hAnsiTheme="minorHAnsi"/>
              <w:noProof/>
              <w:sz w:val="22"/>
              <w:lang w:val="en-GB" w:eastAsia="en-GB"/>
            </w:rPr>
          </w:pPr>
          <w:ins w:id="48" w:author="Author">
            <w:r w:rsidRPr="00B336B6">
              <w:rPr>
                <w:rStyle w:val="Hyperlink"/>
                <w:noProof/>
              </w:rPr>
              <w:fldChar w:fldCharType="begin"/>
            </w:r>
            <w:r w:rsidRPr="00B336B6">
              <w:rPr>
                <w:rStyle w:val="Hyperlink"/>
                <w:noProof/>
              </w:rPr>
              <w:instrText xml:space="preserve"> </w:instrText>
            </w:r>
            <w:r>
              <w:rPr>
                <w:noProof/>
              </w:rPr>
              <w:instrText>HYPERLINK \l "_Toc508930367"</w:instrText>
            </w:r>
            <w:r w:rsidRPr="00B336B6">
              <w:rPr>
                <w:rStyle w:val="Hyperlink"/>
                <w:noProof/>
              </w:rPr>
              <w:instrText xml:space="preserve"> </w:instrText>
            </w:r>
            <w:r w:rsidRPr="00B336B6">
              <w:rPr>
                <w:rStyle w:val="Hyperlink"/>
                <w:noProof/>
              </w:rPr>
              <w:fldChar w:fldCharType="separate"/>
            </w:r>
            <w:r w:rsidRPr="00B336B6">
              <w:rPr>
                <w:rStyle w:val="Hyperlink"/>
                <w:noProof/>
              </w:rPr>
              <w:t>4.2</w:t>
            </w:r>
            <w:r>
              <w:rPr>
                <w:rFonts w:asciiTheme="minorHAnsi" w:hAnsiTheme="minorHAnsi"/>
                <w:noProof/>
                <w:sz w:val="22"/>
                <w:lang w:val="en-GB" w:eastAsia="en-GB"/>
              </w:rPr>
              <w:tab/>
            </w:r>
            <w:r w:rsidRPr="00B336B6">
              <w:rPr>
                <w:rStyle w:val="Hyperlink"/>
                <w:noProof/>
              </w:rPr>
              <w:t>Use-case/scenario/capability requirements</w:t>
            </w:r>
            <w:r>
              <w:rPr>
                <w:noProof/>
                <w:webHidden/>
              </w:rPr>
              <w:tab/>
            </w:r>
            <w:r>
              <w:rPr>
                <w:noProof/>
                <w:webHidden/>
              </w:rPr>
              <w:fldChar w:fldCharType="begin"/>
            </w:r>
            <w:r>
              <w:rPr>
                <w:noProof/>
                <w:webHidden/>
              </w:rPr>
              <w:instrText xml:space="preserve"> PAGEREF _Toc508930367 \h </w:instrText>
            </w:r>
          </w:ins>
          <w:r>
            <w:rPr>
              <w:noProof/>
              <w:webHidden/>
            </w:rPr>
          </w:r>
          <w:r>
            <w:rPr>
              <w:noProof/>
              <w:webHidden/>
            </w:rPr>
            <w:fldChar w:fldCharType="separate"/>
          </w:r>
          <w:ins w:id="49" w:author="Author">
            <w:r>
              <w:rPr>
                <w:noProof/>
                <w:webHidden/>
              </w:rPr>
              <w:t>12</w:t>
            </w:r>
            <w:r>
              <w:rPr>
                <w:noProof/>
                <w:webHidden/>
              </w:rPr>
              <w:fldChar w:fldCharType="end"/>
            </w:r>
            <w:r w:rsidRPr="00B336B6">
              <w:rPr>
                <w:rStyle w:val="Hyperlink"/>
                <w:noProof/>
              </w:rPr>
              <w:fldChar w:fldCharType="end"/>
            </w:r>
          </w:ins>
        </w:p>
        <w:p w14:paraId="4FDF9C2A" w14:textId="1E813A88" w:rsidR="00EA5CE0" w:rsidRDefault="00EA5CE0">
          <w:pPr>
            <w:pStyle w:val="TOC2"/>
            <w:rPr>
              <w:ins w:id="50" w:author="Author"/>
              <w:rFonts w:asciiTheme="minorHAnsi" w:hAnsiTheme="minorHAnsi"/>
              <w:noProof/>
              <w:sz w:val="22"/>
              <w:lang w:val="en-GB" w:eastAsia="en-GB"/>
            </w:rPr>
          </w:pPr>
          <w:ins w:id="51" w:author="Author">
            <w:r w:rsidRPr="00B336B6">
              <w:rPr>
                <w:rStyle w:val="Hyperlink"/>
                <w:noProof/>
              </w:rPr>
              <w:fldChar w:fldCharType="begin"/>
            </w:r>
            <w:r w:rsidRPr="00B336B6">
              <w:rPr>
                <w:rStyle w:val="Hyperlink"/>
                <w:noProof/>
              </w:rPr>
              <w:instrText xml:space="preserve"> </w:instrText>
            </w:r>
            <w:r>
              <w:rPr>
                <w:noProof/>
              </w:rPr>
              <w:instrText>HYPERLINK \l "_Toc508930368"</w:instrText>
            </w:r>
            <w:r w:rsidRPr="00B336B6">
              <w:rPr>
                <w:rStyle w:val="Hyperlink"/>
                <w:noProof/>
              </w:rPr>
              <w:instrText xml:space="preserve"> </w:instrText>
            </w:r>
            <w:r w:rsidRPr="00B336B6">
              <w:rPr>
                <w:rStyle w:val="Hyperlink"/>
                <w:noProof/>
              </w:rPr>
              <w:fldChar w:fldCharType="separate"/>
            </w:r>
            <w:r w:rsidRPr="00B336B6">
              <w:rPr>
                <w:rStyle w:val="Hyperlink"/>
                <w:noProof/>
              </w:rPr>
              <w:t>4.3</w:t>
            </w:r>
            <w:r>
              <w:rPr>
                <w:rFonts w:asciiTheme="minorHAnsi" w:hAnsiTheme="minorHAnsi"/>
                <w:noProof/>
                <w:sz w:val="22"/>
                <w:lang w:val="en-GB" w:eastAsia="en-GB"/>
              </w:rPr>
              <w:tab/>
            </w:r>
            <w:r w:rsidRPr="00B336B6">
              <w:rPr>
                <w:rStyle w:val="Hyperlink"/>
                <w:noProof/>
              </w:rPr>
              <w:t>Working with existing on-premises proxy servers</w:t>
            </w:r>
            <w:r>
              <w:rPr>
                <w:noProof/>
                <w:webHidden/>
              </w:rPr>
              <w:tab/>
            </w:r>
            <w:r>
              <w:rPr>
                <w:noProof/>
                <w:webHidden/>
              </w:rPr>
              <w:fldChar w:fldCharType="begin"/>
            </w:r>
            <w:r>
              <w:rPr>
                <w:noProof/>
                <w:webHidden/>
              </w:rPr>
              <w:instrText xml:space="preserve"> PAGEREF _Toc508930368 \h </w:instrText>
            </w:r>
          </w:ins>
          <w:r>
            <w:rPr>
              <w:noProof/>
              <w:webHidden/>
            </w:rPr>
          </w:r>
          <w:r>
            <w:rPr>
              <w:noProof/>
              <w:webHidden/>
            </w:rPr>
            <w:fldChar w:fldCharType="separate"/>
          </w:r>
          <w:ins w:id="52" w:author="Author">
            <w:r>
              <w:rPr>
                <w:noProof/>
                <w:webHidden/>
              </w:rPr>
              <w:t>13</w:t>
            </w:r>
            <w:r>
              <w:rPr>
                <w:noProof/>
                <w:webHidden/>
              </w:rPr>
              <w:fldChar w:fldCharType="end"/>
            </w:r>
            <w:r w:rsidRPr="00B336B6">
              <w:rPr>
                <w:rStyle w:val="Hyperlink"/>
                <w:noProof/>
              </w:rPr>
              <w:fldChar w:fldCharType="end"/>
            </w:r>
          </w:ins>
        </w:p>
        <w:p w14:paraId="5076DE95" w14:textId="2C92132B" w:rsidR="00EA5CE0" w:rsidRDefault="00EA5CE0">
          <w:pPr>
            <w:pStyle w:val="TOC2"/>
            <w:rPr>
              <w:ins w:id="53" w:author="Author"/>
              <w:rFonts w:asciiTheme="minorHAnsi" w:hAnsiTheme="minorHAnsi"/>
              <w:noProof/>
              <w:sz w:val="22"/>
              <w:lang w:val="en-GB" w:eastAsia="en-GB"/>
            </w:rPr>
          </w:pPr>
          <w:ins w:id="54" w:author="Author">
            <w:r w:rsidRPr="00B336B6">
              <w:rPr>
                <w:rStyle w:val="Hyperlink"/>
                <w:noProof/>
              </w:rPr>
              <w:fldChar w:fldCharType="begin"/>
            </w:r>
            <w:r w:rsidRPr="00B336B6">
              <w:rPr>
                <w:rStyle w:val="Hyperlink"/>
                <w:noProof/>
              </w:rPr>
              <w:instrText xml:space="preserve"> </w:instrText>
            </w:r>
            <w:r>
              <w:rPr>
                <w:noProof/>
              </w:rPr>
              <w:instrText>HYPERLINK \l "_Toc508930369"</w:instrText>
            </w:r>
            <w:r w:rsidRPr="00B336B6">
              <w:rPr>
                <w:rStyle w:val="Hyperlink"/>
                <w:noProof/>
              </w:rPr>
              <w:instrText xml:space="preserve"> </w:instrText>
            </w:r>
            <w:r w:rsidRPr="00B336B6">
              <w:rPr>
                <w:rStyle w:val="Hyperlink"/>
                <w:noProof/>
              </w:rPr>
              <w:fldChar w:fldCharType="separate"/>
            </w:r>
            <w:r w:rsidRPr="00B336B6">
              <w:rPr>
                <w:rStyle w:val="Hyperlink"/>
                <w:noProof/>
              </w:rPr>
              <w:t>4.4</w:t>
            </w:r>
            <w:r>
              <w:rPr>
                <w:rFonts w:asciiTheme="minorHAnsi" w:hAnsiTheme="minorHAnsi"/>
                <w:noProof/>
                <w:sz w:val="22"/>
                <w:lang w:val="en-GB" w:eastAsia="en-GB"/>
              </w:rPr>
              <w:tab/>
            </w:r>
            <w:r w:rsidRPr="00B336B6">
              <w:rPr>
                <w:rStyle w:val="Hyperlink"/>
                <w:noProof/>
              </w:rPr>
              <w:t>Enable Application Proxy and Deploy Connectors</w:t>
            </w:r>
            <w:r>
              <w:rPr>
                <w:noProof/>
                <w:webHidden/>
              </w:rPr>
              <w:tab/>
            </w:r>
            <w:r>
              <w:rPr>
                <w:noProof/>
                <w:webHidden/>
              </w:rPr>
              <w:fldChar w:fldCharType="begin"/>
            </w:r>
            <w:r>
              <w:rPr>
                <w:noProof/>
                <w:webHidden/>
              </w:rPr>
              <w:instrText xml:space="preserve"> PAGEREF _Toc508930369 \h </w:instrText>
            </w:r>
          </w:ins>
          <w:r>
            <w:rPr>
              <w:noProof/>
              <w:webHidden/>
            </w:rPr>
          </w:r>
          <w:r>
            <w:rPr>
              <w:noProof/>
              <w:webHidden/>
            </w:rPr>
            <w:fldChar w:fldCharType="separate"/>
          </w:r>
          <w:ins w:id="55" w:author="Author">
            <w:r>
              <w:rPr>
                <w:noProof/>
                <w:webHidden/>
              </w:rPr>
              <w:t>13</w:t>
            </w:r>
            <w:r>
              <w:rPr>
                <w:noProof/>
                <w:webHidden/>
              </w:rPr>
              <w:fldChar w:fldCharType="end"/>
            </w:r>
            <w:r w:rsidRPr="00B336B6">
              <w:rPr>
                <w:rStyle w:val="Hyperlink"/>
                <w:noProof/>
              </w:rPr>
              <w:fldChar w:fldCharType="end"/>
            </w:r>
          </w:ins>
        </w:p>
        <w:p w14:paraId="7B45E679" w14:textId="5AA2F0EA" w:rsidR="00EA5CE0" w:rsidRDefault="00EA5CE0">
          <w:pPr>
            <w:pStyle w:val="TOC2"/>
            <w:rPr>
              <w:ins w:id="56" w:author="Author"/>
              <w:rFonts w:asciiTheme="minorHAnsi" w:hAnsiTheme="minorHAnsi"/>
              <w:noProof/>
              <w:sz w:val="22"/>
              <w:lang w:val="en-GB" w:eastAsia="en-GB"/>
            </w:rPr>
          </w:pPr>
          <w:ins w:id="57" w:author="Author">
            <w:r w:rsidRPr="00B336B6">
              <w:rPr>
                <w:rStyle w:val="Hyperlink"/>
                <w:noProof/>
              </w:rPr>
              <w:fldChar w:fldCharType="begin"/>
            </w:r>
            <w:r w:rsidRPr="00B336B6">
              <w:rPr>
                <w:rStyle w:val="Hyperlink"/>
                <w:noProof/>
              </w:rPr>
              <w:instrText xml:space="preserve"> </w:instrText>
            </w:r>
            <w:r>
              <w:rPr>
                <w:noProof/>
              </w:rPr>
              <w:instrText>HYPERLINK \l "_Toc508930370"</w:instrText>
            </w:r>
            <w:r w:rsidRPr="00B336B6">
              <w:rPr>
                <w:rStyle w:val="Hyperlink"/>
                <w:noProof/>
              </w:rPr>
              <w:instrText xml:space="preserve"> </w:instrText>
            </w:r>
            <w:r w:rsidRPr="00B336B6">
              <w:rPr>
                <w:rStyle w:val="Hyperlink"/>
                <w:noProof/>
              </w:rPr>
              <w:fldChar w:fldCharType="separate"/>
            </w:r>
            <w:r w:rsidRPr="00B336B6">
              <w:rPr>
                <w:rStyle w:val="Hyperlink"/>
                <w:noProof/>
              </w:rPr>
              <w:t>4.5</w:t>
            </w:r>
            <w:r>
              <w:rPr>
                <w:rFonts w:asciiTheme="minorHAnsi" w:hAnsiTheme="minorHAnsi"/>
                <w:noProof/>
                <w:sz w:val="22"/>
                <w:lang w:val="en-GB" w:eastAsia="en-GB"/>
              </w:rPr>
              <w:tab/>
            </w:r>
            <w:r w:rsidRPr="00B336B6">
              <w:rPr>
                <w:rStyle w:val="Hyperlink"/>
                <w:noProof/>
              </w:rPr>
              <w:t>Create Connector Groups</w:t>
            </w:r>
            <w:r>
              <w:rPr>
                <w:noProof/>
                <w:webHidden/>
              </w:rPr>
              <w:tab/>
            </w:r>
            <w:r>
              <w:rPr>
                <w:noProof/>
                <w:webHidden/>
              </w:rPr>
              <w:fldChar w:fldCharType="begin"/>
            </w:r>
            <w:r>
              <w:rPr>
                <w:noProof/>
                <w:webHidden/>
              </w:rPr>
              <w:instrText xml:space="preserve"> PAGEREF _Toc508930370 \h </w:instrText>
            </w:r>
          </w:ins>
          <w:r>
            <w:rPr>
              <w:noProof/>
              <w:webHidden/>
            </w:rPr>
          </w:r>
          <w:r>
            <w:rPr>
              <w:noProof/>
              <w:webHidden/>
            </w:rPr>
            <w:fldChar w:fldCharType="separate"/>
          </w:r>
          <w:ins w:id="58" w:author="Author">
            <w:r>
              <w:rPr>
                <w:noProof/>
                <w:webHidden/>
              </w:rPr>
              <w:t>15</w:t>
            </w:r>
            <w:r>
              <w:rPr>
                <w:noProof/>
                <w:webHidden/>
              </w:rPr>
              <w:fldChar w:fldCharType="end"/>
            </w:r>
            <w:r w:rsidRPr="00B336B6">
              <w:rPr>
                <w:rStyle w:val="Hyperlink"/>
                <w:noProof/>
              </w:rPr>
              <w:fldChar w:fldCharType="end"/>
            </w:r>
          </w:ins>
        </w:p>
        <w:p w14:paraId="43A7A2D2" w14:textId="764AFF15" w:rsidR="00EA5CE0" w:rsidRDefault="00EA5CE0">
          <w:pPr>
            <w:pStyle w:val="TOC2"/>
            <w:rPr>
              <w:ins w:id="59" w:author="Author"/>
              <w:rFonts w:asciiTheme="minorHAnsi" w:hAnsiTheme="minorHAnsi"/>
              <w:noProof/>
              <w:sz w:val="22"/>
              <w:lang w:val="en-GB" w:eastAsia="en-GB"/>
            </w:rPr>
          </w:pPr>
          <w:ins w:id="60" w:author="Author">
            <w:r w:rsidRPr="00B336B6">
              <w:rPr>
                <w:rStyle w:val="Hyperlink"/>
                <w:noProof/>
              </w:rPr>
              <w:fldChar w:fldCharType="begin"/>
            </w:r>
            <w:r w:rsidRPr="00B336B6">
              <w:rPr>
                <w:rStyle w:val="Hyperlink"/>
                <w:noProof/>
              </w:rPr>
              <w:instrText xml:space="preserve"> </w:instrText>
            </w:r>
            <w:r>
              <w:rPr>
                <w:noProof/>
              </w:rPr>
              <w:instrText>HYPERLINK \l "_Toc508930372"</w:instrText>
            </w:r>
            <w:r w:rsidRPr="00B336B6">
              <w:rPr>
                <w:rStyle w:val="Hyperlink"/>
                <w:noProof/>
              </w:rPr>
              <w:instrText xml:space="preserve"> </w:instrText>
            </w:r>
            <w:r w:rsidRPr="00B336B6">
              <w:rPr>
                <w:rStyle w:val="Hyperlink"/>
                <w:noProof/>
              </w:rPr>
              <w:fldChar w:fldCharType="separate"/>
            </w:r>
            <w:r w:rsidRPr="00B336B6">
              <w:rPr>
                <w:rStyle w:val="Hyperlink"/>
                <w:noProof/>
              </w:rPr>
              <w:t>4.6</w:t>
            </w:r>
            <w:r>
              <w:rPr>
                <w:rFonts w:asciiTheme="minorHAnsi" w:hAnsiTheme="minorHAnsi"/>
                <w:noProof/>
                <w:sz w:val="22"/>
                <w:lang w:val="en-GB" w:eastAsia="en-GB"/>
              </w:rPr>
              <w:tab/>
            </w:r>
            <w:r w:rsidRPr="00B336B6">
              <w:rPr>
                <w:rStyle w:val="Hyperlink"/>
                <w:noProof/>
              </w:rPr>
              <w:t>Publish Applications</w:t>
            </w:r>
            <w:r>
              <w:rPr>
                <w:noProof/>
                <w:webHidden/>
              </w:rPr>
              <w:tab/>
            </w:r>
            <w:r>
              <w:rPr>
                <w:noProof/>
                <w:webHidden/>
              </w:rPr>
              <w:fldChar w:fldCharType="begin"/>
            </w:r>
            <w:r>
              <w:rPr>
                <w:noProof/>
                <w:webHidden/>
              </w:rPr>
              <w:instrText xml:space="preserve"> PAGEREF _Toc508930372 \h </w:instrText>
            </w:r>
          </w:ins>
          <w:r>
            <w:rPr>
              <w:noProof/>
              <w:webHidden/>
            </w:rPr>
          </w:r>
          <w:r>
            <w:rPr>
              <w:noProof/>
              <w:webHidden/>
            </w:rPr>
            <w:fldChar w:fldCharType="separate"/>
          </w:r>
          <w:ins w:id="61" w:author="Author">
            <w:r>
              <w:rPr>
                <w:noProof/>
                <w:webHidden/>
              </w:rPr>
              <w:t>16</w:t>
            </w:r>
            <w:r>
              <w:rPr>
                <w:noProof/>
                <w:webHidden/>
              </w:rPr>
              <w:fldChar w:fldCharType="end"/>
            </w:r>
            <w:r w:rsidRPr="00B336B6">
              <w:rPr>
                <w:rStyle w:val="Hyperlink"/>
                <w:noProof/>
              </w:rPr>
              <w:fldChar w:fldCharType="end"/>
            </w:r>
          </w:ins>
        </w:p>
        <w:p w14:paraId="111E3DAA" w14:textId="297F4581" w:rsidR="00EA5CE0" w:rsidRDefault="00EA5CE0">
          <w:pPr>
            <w:pStyle w:val="TOC2"/>
            <w:rPr>
              <w:ins w:id="62" w:author="Author"/>
              <w:rFonts w:asciiTheme="minorHAnsi" w:hAnsiTheme="minorHAnsi"/>
              <w:noProof/>
              <w:sz w:val="22"/>
              <w:lang w:val="en-GB" w:eastAsia="en-GB"/>
            </w:rPr>
          </w:pPr>
          <w:ins w:id="63" w:author="Author">
            <w:r w:rsidRPr="00B336B6">
              <w:rPr>
                <w:rStyle w:val="Hyperlink"/>
                <w:noProof/>
              </w:rPr>
              <w:fldChar w:fldCharType="begin"/>
            </w:r>
            <w:r w:rsidRPr="00B336B6">
              <w:rPr>
                <w:rStyle w:val="Hyperlink"/>
                <w:noProof/>
              </w:rPr>
              <w:instrText xml:space="preserve"> </w:instrText>
            </w:r>
            <w:r>
              <w:rPr>
                <w:noProof/>
              </w:rPr>
              <w:instrText>HYPERLINK \l "_Toc508930373"</w:instrText>
            </w:r>
            <w:r w:rsidRPr="00B336B6">
              <w:rPr>
                <w:rStyle w:val="Hyperlink"/>
                <w:noProof/>
              </w:rPr>
              <w:instrText xml:space="preserve"> </w:instrText>
            </w:r>
            <w:r w:rsidRPr="00B336B6">
              <w:rPr>
                <w:rStyle w:val="Hyperlink"/>
                <w:noProof/>
              </w:rPr>
              <w:fldChar w:fldCharType="separate"/>
            </w:r>
            <w:r w:rsidRPr="00B336B6">
              <w:rPr>
                <w:rStyle w:val="Hyperlink"/>
                <w:noProof/>
              </w:rPr>
              <w:t>Choosing the right Applications type to publish</w:t>
            </w:r>
            <w:r>
              <w:rPr>
                <w:noProof/>
                <w:webHidden/>
              </w:rPr>
              <w:tab/>
            </w:r>
            <w:r>
              <w:rPr>
                <w:noProof/>
                <w:webHidden/>
              </w:rPr>
              <w:fldChar w:fldCharType="begin"/>
            </w:r>
            <w:r>
              <w:rPr>
                <w:noProof/>
                <w:webHidden/>
              </w:rPr>
              <w:instrText xml:space="preserve"> PAGEREF _Toc508930373 \h </w:instrText>
            </w:r>
          </w:ins>
          <w:r>
            <w:rPr>
              <w:noProof/>
              <w:webHidden/>
            </w:rPr>
          </w:r>
          <w:r>
            <w:rPr>
              <w:noProof/>
              <w:webHidden/>
            </w:rPr>
            <w:fldChar w:fldCharType="separate"/>
          </w:r>
          <w:ins w:id="64" w:author="Author">
            <w:r>
              <w:rPr>
                <w:noProof/>
                <w:webHidden/>
              </w:rPr>
              <w:t>16</w:t>
            </w:r>
            <w:r>
              <w:rPr>
                <w:noProof/>
                <w:webHidden/>
              </w:rPr>
              <w:fldChar w:fldCharType="end"/>
            </w:r>
            <w:r w:rsidRPr="00B336B6">
              <w:rPr>
                <w:rStyle w:val="Hyperlink"/>
                <w:noProof/>
              </w:rPr>
              <w:fldChar w:fldCharType="end"/>
            </w:r>
          </w:ins>
        </w:p>
        <w:p w14:paraId="50306166" w14:textId="5E2AA778" w:rsidR="00EA5CE0" w:rsidRDefault="00EA5CE0">
          <w:pPr>
            <w:pStyle w:val="TOC2"/>
            <w:rPr>
              <w:ins w:id="65" w:author="Author"/>
              <w:rFonts w:asciiTheme="minorHAnsi" w:hAnsiTheme="minorHAnsi"/>
              <w:noProof/>
              <w:sz w:val="22"/>
              <w:lang w:val="en-GB" w:eastAsia="en-GB"/>
            </w:rPr>
          </w:pPr>
          <w:ins w:id="66" w:author="Author">
            <w:r w:rsidRPr="00B336B6">
              <w:rPr>
                <w:rStyle w:val="Hyperlink"/>
                <w:noProof/>
              </w:rPr>
              <w:fldChar w:fldCharType="begin"/>
            </w:r>
            <w:r w:rsidRPr="00B336B6">
              <w:rPr>
                <w:rStyle w:val="Hyperlink"/>
                <w:noProof/>
              </w:rPr>
              <w:instrText xml:space="preserve"> </w:instrText>
            </w:r>
            <w:r>
              <w:rPr>
                <w:noProof/>
              </w:rPr>
              <w:instrText>HYPERLINK \l "_Toc508930374"</w:instrText>
            </w:r>
            <w:r w:rsidRPr="00B336B6">
              <w:rPr>
                <w:rStyle w:val="Hyperlink"/>
                <w:noProof/>
              </w:rPr>
              <w:instrText xml:space="preserve"> </w:instrText>
            </w:r>
            <w:r w:rsidRPr="00B336B6">
              <w:rPr>
                <w:rStyle w:val="Hyperlink"/>
                <w:noProof/>
              </w:rPr>
              <w:fldChar w:fldCharType="separate"/>
            </w:r>
            <w:r w:rsidRPr="00B336B6">
              <w:rPr>
                <w:rStyle w:val="Hyperlink"/>
                <w:noProof/>
              </w:rPr>
              <w:t>Using Custom Domain Names</w:t>
            </w:r>
            <w:r>
              <w:rPr>
                <w:noProof/>
                <w:webHidden/>
              </w:rPr>
              <w:tab/>
            </w:r>
            <w:r>
              <w:rPr>
                <w:noProof/>
                <w:webHidden/>
              </w:rPr>
              <w:fldChar w:fldCharType="begin"/>
            </w:r>
            <w:r>
              <w:rPr>
                <w:noProof/>
                <w:webHidden/>
              </w:rPr>
              <w:instrText xml:space="preserve"> PAGEREF _Toc508930374 \h </w:instrText>
            </w:r>
          </w:ins>
          <w:r>
            <w:rPr>
              <w:noProof/>
              <w:webHidden/>
            </w:rPr>
          </w:r>
          <w:r>
            <w:rPr>
              <w:noProof/>
              <w:webHidden/>
            </w:rPr>
            <w:fldChar w:fldCharType="separate"/>
          </w:r>
          <w:ins w:id="67" w:author="Author">
            <w:r>
              <w:rPr>
                <w:noProof/>
                <w:webHidden/>
              </w:rPr>
              <w:t>17</w:t>
            </w:r>
            <w:r>
              <w:rPr>
                <w:noProof/>
                <w:webHidden/>
              </w:rPr>
              <w:fldChar w:fldCharType="end"/>
            </w:r>
            <w:r w:rsidRPr="00B336B6">
              <w:rPr>
                <w:rStyle w:val="Hyperlink"/>
                <w:noProof/>
              </w:rPr>
              <w:fldChar w:fldCharType="end"/>
            </w:r>
          </w:ins>
        </w:p>
        <w:p w14:paraId="6B155A32" w14:textId="201A96FA" w:rsidR="00EA5CE0" w:rsidRDefault="00EA5CE0">
          <w:pPr>
            <w:pStyle w:val="TOC2"/>
            <w:rPr>
              <w:ins w:id="68" w:author="Author"/>
              <w:rFonts w:asciiTheme="minorHAnsi" w:hAnsiTheme="minorHAnsi"/>
              <w:noProof/>
              <w:sz w:val="22"/>
              <w:lang w:val="en-GB" w:eastAsia="en-GB"/>
            </w:rPr>
          </w:pPr>
          <w:ins w:id="69" w:author="Author">
            <w:r w:rsidRPr="00B336B6">
              <w:rPr>
                <w:rStyle w:val="Hyperlink"/>
                <w:noProof/>
              </w:rPr>
              <w:fldChar w:fldCharType="begin"/>
            </w:r>
            <w:r w:rsidRPr="00B336B6">
              <w:rPr>
                <w:rStyle w:val="Hyperlink"/>
                <w:noProof/>
              </w:rPr>
              <w:instrText xml:space="preserve"> </w:instrText>
            </w:r>
            <w:r>
              <w:rPr>
                <w:noProof/>
              </w:rPr>
              <w:instrText>HYPERLINK \l "_Toc508930375"</w:instrText>
            </w:r>
            <w:r w:rsidRPr="00B336B6">
              <w:rPr>
                <w:rStyle w:val="Hyperlink"/>
                <w:noProof/>
              </w:rPr>
              <w:instrText xml:space="preserve"> </w:instrText>
            </w:r>
            <w:r w:rsidRPr="00B336B6">
              <w:rPr>
                <w:rStyle w:val="Hyperlink"/>
                <w:noProof/>
              </w:rPr>
              <w:fldChar w:fldCharType="separate"/>
            </w:r>
            <w:r w:rsidRPr="00B336B6">
              <w:rPr>
                <w:rStyle w:val="Hyperlink"/>
                <w:noProof/>
              </w:rPr>
              <w:t>Assign applications to your connector groups</w:t>
            </w:r>
            <w:r>
              <w:rPr>
                <w:noProof/>
                <w:webHidden/>
              </w:rPr>
              <w:tab/>
            </w:r>
            <w:r>
              <w:rPr>
                <w:noProof/>
                <w:webHidden/>
              </w:rPr>
              <w:fldChar w:fldCharType="begin"/>
            </w:r>
            <w:r>
              <w:rPr>
                <w:noProof/>
                <w:webHidden/>
              </w:rPr>
              <w:instrText xml:space="preserve"> PAGEREF _Toc508930375 \h </w:instrText>
            </w:r>
          </w:ins>
          <w:r>
            <w:rPr>
              <w:noProof/>
              <w:webHidden/>
            </w:rPr>
          </w:r>
          <w:r>
            <w:rPr>
              <w:noProof/>
              <w:webHidden/>
            </w:rPr>
            <w:fldChar w:fldCharType="separate"/>
          </w:r>
          <w:ins w:id="70" w:author="Author">
            <w:r>
              <w:rPr>
                <w:noProof/>
                <w:webHidden/>
              </w:rPr>
              <w:t>17</w:t>
            </w:r>
            <w:r>
              <w:rPr>
                <w:noProof/>
                <w:webHidden/>
              </w:rPr>
              <w:fldChar w:fldCharType="end"/>
            </w:r>
            <w:r w:rsidRPr="00B336B6">
              <w:rPr>
                <w:rStyle w:val="Hyperlink"/>
                <w:noProof/>
              </w:rPr>
              <w:fldChar w:fldCharType="end"/>
            </w:r>
          </w:ins>
        </w:p>
        <w:p w14:paraId="2D322FB2" w14:textId="06D03A46" w:rsidR="00EA5CE0" w:rsidRDefault="00EA5CE0">
          <w:pPr>
            <w:pStyle w:val="TOC2"/>
            <w:rPr>
              <w:ins w:id="71" w:author="Author"/>
              <w:rFonts w:asciiTheme="minorHAnsi" w:hAnsiTheme="minorHAnsi"/>
              <w:noProof/>
              <w:sz w:val="22"/>
              <w:lang w:val="en-GB" w:eastAsia="en-GB"/>
            </w:rPr>
          </w:pPr>
          <w:ins w:id="72" w:author="Author">
            <w:r w:rsidRPr="00B336B6">
              <w:rPr>
                <w:rStyle w:val="Hyperlink"/>
                <w:noProof/>
              </w:rPr>
              <w:fldChar w:fldCharType="begin"/>
            </w:r>
            <w:r w:rsidRPr="00B336B6">
              <w:rPr>
                <w:rStyle w:val="Hyperlink"/>
                <w:noProof/>
              </w:rPr>
              <w:instrText xml:space="preserve"> </w:instrText>
            </w:r>
            <w:r>
              <w:rPr>
                <w:noProof/>
              </w:rPr>
              <w:instrText>HYPERLINK \l "_Toc508930376"</w:instrText>
            </w:r>
            <w:r w:rsidRPr="00B336B6">
              <w:rPr>
                <w:rStyle w:val="Hyperlink"/>
                <w:noProof/>
              </w:rPr>
              <w:instrText xml:space="preserve"> </w:instrText>
            </w:r>
            <w:r w:rsidRPr="00B336B6">
              <w:rPr>
                <w:rStyle w:val="Hyperlink"/>
                <w:noProof/>
              </w:rPr>
              <w:fldChar w:fldCharType="separate"/>
            </w:r>
            <w:r w:rsidRPr="00B336B6">
              <w:rPr>
                <w:rStyle w:val="Hyperlink"/>
                <w:noProof/>
              </w:rPr>
              <w:t>Assigning Users to your Application</w:t>
            </w:r>
            <w:r>
              <w:rPr>
                <w:noProof/>
                <w:webHidden/>
              </w:rPr>
              <w:tab/>
            </w:r>
            <w:r>
              <w:rPr>
                <w:noProof/>
                <w:webHidden/>
              </w:rPr>
              <w:fldChar w:fldCharType="begin"/>
            </w:r>
            <w:r>
              <w:rPr>
                <w:noProof/>
                <w:webHidden/>
              </w:rPr>
              <w:instrText xml:space="preserve"> PAGEREF _Toc508930376 \h </w:instrText>
            </w:r>
          </w:ins>
          <w:r>
            <w:rPr>
              <w:noProof/>
              <w:webHidden/>
            </w:rPr>
          </w:r>
          <w:r>
            <w:rPr>
              <w:noProof/>
              <w:webHidden/>
            </w:rPr>
            <w:fldChar w:fldCharType="separate"/>
          </w:r>
          <w:ins w:id="73" w:author="Author">
            <w:r>
              <w:rPr>
                <w:noProof/>
                <w:webHidden/>
              </w:rPr>
              <w:t>17</w:t>
            </w:r>
            <w:r>
              <w:rPr>
                <w:noProof/>
                <w:webHidden/>
              </w:rPr>
              <w:fldChar w:fldCharType="end"/>
            </w:r>
            <w:r w:rsidRPr="00B336B6">
              <w:rPr>
                <w:rStyle w:val="Hyperlink"/>
                <w:noProof/>
              </w:rPr>
              <w:fldChar w:fldCharType="end"/>
            </w:r>
          </w:ins>
        </w:p>
        <w:p w14:paraId="795C7922" w14:textId="4AB518FD" w:rsidR="00EA5CE0" w:rsidRDefault="00EA5CE0">
          <w:pPr>
            <w:pStyle w:val="TOC2"/>
            <w:rPr>
              <w:ins w:id="74" w:author="Author"/>
              <w:rFonts w:asciiTheme="minorHAnsi" w:hAnsiTheme="minorHAnsi"/>
              <w:noProof/>
              <w:sz w:val="22"/>
              <w:lang w:val="en-GB" w:eastAsia="en-GB"/>
            </w:rPr>
          </w:pPr>
          <w:ins w:id="75" w:author="Author">
            <w:r w:rsidRPr="00B336B6">
              <w:rPr>
                <w:rStyle w:val="Hyperlink"/>
                <w:noProof/>
              </w:rPr>
              <w:fldChar w:fldCharType="begin"/>
            </w:r>
            <w:r w:rsidRPr="00B336B6">
              <w:rPr>
                <w:rStyle w:val="Hyperlink"/>
                <w:noProof/>
              </w:rPr>
              <w:instrText xml:space="preserve"> </w:instrText>
            </w:r>
            <w:r>
              <w:rPr>
                <w:noProof/>
              </w:rPr>
              <w:instrText>HYPERLINK \l "_Toc508930377"</w:instrText>
            </w:r>
            <w:r w:rsidRPr="00B336B6">
              <w:rPr>
                <w:rStyle w:val="Hyperlink"/>
                <w:noProof/>
              </w:rPr>
              <w:instrText xml:space="preserve"> </w:instrText>
            </w:r>
            <w:r w:rsidRPr="00B336B6">
              <w:rPr>
                <w:rStyle w:val="Hyperlink"/>
                <w:noProof/>
              </w:rPr>
              <w:fldChar w:fldCharType="separate"/>
            </w:r>
            <w:r w:rsidRPr="00B336B6">
              <w:rPr>
                <w:rStyle w:val="Hyperlink"/>
                <w:noProof/>
              </w:rPr>
              <w:t>4.7</w:t>
            </w:r>
            <w:r>
              <w:rPr>
                <w:rFonts w:asciiTheme="minorHAnsi" w:hAnsiTheme="minorHAnsi"/>
                <w:noProof/>
                <w:sz w:val="22"/>
                <w:lang w:val="en-GB" w:eastAsia="en-GB"/>
              </w:rPr>
              <w:tab/>
            </w:r>
            <w:r w:rsidRPr="00B336B6">
              <w:rPr>
                <w:rStyle w:val="Hyperlink"/>
                <w:noProof/>
              </w:rPr>
              <w:t>Functional Testing of Applications</w:t>
            </w:r>
            <w:r>
              <w:rPr>
                <w:noProof/>
                <w:webHidden/>
              </w:rPr>
              <w:tab/>
            </w:r>
            <w:r>
              <w:rPr>
                <w:noProof/>
                <w:webHidden/>
              </w:rPr>
              <w:fldChar w:fldCharType="begin"/>
            </w:r>
            <w:r>
              <w:rPr>
                <w:noProof/>
                <w:webHidden/>
              </w:rPr>
              <w:instrText xml:space="preserve"> PAGEREF _Toc508930377 \h </w:instrText>
            </w:r>
          </w:ins>
          <w:r>
            <w:rPr>
              <w:noProof/>
              <w:webHidden/>
            </w:rPr>
          </w:r>
          <w:r>
            <w:rPr>
              <w:noProof/>
              <w:webHidden/>
            </w:rPr>
            <w:fldChar w:fldCharType="separate"/>
          </w:r>
          <w:ins w:id="76" w:author="Author">
            <w:r>
              <w:rPr>
                <w:noProof/>
                <w:webHidden/>
              </w:rPr>
              <w:t>18</w:t>
            </w:r>
            <w:r>
              <w:rPr>
                <w:noProof/>
                <w:webHidden/>
              </w:rPr>
              <w:fldChar w:fldCharType="end"/>
            </w:r>
            <w:r w:rsidRPr="00B336B6">
              <w:rPr>
                <w:rStyle w:val="Hyperlink"/>
                <w:noProof/>
              </w:rPr>
              <w:fldChar w:fldCharType="end"/>
            </w:r>
          </w:ins>
        </w:p>
        <w:p w14:paraId="6B9FF367" w14:textId="26E61591" w:rsidR="00EA5CE0" w:rsidRDefault="00EA5CE0">
          <w:pPr>
            <w:pStyle w:val="TOC2"/>
            <w:rPr>
              <w:ins w:id="77" w:author="Author"/>
              <w:rFonts w:asciiTheme="minorHAnsi" w:hAnsiTheme="minorHAnsi"/>
              <w:noProof/>
              <w:sz w:val="22"/>
              <w:lang w:val="en-GB" w:eastAsia="en-GB"/>
            </w:rPr>
          </w:pPr>
          <w:ins w:id="78" w:author="Author">
            <w:r w:rsidRPr="00B336B6">
              <w:rPr>
                <w:rStyle w:val="Hyperlink"/>
                <w:noProof/>
              </w:rPr>
              <w:fldChar w:fldCharType="begin"/>
            </w:r>
            <w:r w:rsidRPr="00B336B6">
              <w:rPr>
                <w:rStyle w:val="Hyperlink"/>
                <w:noProof/>
              </w:rPr>
              <w:instrText xml:space="preserve"> </w:instrText>
            </w:r>
            <w:r>
              <w:rPr>
                <w:noProof/>
              </w:rPr>
              <w:instrText>HYPERLINK \l "_Toc508930378"</w:instrText>
            </w:r>
            <w:r w:rsidRPr="00B336B6">
              <w:rPr>
                <w:rStyle w:val="Hyperlink"/>
                <w:noProof/>
              </w:rPr>
              <w:instrText xml:space="preserve"> </w:instrText>
            </w:r>
            <w:r w:rsidRPr="00B336B6">
              <w:rPr>
                <w:rStyle w:val="Hyperlink"/>
                <w:noProof/>
              </w:rPr>
              <w:fldChar w:fldCharType="separate"/>
            </w:r>
            <w:r w:rsidRPr="00B336B6">
              <w:rPr>
                <w:rStyle w:val="Hyperlink"/>
                <w:noProof/>
              </w:rPr>
              <w:t>4.8</w:t>
            </w:r>
            <w:r>
              <w:rPr>
                <w:rFonts w:asciiTheme="minorHAnsi" w:hAnsiTheme="minorHAnsi"/>
                <w:noProof/>
                <w:sz w:val="22"/>
                <w:lang w:val="en-GB" w:eastAsia="en-GB"/>
              </w:rPr>
              <w:tab/>
            </w:r>
            <w:r w:rsidRPr="00B336B6">
              <w:rPr>
                <w:rStyle w:val="Hyperlink"/>
                <w:noProof/>
              </w:rPr>
              <w:t>Enable Pre-Authentication and Single Sign On</w:t>
            </w:r>
            <w:r>
              <w:rPr>
                <w:noProof/>
                <w:webHidden/>
              </w:rPr>
              <w:tab/>
            </w:r>
            <w:r>
              <w:rPr>
                <w:noProof/>
                <w:webHidden/>
              </w:rPr>
              <w:fldChar w:fldCharType="begin"/>
            </w:r>
            <w:r>
              <w:rPr>
                <w:noProof/>
                <w:webHidden/>
              </w:rPr>
              <w:instrText xml:space="preserve"> PAGEREF _Toc508930378 \h </w:instrText>
            </w:r>
          </w:ins>
          <w:r>
            <w:rPr>
              <w:noProof/>
              <w:webHidden/>
            </w:rPr>
          </w:r>
          <w:r>
            <w:rPr>
              <w:noProof/>
              <w:webHidden/>
            </w:rPr>
            <w:fldChar w:fldCharType="separate"/>
          </w:r>
          <w:ins w:id="79" w:author="Author">
            <w:r>
              <w:rPr>
                <w:noProof/>
                <w:webHidden/>
              </w:rPr>
              <w:t>19</w:t>
            </w:r>
            <w:r>
              <w:rPr>
                <w:noProof/>
                <w:webHidden/>
              </w:rPr>
              <w:fldChar w:fldCharType="end"/>
            </w:r>
            <w:r w:rsidRPr="00B336B6">
              <w:rPr>
                <w:rStyle w:val="Hyperlink"/>
                <w:noProof/>
              </w:rPr>
              <w:fldChar w:fldCharType="end"/>
            </w:r>
          </w:ins>
        </w:p>
        <w:p w14:paraId="72499F8A" w14:textId="6801C8B8" w:rsidR="00EA5CE0" w:rsidRDefault="00EA5CE0">
          <w:pPr>
            <w:pStyle w:val="TOC2"/>
            <w:rPr>
              <w:ins w:id="80" w:author="Author"/>
              <w:rFonts w:asciiTheme="minorHAnsi" w:hAnsiTheme="minorHAnsi"/>
              <w:noProof/>
              <w:sz w:val="22"/>
              <w:lang w:val="en-GB" w:eastAsia="en-GB"/>
            </w:rPr>
          </w:pPr>
          <w:ins w:id="81" w:author="Author">
            <w:r w:rsidRPr="00B336B6">
              <w:rPr>
                <w:rStyle w:val="Hyperlink"/>
                <w:noProof/>
              </w:rPr>
              <w:fldChar w:fldCharType="begin"/>
            </w:r>
            <w:r w:rsidRPr="00B336B6">
              <w:rPr>
                <w:rStyle w:val="Hyperlink"/>
                <w:noProof/>
              </w:rPr>
              <w:instrText xml:space="preserve"> </w:instrText>
            </w:r>
            <w:r>
              <w:rPr>
                <w:noProof/>
              </w:rPr>
              <w:instrText>HYPERLINK \l "_Toc508930379"</w:instrText>
            </w:r>
            <w:r w:rsidRPr="00B336B6">
              <w:rPr>
                <w:rStyle w:val="Hyperlink"/>
                <w:noProof/>
              </w:rPr>
              <w:instrText xml:space="preserve"> </w:instrText>
            </w:r>
            <w:r w:rsidRPr="00B336B6">
              <w:rPr>
                <w:rStyle w:val="Hyperlink"/>
                <w:noProof/>
              </w:rPr>
              <w:fldChar w:fldCharType="separate"/>
            </w:r>
            <w:r w:rsidRPr="00B336B6">
              <w:rPr>
                <w:rStyle w:val="Hyperlink"/>
                <w:noProof/>
              </w:rPr>
              <w:t>4.9</w:t>
            </w:r>
            <w:r>
              <w:rPr>
                <w:rFonts w:asciiTheme="minorHAnsi" w:hAnsiTheme="minorHAnsi"/>
                <w:noProof/>
                <w:sz w:val="22"/>
                <w:lang w:val="en-GB" w:eastAsia="en-GB"/>
              </w:rPr>
              <w:tab/>
            </w:r>
            <w:r w:rsidRPr="00B336B6">
              <w:rPr>
                <w:rStyle w:val="Hyperlink"/>
                <w:noProof/>
              </w:rPr>
              <w:t>Working with “Other” Applications</w:t>
            </w:r>
            <w:r>
              <w:rPr>
                <w:noProof/>
                <w:webHidden/>
              </w:rPr>
              <w:tab/>
            </w:r>
            <w:r>
              <w:rPr>
                <w:noProof/>
                <w:webHidden/>
              </w:rPr>
              <w:fldChar w:fldCharType="begin"/>
            </w:r>
            <w:r>
              <w:rPr>
                <w:noProof/>
                <w:webHidden/>
              </w:rPr>
              <w:instrText xml:space="preserve"> PAGEREF _Toc508930379 \h </w:instrText>
            </w:r>
          </w:ins>
          <w:r>
            <w:rPr>
              <w:noProof/>
              <w:webHidden/>
            </w:rPr>
          </w:r>
          <w:r>
            <w:rPr>
              <w:noProof/>
              <w:webHidden/>
            </w:rPr>
            <w:fldChar w:fldCharType="separate"/>
          </w:r>
          <w:ins w:id="82" w:author="Author">
            <w:r>
              <w:rPr>
                <w:noProof/>
                <w:webHidden/>
              </w:rPr>
              <w:t>19</w:t>
            </w:r>
            <w:r>
              <w:rPr>
                <w:noProof/>
                <w:webHidden/>
              </w:rPr>
              <w:fldChar w:fldCharType="end"/>
            </w:r>
            <w:r w:rsidRPr="00B336B6">
              <w:rPr>
                <w:rStyle w:val="Hyperlink"/>
                <w:noProof/>
              </w:rPr>
              <w:fldChar w:fldCharType="end"/>
            </w:r>
          </w:ins>
        </w:p>
        <w:p w14:paraId="0D7A6B58" w14:textId="1FFCCD4C" w:rsidR="00EA5CE0" w:rsidRDefault="00EA5CE0">
          <w:pPr>
            <w:pStyle w:val="TOC2"/>
            <w:rPr>
              <w:ins w:id="83" w:author="Author"/>
              <w:rFonts w:asciiTheme="minorHAnsi" w:hAnsiTheme="minorHAnsi"/>
              <w:noProof/>
              <w:sz w:val="22"/>
              <w:lang w:val="en-GB" w:eastAsia="en-GB"/>
            </w:rPr>
          </w:pPr>
          <w:ins w:id="84" w:author="Author">
            <w:r w:rsidRPr="00B336B6">
              <w:rPr>
                <w:rStyle w:val="Hyperlink"/>
                <w:noProof/>
              </w:rPr>
              <w:fldChar w:fldCharType="begin"/>
            </w:r>
            <w:r w:rsidRPr="00B336B6">
              <w:rPr>
                <w:rStyle w:val="Hyperlink"/>
                <w:noProof/>
              </w:rPr>
              <w:instrText xml:space="preserve"> </w:instrText>
            </w:r>
            <w:r>
              <w:rPr>
                <w:noProof/>
              </w:rPr>
              <w:instrText>HYPERLINK \l "_Toc508930380"</w:instrText>
            </w:r>
            <w:r w:rsidRPr="00B336B6">
              <w:rPr>
                <w:rStyle w:val="Hyperlink"/>
                <w:noProof/>
              </w:rPr>
              <w:instrText xml:space="preserve"> </w:instrText>
            </w:r>
            <w:r w:rsidRPr="00B336B6">
              <w:rPr>
                <w:rStyle w:val="Hyperlink"/>
                <w:noProof/>
              </w:rPr>
              <w:fldChar w:fldCharType="separate"/>
            </w:r>
            <w:r w:rsidRPr="00B336B6">
              <w:rPr>
                <w:rStyle w:val="Hyperlink"/>
                <w:noProof/>
              </w:rPr>
              <w:t>4.10</w:t>
            </w:r>
            <w:r>
              <w:rPr>
                <w:rFonts w:asciiTheme="minorHAnsi" w:hAnsiTheme="minorHAnsi"/>
                <w:noProof/>
                <w:sz w:val="22"/>
                <w:lang w:val="en-GB" w:eastAsia="en-GB"/>
              </w:rPr>
              <w:tab/>
            </w:r>
            <w:r w:rsidRPr="00B336B6">
              <w:rPr>
                <w:rStyle w:val="Hyperlink"/>
                <w:noProof/>
              </w:rPr>
              <w:t>En</w:t>
            </w:r>
            <w:r w:rsidR="00645C54">
              <w:rPr>
                <w:rStyle w:val="Hyperlink"/>
                <w:noProof/>
              </w:rPr>
              <w:t>forcing</w:t>
            </w:r>
            <w:del w:id="85" w:author="Author">
              <w:r w:rsidRPr="00B336B6" w:rsidDel="00645C54">
                <w:rPr>
                  <w:rStyle w:val="Hyperlink"/>
                  <w:noProof/>
                </w:rPr>
                <w:delText>able</w:delText>
              </w:r>
            </w:del>
            <w:r w:rsidRPr="00B336B6">
              <w:rPr>
                <w:rStyle w:val="Hyperlink"/>
                <w:noProof/>
              </w:rPr>
              <w:t xml:space="preserve"> Conditional Access</w:t>
            </w:r>
            <w:r>
              <w:rPr>
                <w:noProof/>
                <w:webHidden/>
              </w:rPr>
              <w:tab/>
            </w:r>
            <w:r>
              <w:rPr>
                <w:noProof/>
                <w:webHidden/>
              </w:rPr>
              <w:fldChar w:fldCharType="begin"/>
            </w:r>
            <w:r>
              <w:rPr>
                <w:noProof/>
                <w:webHidden/>
              </w:rPr>
              <w:instrText xml:space="preserve"> PAGEREF _Toc508930380 \h </w:instrText>
            </w:r>
          </w:ins>
          <w:r>
            <w:rPr>
              <w:noProof/>
              <w:webHidden/>
            </w:rPr>
          </w:r>
          <w:r>
            <w:rPr>
              <w:noProof/>
              <w:webHidden/>
            </w:rPr>
            <w:fldChar w:fldCharType="separate"/>
          </w:r>
          <w:ins w:id="86" w:author="Author">
            <w:r>
              <w:rPr>
                <w:noProof/>
                <w:webHidden/>
              </w:rPr>
              <w:t>19</w:t>
            </w:r>
            <w:r>
              <w:rPr>
                <w:noProof/>
                <w:webHidden/>
              </w:rPr>
              <w:fldChar w:fldCharType="end"/>
            </w:r>
            <w:r w:rsidRPr="00B336B6">
              <w:rPr>
                <w:rStyle w:val="Hyperlink"/>
                <w:noProof/>
              </w:rPr>
              <w:fldChar w:fldCharType="end"/>
            </w:r>
          </w:ins>
        </w:p>
        <w:p w14:paraId="25D9493C" w14:textId="37AD86F7" w:rsidR="00474F1B" w:rsidDel="00EA5CE0" w:rsidRDefault="00474F1B">
          <w:pPr>
            <w:pStyle w:val="TOC1"/>
            <w:rPr>
              <w:del w:id="87" w:author="Author"/>
              <w:rFonts w:asciiTheme="minorHAnsi" w:hAnsiTheme="minorHAnsi"/>
              <w:sz w:val="22"/>
            </w:rPr>
          </w:pPr>
          <w:del w:id="88" w:author="Author">
            <w:r w:rsidRPr="00EA5CE0" w:rsidDel="00EA5CE0">
              <w:rPr>
                <w:sz w:val="22"/>
              </w:rPr>
              <w:delText>1</w:delText>
            </w:r>
            <w:r w:rsidDel="00EA5CE0">
              <w:rPr>
                <w:rFonts w:asciiTheme="minorHAnsi" w:hAnsiTheme="minorHAnsi"/>
                <w:sz w:val="22"/>
              </w:rPr>
              <w:tab/>
            </w:r>
            <w:r w:rsidRPr="00EA5CE0" w:rsidDel="00EA5CE0">
              <w:rPr>
                <w:sz w:val="22"/>
              </w:rPr>
              <w:delText>Overview</w:delText>
            </w:r>
            <w:r w:rsidDel="00EA5CE0">
              <w:rPr>
                <w:webHidden/>
              </w:rPr>
              <w:tab/>
              <w:delText>1</w:delText>
            </w:r>
          </w:del>
        </w:p>
        <w:p w14:paraId="1BDB3CCB" w14:textId="7970B05E" w:rsidR="00474F1B" w:rsidDel="00EA5CE0" w:rsidRDefault="00474F1B">
          <w:pPr>
            <w:pStyle w:val="TOC1"/>
            <w:rPr>
              <w:del w:id="89" w:author="Author"/>
              <w:rFonts w:asciiTheme="minorHAnsi" w:hAnsiTheme="minorHAnsi"/>
              <w:sz w:val="22"/>
            </w:rPr>
          </w:pPr>
          <w:del w:id="90" w:author="Author">
            <w:r w:rsidRPr="00EA5CE0" w:rsidDel="00EA5CE0">
              <w:rPr>
                <w:sz w:val="22"/>
              </w:rPr>
              <w:delText>2</w:delText>
            </w:r>
            <w:r w:rsidDel="00EA5CE0">
              <w:rPr>
                <w:rFonts w:asciiTheme="minorHAnsi" w:hAnsiTheme="minorHAnsi"/>
                <w:sz w:val="22"/>
              </w:rPr>
              <w:tab/>
            </w:r>
            <w:r w:rsidRPr="00EA5CE0" w:rsidDel="00EA5CE0">
              <w:rPr>
                <w:sz w:val="22"/>
              </w:rPr>
              <w:delText>Assessment</w:delText>
            </w:r>
            <w:r w:rsidDel="00EA5CE0">
              <w:rPr>
                <w:webHidden/>
              </w:rPr>
              <w:tab/>
              <w:delText>1</w:delText>
            </w:r>
          </w:del>
        </w:p>
        <w:p w14:paraId="44B801DA" w14:textId="0F6462B7" w:rsidR="00474F1B" w:rsidDel="00EA5CE0" w:rsidRDefault="00474F1B">
          <w:pPr>
            <w:pStyle w:val="TOC2"/>
            <w:rPr>
              <w:del w:id="91" w:author="Author"/>
              <w:rFonts w:asciiTheme="minorHAnsi" w:hAnsiTheme="minorHAnsi"/>
              <w:noProof/>
              <w:sz w:val="22"/>
            </w:rPr>
          </w:pPr>
          <w:del w:id="92" w:author="Author">
            <w:r w:rsidRPr="00EA5CE0" w:rsidDel="00EA5CE0">
              <w:rPr>
                <w:rFonts w:ascii="Segoe UI" w:hAnsi="Segoe UI"/>
                <w:noProof/>
                <w:sz w:val="22"/>
                <w:lang w:eastAsia="ja-JP"/>
              </w:rPr>
              <w:delText>2.1</w:delText>
            </w:r>
            <w:r w:rsidDel="00EA5CE0">
              <w:rPr>
                <w:rFonts w:asciiTheme="minorHAnsi" w:hAnsiTheme="minorHAnsi"/>
                <w:noProof/>
                <w:sz w:val="22"/>
              </w:rPr>
              <w:tab/>
            </w:r>
            <w:r w:rsidRPr="00EA5CE0" w:rsidDel="00EA5CE0">
              <w:rPr>
                <w:rFonts w:ascii="Segoe UI" w:hAnsi="Segoe UI"/>
                <w:noProof/>
                <w:sz w:val="22"/>
                <w:lang w:eastAsia="ja-JP"/>
              </w:rPr>
              <w:delText>Deployment Preparation Activities</w:delText>
            </w:r>
            <w:r w:rsidDel="00EA5CE0">
              <w:rPr>
                <w:noProof/>
                <w:webHidden/>
              </w:rPr>
              <w:tab/>
              <w:delText>1</w:delText>
            </w:r>
          </w:del>
        </w:p>
        <w:p w14:paraId="622BD452" w14:textId="5ABADA07" w:rsidR="00474F1B" w:rsidDel="00EA5CE0" w:rsidRDefault="00474F1B">
          <w:pPr>
            <w:pStyle w:val="TOC2"/>
            <w:rPr>
              <w:del w:id="93" w:author="Author"/>
              <w:rFonts w:asciiTheme="minorHAnsi" w:hAnsiTheme="minorHAnsi"/>
              <w:noProof/>
              <w:sz w:val="22"/>
            </w:rPr>
          </w:pPr>
          <w:del w:id="94" w:author="Author">
            <w:r w:rsidRPr="00EA5CE0" w:rsidDel="00EA5CE0">
              <w:rPr>
                <w:rFonts w:ascii="Segoe UI" w:hAnsi="Segoe UI"/>
                <w:noProof/>
                <w:sz w:val="22"/>
              </w:rPr>
              <w:delText>2.2</w:delText>
            </w:r>
            <w:r w:rsidDel="00EA5CE0">
              <w:rPr>
                <w:rFonts w:asciiTheme="minorHAnsi" w:hAnsiTheme="minorHAnsi"/>
                <w:noProof/>
                <w:sz w:val="22"/>
              </w:rPr>
              <w:tab/>
            </w:r>
            <w:r w:rsidRPr="00EA5CE0" w:rsidDel="00EA5CE0">
              <w:rPr>
                <w:rFonts w:ascii="Segoe UI" w:hAnsi="Segoe UI"/>
                <w:noProof/>
                <w:sz w:val="22"/>
              </w:rPr>
              <w:delText>Organizational Governance and Security Requirements</w:delText>
            </w:r>
            <w:r w:rsidDel="00EA5CE0">
              <w:rPr>
                <w:noProof/>
                <w:webHidden/>
              </w:rPr>
              <w:tab/>
              <w:delText>2</w:delText>
            </w:r>
          </w:del>
        </w:p>
        <w:p w14:paraId="467D3C9C" w14:textId="1A585F18" w:rsidR="00474F1B" w:rsidDel="00EA5CE0" w:rsidRDefault="00474F1B">
          <w:pPr>
            <w:pStyle w:val="TOC1"/>
            <w:rPr>
              <w:del w:id="95" w:author="Author"/>
              <w:rFonts w:asciiTheme="minorHAnsi" w:hAnsiTheme="minorHAnsi"/>
              <w:sz w:val="22"/>
            </w:rPr>
          </w:pPr>
          <w:del w:id="96" w:author="Author">
            <w:r w:rsidRPr="00EA5CE0" w:rsidDel="00EA5CE0">
              <w:rPr>
                <w:sz w:val="22"/>
              </w:rPr>
              <w:delText>3</w:delText>
            </w:r>
            <w:r w:rsidDel="00EA5CE0">
              <w:rPr>
                <w:rFonts w:asciiTheme="minorHAnsi" w:hAnsiTheme="minorHAnsi"/>
                <w:sz w:val="22"/>
              </w:rPr>
              <w:tab/>
            </w:r>
            <w:r w:rsidRPr="00EA5CE0" w:rsidDel="00EA5CE0">
              <w:rPr>
                <w:sz w:val="22"/>
              </w:rPr>
              <w:delText>Azure AD Application Proxy Solution</w:delText>
            </w:r>
            <w:r w:rsidDel="00EA5CE0">
              <w:rPr>
                <w:webHidden/>
              </w:rPr>
              <w:tab/>
              <w:delText>3</w:delText>
            </w:r>
          </w:del>
        </w:p>
        <w:p w14:paraId="4D8AF8F3" w14:textId="33AE90E8" w:rsidR="00474F1B" w:rsidDel="00EA5CE0" w:rsidRDefault="00474F1B">
          <w:pPr>
            <w:pStyle w:val="TOC2"/>
            <w:rPr>
              <w:del w:id="97" w:author="Author"/>
              <w:rFonts w:asciiTheme="minorHAnsi" w:hAnsiTheme="minorHAnsi"/>
              <w:noProof/>
              <w:sz w:val="22"/>
            </w:rPr>
          </w:pPr>
          <w:del w:id="98" w:author="Author">
            <w:r w:rsidRPr="00EA5CE0" w:rsidDel="00EA5CE0">
              <w:rPr>
                <w:rFonts w:ascii="Segoe UI" w:hAnsi="Segoe UI"/>
                <w:noProof/>
                <w:sz w:val="22"/>
              </w:rPr>
              <w:delText>3.1</w:delText>
            </w:r>
            <w:r w:rsidDel="00EA5CE0">
              <w:rPr>
                <w:rFonts w:asciiTheme="minorHAnsi" w:hAnsiTheme="minorHAnsi"/>
                <w:noProof/>
                <w:sz w:val="22"/>
              </w:rPr>
              <w:tab/>
            </w:r>
            <w:r w:rsidRPr="00EA5CE0" w:rsidDel="00EA5CE0">
              <w:rPr>
                <w:rFonts w:ascii="Segoe UI" w:hAnsi="Segoe UI"/>
                <w:noProof/>
                <w:sz w:val="22"/>
              </w:rPr>
              <w:delText>Core Infrastructure Dependencies</w:delText>
            </w:r>
            <w:r w:rsidDel="00EA5CE0">
              <w:rPr>
                <w:noProof/>
                <w:webHidden/>
              </w:rPr>
              <w:tab/>
              <w:delText>4</w:delText>
            </w:r>
          </w:del>
        </w:p>
        <w:p w14:paraId="677D58AB" w14:textId="4F6A4ED0" w:rsidR="00474F1B" w:rsidDel="00EA5CE0" w:rsidRDefault="00474F1B">
          <w:pPr>
            <w:pStyle w:val="TOC2"/>
            <w:rPr>
              <w:del w:id="99" w:author="Author"/>
              <w:rFonts w:asciiTheme="minorHAnsi" w:hAnsiTheme="minorHAnsi"/>
              <w:noProof/>
              <w:sz w:val="22"/>
            </w:rPr>
          </w:pPr>
          <w:del w:id="100" w:author="Author">
            <w:r w:rsidRPr="00EA5CE0" w:rsidDel="00EA5CE0">
              <w:rPr>
                <w:rFonts w:ascii="Segoe UI" w:hAnsi="Segoe UI"/>
                <w:noProof/>
                <w:sz w:val="22"/>
              </w:rPr>
              <w:delText>3.2</w:delText>
            </w:r>
            <w:r w:rsidDel="00EA5CE0">
              <w:rPr>
                <w:rFonts w:asciiTheme="minorHAnsi" w:hAnsiTheme="minorHAnsi"/>
                <w:noProof/>
                <w:sz w:val="22"/>
              </w:rPr>
              <w:tab/>
            </w:r>
            <w:r w:rsidRPr="00EA5CE0" w:rsidDel="00EA5CE0">
              <w:rPr>
                <w:rFonts w:ascii="Segoe UI" w:hAnsi="Segoe UI"/>
                <w:noProof/>
                <w:sz w:val="22"/>
              </w:rPr>
              <w:delText>Applications Discovery</w:delText>
            </w:r>
            <w:r w:rsidDel="00EA5CE0">
              <w:rPr>
                <w:noProof/>
                <w:webHidden/>
              </w:rPr>
              <w:tab/>
              <w:delText>5</w:delText>
            </w:r>
          </w:del>
        </w:p>
        <w:p w14:paraId="4EBF8285" w14:textId="5F606D63" w:rsidR="00474F1B" w:rsidDel="00EA5CE0" w:rsidRDefault="00474F1B">
          <w:pPr>
            <w:pStyle w:val="TOC3"/>
            <w:tabs>
              <w:tab w:val="left" w:pos="1320"/>
            </w:tabs>
            <w:rPr>
              <w:del w:id="101" w:author="Author"/>
              <w:rFonts w:asciiTheme="minorHAnsi" w:eastAsiaTheme="minorEastAsia" w:hAnsiTheme="minorHAnsi"/>
              <w:noProof/>
              <w:spacing w:val="0"/>
              <w:sz w:val="22"/>
              <w:szCs w:val="22"/>
            </w:rPr>
          </w:pPr>
          <w:del w:id="102" w:author="Author">
            <w:r w:rsidRPr="00EA5CE0" w:rsidDel="00EA5CE0">
              <w:rPr>
                <w:rFonts w:ascii="Segoe UI" w:hAnsi="Segoe UI"/>
                <w:noProof/>
                <w:sz w:val="22"/>
              </w:rPr>
              <w:delText>3.2.1</w:delText>
            </w:r>
            <w:r w:rsidDel="00EA5CE0">
              <w:rPr>
                <w:rFonts w:asciiTheme="minorHAnsi" w:eastAsiaTheme="minorEastAsia" w:hAnsiTheme="minorHAnsi"/>
                <w:noProof/>
                <w:spacing w:val="0"/>
                <w:sz w:val="22"/>
                <w:szCs w:val="22"/>
              </w:rPr>
              <w:tab/>
            </w:r>
            <w:r w:rsidRPr="00EA5CE0" w:rsidDel="00EA5CE0">
              <w:rPr>
                <w:rFonts w:ascii="Segoe UI" w:hAnsi="Segoe UI"/>
                <w:noProof/>
                <w:sz w:val="22"/>
              </w:rPr>
              <w:delText>Application specific details</w:delText>
            </w:r>
            <w:r w:rsidDel="00EA5CE0">
              <w:rPr>
                <w:noProof/>
                <w:webHidden/>
              </w:rPr>
              <w:tab/>
              <w:delText>5</w:delText>
            </w:r>
          </w:del>
        </w:p>
        <w:p w14:paraId="23FEFF76" w14:textId="2D2EFF9A" w:rsidR="00474F1B" w:rsidDel="00EA5CE0" w:rsidRDefault="00474F1B">
          <w:pPr>
            <w:pStyle w:val="TOC2"/>
            <w:rPr>
              <w:del w:id="103" w:author="Author"/>
              <w:rFonts w:asciiTheme="minorHAnsi" w:hAnsiTheme="minorHAnsi"/>
              <w:noProof/>
              <w:sz w:val="22"/>
            </w:rPr>
          </w:pPr>
          <w:del w:id="104" w:author="Author">
            <w:r w:rsidRPr="00EA5CE0" w:rsidDel="00EA5CE0">
              <w:rPr>
                <w:rFonts w:ascii="Segoe UI" w:hAnsi="Segoe UI"/>
                <w:noProof/>
                <w:sz w:val="22"/>
              </w:rPr>
              <w:delText>3.3</w:delText>
            </w:r>
            <w:r w:rsidDel="00EA5CE0">
              <w:rPr>
                <w:rFonts w:asciiTheme="minorHAnsi" w:hAnsiTheme="minorHAnsi"/>
                <w:noProof/>
                <w:sz w:val="22"/>
              </w:rPr>
              <w:tab/>
            </w:r>
            <w:r w:rsidRPr="00EA5CE0" w:rsidDel="00EA5CE0">
              <w:rPr>
                <w:rFonts w:ascii="Segoe UI" w:hAnsi="Segoe UI"/>
                <w:noProof/>
                <w:sz w:val="22"/>
              </w:rPr>
              <w:delText>Pilot best practices recommendations</w:delText>
            </w:r>
            <w:r w:rsidDel="00EA5CE0">
              <w:rPr>
                <w:noProof/>
                <w:webHidden/>
              </w:rPr>
              <w:tab/>
              <w:delText>6</w:delText>
            </w:r>
          </w:del>
        </w:p>
        <w:p w14:paraId="089B0EDD" w14:textId="594E531F" w:rsidR="00474F1B" w:rsidDel="00EA5CE0" w:rsidRDefault="00474F1B">
          <w:pPr>
            <w:pStyle w:val="TOC2"/>
            <w:rPr>
              <w:del w:id="105" w:author="Author"/>
              <w:rFonts w:asciiTheme="minorHAnsi" w:hAnsiTheme="minorHAnsi"/>
              <w:noProof/>
              <w:sz w:val="22"/>
            </w:rPr>
          </w:pPr>
          <w:del w:id="106" w:author="Author">
            <w:r w:rsidRPr="00EA5CE0" w:rsidDel="00EA5CE0">
              <w:rPr>
                <w:rFonts w:ascii="Segoe UI" w:hAnsi="Segoe UI"/>
                <w:noProof/>
                <w:sz w:val="22"/>
              </w:rPr>
              <w:delText>3.4</w:delText>
            </w:r>
            <w:r w:rsidDel="00EA5CE0">
              <w:rPr>
                <w:rFonts w:asciiTheme="minorHAnsi" w:hAnsiTheme="minorHAnsi"/>
                <w:noProof/>
                <w:sz w:val="22"/>
              </w:rPr>
              <w:tab/>
            </w:r>
            <w:r w:rsidRPr="00EA5CE0" w:rsidDel="00EA5CE0">
              <w:rPr>
                <w:rFonts w:ascii="Segoe UI" w:hAnsi="Segoe UI"/>
                <w:noProof/>
                <w:sz w:val="22"/>
              </w:rPr>
              <w:delText>Production best practices recommendations</w:delText>
            </w:r>
            <w:r w:rsidDel="00EA5CE0">
              <w:rPr>
                <w:noProof/>
                <w:webHidden/>
              </w:rPr>
              <w:tab/>
              <w:delText>7</w:delText>
            </w:r>
          </w:del>
        </w:p>
        <w:p w14:paraId="3F95E237" w14:textId="21D14C65" w:rsidR="00474F1B" w:rsidDel="00EA5CE0" w:rsidRDefault="00474F1B">
          <w:pPr>
            <w:pStyle w:val="TOC1"/>
            <w:rPr>
              <w:del w:id="107" w:author="Author"/>
              <w:rFonts w:asciiTheme="minorHAnsi" w:hAnsiTheme="minorHAnsi"/>
              <w:sz w:val="22"/>
            </w:rPr>
          </w:pPr>
          <w:del w:id="108" w:author="Author">
            <w:r w:rsidRPr="00EA5CE0" w:rsidDel="00EA5CE0">
              <w:rPr>
                <w:sz w:val="22"/>
              </w:rPr>
              <w:delText>4</w:delText>
            </w:r>
            <w:r w:rsidDel="00EA5CE0">
              <w:rPr>
                <w:rFonts w:asciiTheme="minorHAnsi" w:hAnsiTheme="minorHAnsi"/>
                <w:sz w:val="22"/>
              </w:rPr>
              <w:tab/>
            </w:r>
            <w:r w:rsidRPr="00EA5CE0" w:rsidDel="00EA5CE0">
              <w:rPr>
                <w:sz w:val="22"/>
              </w:rPr>
              <w:delText>Azure AD Application Proxy Project Plan</w:delText>
            </w:r>
            <w:r w:rsidDel="00EA5CE0">
              <w:rPr>
                <w:webHidden/>
              </w:rPr>
              <w:tab/>
              <w:delText>8</w:delText>
            </w:r>
          </w:del>
        </w:p>
        <w:p w14:paraId="74143F14" w14:textId="73240409" w:rsidR="00474F1B" w:rsidDel="00EA5CE0" w:rsidRDefault="00474F1B">
          <w:pPr>
            <w:pStyle w:val="TOC2"/>
            <w:rPr>
              <w:del w:id="109" w:author="Author"/>
              <w:rFonts w:asciiTheme="minorHAnsi" w:hAnsiTheme="minorHAnsi"/>
              <w:noProof/>
              <w:sz w:val="22"/>
            </w:rPr>
          </w:pPr>
          <w:del w:id="110" w:author="Author">
            <w:r w:rsidRPr="00EA5CE0" w:rsidDel="00EA5CE0">
              <w:rPr>
                <w:rFonts w:ascii="Segoe UI" w:hAnsi="Segoe UI"/>
                <w:noProof/>
                <w:sz w:val="22"/>
              </w:rPr>
              <w:delText>4.1</w:delText>
            </w:r>
            <w:r w:rsidDel="00EA5CE0">
              <w:rPr>
                <w:rFonts w:asciiTheme="minorHAnsi" w:hAnsiTheme="minorHAnsi"/>
                <w:noProof/>
                <w:sz w:val="22"/>
              </w:rPr>
              <w:tab/>
            </w:r>
            <w:r w:rsidRPr="00EA5CE0" w:rsidDel="00EA5CE0">
              <w:rPr>
                <w:rFonts w:ascii="Segoe UI" w:hAnsi="Segoe UI"/>
                <w:noProof/>
                <w:sz w:val="22"/>
              </w:rPr>
              <w:delText>Best practice recommendations for pilot</w:delText>
            </w:r>
            <w:r w:rsidDel="00EA5CE0">
              <w:rPr>
                <w:noProof/>
                <w:webHidden/>
              </w:rPr>
              <w:tab/>
              <w:delText>8</w:delText>
            </w:r>
          </w:del>
        </w:p>
        <w:p w14:paraId="47C4E012" w14:textId="1EF9CB00" w:rsidR="00474F1B" w:rsidDel="00EA5CE0" w:rsidRDefault="00474F1B" w:rsidP="00EA5CE0">
          <w:pPr>
            <w:pStyle w:val="TOC2"/>
            <w:rPr>
              <w:del w:id="111" w:author="Author"/>
              <w:rFonts w:asciiTheme="minorHAnsi" w:hAnsiTheme="minorHAnsi"/>
              <w:noProof/>
              <w:sz w:val="22"/>
            </w:rPr>
          </w:pPr>
          <w:del w:id="112" w:author="Author">
            <w:r w:rsidRPr="00EA5CE0" w:rsidDel="00EA5CE0">
              <w:rPr>
                <w:rFonts w:ascii="Segoe UI" w:hAnsi="Segoe UI"/>
                <w:noProof/>
                <w:sz w:val="22"/>
              </w:rPr>
              <w:delText>4.2</w:delText>
            </w:r>
            <w:r w:rsidDel="00EA5CE0">
              <w:rPr>
                <w:noProof/>
                <w:webHidden/>
              </w:rPr>
              <w:tab/>
              <w:delText>9</w:delText>
            </w:r>
          </w:del>
        </w:p>
        <w:p w14:paraId="66D4EB7A" w14:textId="2FA87A61" w:rsidR="00474F1B" w:rsidDel="00EA5CE0" w:rsidRDefault="00474F1B">
          <w:pPr>
            <w:pStyle w:val="TOC2"/>
            <w:rPr>
              <w:del w:id="113" w:author="Author"/>
              <w:rFonts w:asciiTheme="minorHAnsi" w:hAnsiTheme="minorHAnsi"/>
              <w:noProof/>
              <w:sz w:val="22"/>
            </w:rPr>
          </w:pPr>
          <w:del w:id="114" w:author="Author">
            <w:r w:rsidRPr="00EA5CE0" w:rsidDel="00EA5CE0">
              <w:rPr>
                <w:rFonts w:ascii="Segoe UI" w:hAnsi="Segoe UI"/>
                <w:noProof/>
                <w:sz w:val="22"/>
              </w:rPr>
              <w:delText>4.3</w:delText>
            </w:r>
            <w:r w:rsidDel="00EA5CE0">
              <w:rPr>
                <w:rFonts w:asciiTheme="minorHAnsi" w:hAnsiTheme="minorHAnsi"/>
                <w:noProof/>
                <w:sz w:val="22"/>
              </w:rPr>
              <w:tab/>
            </w:r>
            <w:r w:rsidRPr="00EA5CE0" w:rsidDel="00EA5CE0">
              <w:rPr>
                <w:rFonts w:ascii="Segoe UI" w:hAnsi="Segoe UI"/>
                <w:noProof/>
                <w:sz w:val="22"/>
              </w:rPr>
              <w:delText>Prerequisites</w:delText>
            </w:r>
            <w:r w:rsidDel="00EA5CE0">
              <w:rPr>
                <w:noProof/>
                <w:webHidden/>
              </w:rPr>
              <w:tab/>
              <w:delText>9</w:delText>
            </w:r>
          </w:del>
        </w:p>
        <w:p w14:paraId="115A9877" w14:textId="06C4C122" w:rsidR="00474F1B" w:rsidDel="00EA5CE0" w:rsidRDefault="00474F1B">
          <w:pPr>
            <w:pStyle w:val="TOC2"/>
            <w:rPr>
              <w:del w:id="115" w:author="Author"/>
              <w:rFonts w:asciiTheme="minorHAnsi" w:hAnsiTheme="minorHAnsi"/>
              <w:noProof/>
              <w:sz w:val="22"/>
            </w:rPr>
          </w:pPr>
          <w:del w:id="116" w:author="Author">
            <w:r w:rsidRPr="00EA5CE0" w:rsidDel="00EA5CE0">
              <w:rPr>
                <w:rFonts w:ascii="Segoe UI" w:hAnsi="Segoe UI"/>
                <w:noProof/>
                <w:sz w:val="22"/>
              </w:rPr>
              <w:delText>4.4</w:delText>
            </w:r>
            <w:r w:rsidDel="00EA5CE0">
              <w:rPr>
                <w:rFonts w:asciiTheme="minorHAnsi" w:hAnsiTheme="minorHAnsi"/>
                <w:noProof/>
                <w:sz w:val="22"/>
              </w:rPr>
              <w:tab/>
            </w:r>
            <w:r w:rsidRPr="00EA5CE0" w:rsidDel="00EA5CE0">
              <w:rPr>
                <w:rFonts w:ascii="Segoe UI" w:hAnsi="Segoe UI"/>
                <w:noProof/>
                <w:sz w:val="22"/>
              </w:rPr>
              <w:delText>Use-case/scenario/capability requirements</w:delText>
            </w:r>
            <w:r w:rsidDel="00EA5CE0">
              <w:rPr>
                <w:noProof/>
                <w:webHidden/>
              </w:rPr>
              <w:tab/>
              <w:delText>9</w:delText>
            </w:r>
          </w:del>
        </w:p>
        <w:p w14:paraId="5B97CB58" w14:textId="6068FD73" w:rsidR="00474F1B" w:rsidDel="00EA5CE0" w:rsidRDefault="00474F1B">
          <w:pPr>
            <w:pStyle w:val="TOC2"/>
            <w:rPr>
              <w:del w:id="117" w:author="Author"/>
              <w:rFonts w:asciiTheme="minorHAnsi" w:hAnsiTheme="minorHAnsi"/>
              <w:noProof/>
              <w:sz w:val="22"/>
            </w:rPr>
          </w:pPr>
          <w:del w:id="118" w:author="Author">
            <w:r w:rsidRPr="00EA5CE0" w:rsidDel="00EA5CE0">
              <w:rPr>
                <w:rFonts w:ascii="Segoe UI" w:hAnsi="Segoe UI"/>
                <w:noProof/>
                <w:sz w:val="22"/>
              </w:rPr>
              <w:delText>4.5</w:delText>
            </w:r>
            <w:r w:rsidDel="00EA5CE0">
              <w:rPr>
                <w:rFonts w:asciiTheme="minorHAnsi" w:hAnsiTheme="minorHAnsi"/>
                <w:noProof/>
                <w:sz w:val="22"/>
              </w:rPr>
              <w:tab/>
            </w:r>
            <w:r w:rsidRPr="00EA5CE0" w:rsidDel="00EA5CE0">
              <w:rPr>
                <w:rFonts w:ascii="Segoe UI" w:hAnsi="Segoe UI"/>
                <w:noProof/>
                <w:sz w:val="22"/>
              </w:rPr>
              <w:delText>Adding &lt;Application Name&gt; from the gallery</w:delText>
            </w:r>
            <w:r w:rsidDel="00EA5CE0">
              <w:rPr>
                <w:noProof/>
                <w:webHidden/>
              </w:rPr>
              <w:tab/>
              <w:delText>9</w:delText>
            </w:r>
          </w:del>
        </w:p>
        <w:p w14:paraId="6960DF0F" w14:textId="0A4B2F90" w:rsidR="00474F1B" w:rsidDel="00EA5CE0" w:rsidRDefault="00474F1B">
          <w:pPr>
            <w:pStyle w:val="TOC2"/>
            <w:rPr>
              <w:del w:id="119" w:author="Author"/>
              <w:rFonts w:asciiTheme="minorHAnsi" w:hAnsiTheme="minorHAnsi"/>
              <w:noProof/>
              <w:sz w:val="22"/>
            </w:rPr>
          </w:pPr>
          <w:del w:id="120" w:author="Author">
            <w:r w:rsidRPr="00EA5CE0" w:rsidDel="00EA5CE0">
              <w:rPr>
                <w:rFonts w:ascii="Segoe UI" w:hAnsi="Segoe UI"/>
                <w:noProof/>
                <w:sz w:val="22"/>
              </w:rPr>
              <w:delText>4.6</w:delText>
            </w:r>
            <w:r w:rsidDel="00EA5CE0">
              <w:rPr>
                <w:rFonts w:asciiTheme="minorHAnsi" w:hAnsiTheme="minorHAnsi"/>
                <w:noProof/>
                <w:sz w:val="22"/>
              </w:rPr>
              <w:tab/>
            </w:r>
            <w:r w:rsidRPr="00EA5CE0" w:rsidDel="00EA5CE0">
              <w:rPr>
                <w:rFonts w:ascii="Segoe UI" w:hAnsi="Segoe UI"/>
                <w:noProof/>
                <w:sz w:val="22"/>
              </w:rPr>
              <w:delText>Configuring and testing Azure AD Single-Sign On</w:delText>
            </w:r>
            <w:r w:rsidDel="00EA5CE0">
              <w:rPr>
                <w:noProof/>
                <w:webHidden/>
              </w:rPr>
              <w:tab/>
              <w:delText>11</w:delText>
            </w:r>
          </w:del>
        </w:p>
        <w:p w14:paraId="445A3876" w14:textId="1D296252" w:rsidR="00474F1B" w:rsidDel="00EA5CE0" w:rsidRDefault="00474F1B">
          <w:pPr>
            <w:pStyle w:val="TOC3"/>
            <w:rPr>
              <w:del w:id="121" w:author="Author"/>
              <w:rFonts w:asciiTheme="minorHAnsi" w:eastAsiaTheme="minorEastAsia" w:hAnsiTheme="minorHAnsi"/>
              <w:noProof/>
              <w:spacing w:val="0"/>
              <w:sz w:val="22"/>
              <w:szCs w:val="22"/>
            </w:rPr>
          </w:pPr>
          <w:del w:id="122" w:author="Author">
            <w:r w:rsidRPr="00EA5CE0" w:rsidDel="00EA5CE0">
              <w:rPr>
                <w:rFonts w:ascii="Segoe UI" w:hAnsi="Segoe UI"/>
                <w:noProof/>
                <w:sz w:val="22"/>
              </w:rPr>
              <w:delText>Creating an Azure AD test user</w:delText>
            </w:r>
            <w:r w:rsidDel="00EA5CE0">
              <w:rPr>
                <w:noProof/>
                <w:webHidden/>
              </w:rPr>
              <w:tab/>
              <w:delText>13</w:delText>
            </w:r>
          </w:del>
        </w:p>
        <w:p w14:paraId="5434E3ED" w14:textId="300474D1" w:rsidR="00474F1B" w:rsidDel="00EA5CE0" w:rsidRDefault="00474F1B">
          <w:pPr>
            <w:pStyle w:val="TOC3"/>
            <w:rPr>
              <w:del w:id="123" w:author="Author"/>
              <w:rFonts w:asciiTheme="minorHAnsi" w:eastAsiaTheme="minorEastAsia" w:hAnsiTheme="minorHAnsi"/>
              <w:noProof/>
              <w:spacing w:val="0"/>
              <w:sz w:val="22"/>
              <w:szCs w:val="22"/>
            </w:rPr>
          </w:pPr>
          <w:del w:id="124" w:author="Author">
            <w:r w:rsidRPr="00EA5CE0" w:rsidDel="00EA5CE0">
              <w:rPr>
                <w:rFonts w:ascii="Segoe UI" w:hAnsi="Segoe UI" w:cs="Segoe UI"/>
                <w:noProof/>
                <w:sz w:val="22"/>
              </w:rPr>
              <w:delText>Creating a Box test user</w:delText>
            </w:r>
            <w:r w:rsidDel="00EA5CE0">
              <w:rPr>
                <w:noProof/>
                <w:webHidden/>
              </w:rPr>
              <w:tab/>
              <w:delText>15</w:delText>
            </w:r>
          </w:del>
        </w:p>
        <w:p w14:paraId="0C18EBDE" w14:textId="5569B893" w:rsidR="00474F1B" w:rsidDel="00EA5CE0" w:rsidRDefault="00474F1B">
          <w:pPr>
            <w:pStyle w:val="TOC3"/>
            <w:rPr>
              <w:del w:id="125" w:author="Author"/>
              <w:rFonts w:asciiTheme="minorHAnsi" w:eastAsiaTheme="minorEastAsia" w:hAnsiTheme="minorHAnsi"/>
              <w:noProof/>
              <w:spacing w:val="0"/>
              <w:sz w:val="22"/>
              <w:szCs w:val="22"/>
            </w:rPr>
          </w:pPr>
          <w:del w:id="126" w:author="Author">
            <w:r w:rsidRPr="00EA5CE0" w:rsidDel="00EA5CE0">
              <w:rPr>
                <w:rFonts w:ascii="Segoe UI" w:hAnsi="Segoe UI"/>
                <w:noProof/>
                <w:sz w:val="22"/>
              </w:rPr>
              <w:delText>Assigning the Azure AD test user</w:delText>
            </w:r>
            <w:r w:rsidDel="00EA5CE0">
              <w:rPr>
                <w:noProof/>
                <w:webHidden/>
              </w:rPr>
              <w:tab/>
              <w:delText>16</w:delText>
            </w:r>
          </w:del>
        </w:p>
        <w:p w14:paraId="331D6549" w14:textId="4C2A395B" w:rsidR="00474F1B" w:rsidDel="00EA5CE0" w:rsidRDefault="00474F1B">
          <w:pPr>
            <w:pStyle w:val="TOC3"/>
            <w:rPr>
              <w:del w:id="127" w:author="Author"/>
              <w:rFonts w:asciiTheme="minorHAnsi" w:eastAsiaTheme="minorEastAsia" w:hAnsiTheme="minorHAnsi"/>
              <w:noProof/>
              <w:spacing w:val="0"/>
              <w:sz w:val="22"/>
              <w:szCs w:val="22"/>
            </w:rPr>
          </w:pPr>
          <w:del w:id="128" w:author="Author">
            <w:r w:rsidRPr="00EA5CE0" w:rsidDel="00EA5CE0">
              <w:rPr>
                <w:rFonts w:ascii="Segoe UI" w:hAnsi="Segoe UI"/>
                <w:noProof/>
                <w:sz w:val="22"/>
              </w:rPr>
              <w:delText>Testing single sign-on</w:delText>
            </w:r>
            <w:r w:rsidDel="00EA5CE0">
              <w:rPr>
                <w:noProof/>
                <w:webHidden/>
              </w:rPr>
              <w:tab/>
              <w:delText>17</w:delText>
            </w:r>
          </w:del>
        </w:p>
        <w:p w14:paraId="09C37FDC" w14:textId="0FDF673F" w:rsidR="00474F1B" w:rsidDel="00EA5CE0" w:rsidRDefault="00474F1B">
          <w:pPr>
            <w:pStyle w:val="TOC2"/>
            <w:rPr>
              <w:del w:id="129" w:author="Author"/>
              <w:rFonts w:asciiTheme="minorHAnsi" w:hAnsiTheme="minorHAnsi"/>
              <w:noProof/>
              <w:sz w:val="22"/>
            </w:rPr>
          </w:pPr>
          <w:del w:id="130" w:author="Author">
            <w:r w:rsidRPr="00EA5CE0" w:rsidDel="00EA5CE0">
              <w:rPr>
                <w:rFonts w:ascii="Segoe UI" w:hAnsi="Segoe UI"/>
                <w:noProof/>
                <w:sz w:val="22"/>
              </w:rPr>
              <w:delText>4.7</w:delText>
            </w:r>
            <w:r w:rsidDel="00EA5CE0">
              <w:rPr>
                <w:rFonts w:asciiTheme="minorHAnsi" w:hAnsiTheme="minorHAnsi"/>
                <w:noProof/>
                <w:sz w:val="22"/>
              </w:rPr>
              <w:tab/>
            </w:r>
            <w:r w:rsidRPr="00EA5CE0" w:rsidDel="00EA5CE0">
              <w:rPr>
                <w:rFonts w:ascii="Segoe UI" w:hAnsi="Segoe UI"/>
                <w:noProof/>
                <w:sz w:val="22"/>
              </w:rPr>
              <w:delText>SaaS Application Access</w:delText>
            </w:r>
            <w:r w:rsidDel="00EA5CE0">
              <w:rPr>
                <w:noProof/>
                <w:webHidden/>
              </w:rPr>
              <w:tab/>
              <w:delText>18</w:delText>
            </w:r>
          </w:del>
        </w:p>
        <w:p w14:paraId="2BC405B2" w14:textId="10D065AD" w:rsidR="00306C0B" w:rsidRDefault="00FF241F">
          <w:pPr>
            <w:rPr>
              <w:rStyle w:val="StyleLatinSegoeUI10pt"/>
            </w:rPr>
          </w:pPr>
          <w:r>
            <w:rPr>
              <w:noProof/>
              <w:sz w:val="24"/>
            </w:rPr>
            <w:fldChar w:fldCharType="end"/>
          </w:r>
        </w:p>
      </w:sdtContent>
    </w:sdt>
    <w:p w14:paraId="1A1B5316" w14:textId="1F8EAF80" w:rsidR="00306C0B" w:rsidRPr="00306C0B" w:rsidDel="00971798" w:rsidRDefault="00306C0B" w:rsidP="00306C0B">
      <w:pPr>
        <w:rPr>
          <w:del w:id="131" w:author="Author"/>
          <w:sz w:val="20"/>
        </w:rPr>
      </w:pPr>
      <w:bookmarkStart w:id="132" w:name="_GoBack"/>
      <w:bookmarkEnd w:id="132"/>
    </w:p>
    <w:p w14:paraId="254F292B" w14:textId="3FEF7E91" w:rsidR="00306C0B" w:rsidRPr="00306C0B" w:rsidDel="00971798" w:rsidRDefault="00306C0B" w:rsidP="00306C0B">
      <w:pPr>
        <w:rPr>
          <w:del w:id="133" w:author="Author"/>
          <w:sz w:val="20"/>
        </w:rPr>
      </w:pPr>
    </w:p>
    <w:p w14:paraId="68EB169C" w14:textId="61D75BF0" w:rsidR="00306C0B" w:rsidRPr="00306C0B" w:rsidDel="00971798" w:rsidRDefault="00306C0B" w:rsidP="00306C0B">
      <w:pPr>
        <w:rPr>
          <w:del w:id="134" w:author="Author"/>
          <w:sz w:val="20"/>
        </w:rPr>
      </w:pPr>
    </w:p>
    <w:p w14:paraId="1DCF3D29" w14:textId="77777777" w:rsidR="00342676" w:rsidRPr="00306C0B" w:rsidRDefault="00342676" w:rsidP="00306C0B">
      <w:pPr>
        <w:rPr>
          <w:sz w:val="20"/>
        </w:rPr>
        <w:sectPr w:rsidR="00342676" w:rsidRPr="00306C0B">
          <w:headerReference w:type="default" r:id="rId23"/>
          <w:footerReference w:type="default" r:id="rId24"/>
          <w:headerReference w:type="first" r:id="rId25"/>
          <w:footerReference w:type="first" r:id="rId26"/>
          <w:pgSz w:w="12240" w:h="15840" w:code="1"/>
          <w:pgMar w:top="1440" w:right="1440" w:bottom="1440" w:left="1440" w:header="706" w:footer="288" w:gutter="0"/>
          <w:cols w:space="720"/>
          <w:docGrid w:linePitch="360"/>
        </w:sectPr>
      </w:pPr>
    </w:p>
    <w:p w14:paraId="326A033F" w14:textId="77777777" w:rsidR="00AA6919" w:rsidRDefault="00421510" w:rsidP="00AF0117">
      <w:pPr>
        <w:pStyle w:val="Heading1Numbered"/>
      </w:pPr>
      <w:bookmarkStart w:id="141" w:name="_Toc508930344"/>
      <w:bookmarkStart w:id="142" w:name="_Toc297286694"/>
      <w:r>
        <w:lastRenderedPageBreak/>
        <w:t>Overview</w:t>
      </w:r>
      <w:bookmarkEnd w:id="141"/>
    </w:p>
    <w:p w14:paraId="280B47F4" w14:textId="112C8FEE" w:rsidR="00421510" w:rsidRDefault="00421510" w:rsidP="00735638">
      <w:r>
        <w:t xml:space="preserve">The purpose of this document is to detail </w:t>
      </w:r>
      <w:r w:rsidR="00470398">
        <w:t xml:space="preserve">the </w:t>
      </w:r>
      <w:r>
        <w:t xml:space="preserve">aspects of the </w:t>
      </w:r>
      <w:r w:rsidR="00735638">
        <w:t xml:space="preserve">Microsoft </w:t>
      </w:r>
      <w:r>
        <w:t xml:space="preserve">Azure Active Directory </w:t>
      </w:r>
      <w:r w:rsidR="00866576">
        <w:t xml:space="preserve">Application Proxy </w:t>
      </w:r>
      <w:r>
        <w:t xml:space="preserve">implementation as it relates to the </w:t>
      </w:r>
      <w:r w:rsidRPr="63E3D780">
        <w:fldChar w:fldCharType="begin"/>
      </w:r>
      <w:r>
        <w:rPr>
          <w:rFonts w:eastAsiaTheme="minorHAnsi"/>
        </w:rPr>
        <w:instrText xml:space="preserve"> DOCPROPERTY  Customer  \* MERGEFORMAT </w:instrText>
      </w:r>
      <w:r w:rsidRPr="63E3D780">
        <w:rPr>
          <w:rFonts w:eastAsiaTheme="minorHAnsi"/>
        </w:rPr>
        <w:fldChar w:fldCharType="separate"/>
      </w:r>
      <w:r w:rsidR="000322C2" w:rsidRPr="63E3D780">
        <w:t>&lt;Update Customer Name in Doc Properties&gt;</w:t>
      </w:r>
      <w:r w:rsidRPr="63E3D780">
        <w:fldChar w:fldCharType="end"/>
      </w:r>
      <w:r w:rsidRPr="63E3D780">
        <w:t xml:space="preserve"> - &lt;PROJECTNAME&gt; project. This document is for use by the &lt;PROJECTNAME&gt; </w:t>
      </w:r>
      <w:r w:rsidR="00735638" w:rsidRPr="63E3D780">
        <w:t>P</w:t>
      </w:r>
      <w:r w:rsidRPr="63E3D780">
        <w:t xml:space="preserve">roject </w:t>
      </w:r>
      <w:r w:rsidR="00735638" w:rsidRPr="63E3D780">
        <w:t>M</w:t>
      </w:r>
      <w:r w:rsidRPr="63E3D780">
        <w:t xml:space="preserve">anager, &lt;DELIVERYORG&gt; </w:t>
      </w:r>
      <w:r w:rsidR="00735638" w:rsidRPr="63E3D780">
        <w:t>T</w:t>
      </w:r>
      <w:r w:rsidRPr="63E3D780">
        <w:t xml:space="preserve">echnical </w:t>
      </w:r>
      <w:r w:rsidR="00735638" w:rsidRPr="63E3D780">
        <w:t>S</w:t>
      </w:r>
      <w:r w:rsidRPr="63E3D780">
        <w:t xml:space="preserve">pecialists and </w:t>
      </w:r>
      <w:r w:rsidRPr="63E3D780">
        <w:fldChar w:fldCharType="begin"/>
      </w:r>
      <w:r>
        <w:rPr>
          <w:rFonts w:eastAsiaTheme="minorHAnsi"/>
        </w:rPr>
        <w:instrText xml:space="preserve"> DOCPROPERTY  Customer  \* MERGEFORMAT </w:instrText>
      </w:r>
      <w:r w:rsidRPr="63E3D780">
        <w:rPr>
          <w:rFonts w:eastAsiaTheme="minorHAnsi"/>
        </w:rPr>
        <w:fldChar w:fldCharType="separate"/>
      </w:r>
      <w:r w:rsidR="000322C2" w:rsidRPr="63E3D780">
        <w:t>&lt;Update Customer Name in Doc Properties&gt;</w:t>
      </w:r>
      <w:r w:rsidRPr="63E3D780">
        <w:fldChar w:fldCharType="end"/>
      </w:r>
      <w:r w:rsidRPr="63E3D780">
        <w:t xml:space="preserve"> </w:t>
      </w:r>
      <w:r w:rsidR="002E36E3" w:rsidRPr="63E3D780">
        <w:t>Industry Solutions</w:t>
      </w:r>
      <w:r w:rsidRPr="63E3D780">
        <w:t xml:space="preserve"> and IT teams.</w:t>
      </w:r>
    </w:p>
    <w:p w14:paraId="365523D2" w14:textId="1438074E" w:rsidR="00866576" w:rsidRPr="00866576" w:rsidRDefault="00866576" w:rsidP="00866576">
      <w:r w:rsidRPr="63E3D780">
        <w:t>Azure Active Directory (AD) Application Proxy helps you support remote workers by publishing on-premises applications to be accessed over the internet. Through the Azure portal, you can publish applications that are running on your local network and provide secure remote access from outside your network.</w:t>
      </w:r>
    </w:p>
    <w:p w14:paraId="759A5222" w14:textId="284217ED" w:rsidR="00866576" w:rsidRPr="00576ACD" w:rsidRDefault="00866576" w:rsidP="00866576">
      <w:r w:rsidRPr="63E3D780">
        <w:t>This document walks you through the steps to publish an on-premises app with Application Proxy. After you complete this article, you'll be ready to configure the application with single sign-on, personalized information, or security requirements.</w:t>
      </w:r>
    </w:p>
    <w:p w14:paraId="53D41ABB" w14:textId="1B7384DB" w:rsidR="00AA6919" w:rsidRDefault="00E30E41" w:rsidP="00421510">
      <w:pPr>
        <w:pStyle w:val="Heading1Numbered"/>
      </w:pPr>
      <w:bookmarkStart w:id="143" w:name="_Toc508930345"/>
      <w:r>
        <w:t>Assessment</w:t>
      </w:r>
      <w:bookmarkEnd w:id="143"/>
    </w:p>
    <w:p w14:paraId="48C9B502" w14:textId="675CAFCC" w:rsidR="001D55AC" w:rsidRDefault="00421510" w:rsidP="00421510">
      <w:pPr>
        <w:rPr>
          <w:ins w:id="144" w:author="Author"/>
        </w:rPr>
      </w:pPr>
      <w:r>
        <w:t>T</w:t>
      </w:r>
      <w:r w:rsidR="00E30E41">
        <w:t xml:space="preserve">he </w:t>
      </w:r>
      <w:ins w:id="145" w:author="Author">
        <w:r w:rsidR="00422845">
          <w:t xml:space="preserve">discovery phase </w:t>
        </w:r>
      </w:ins>
      <w:del w:id="146" w:author="Author">
        <w:r w:rsidR="00E30E41" w:rsidDel="00422845">
          <w:delText xml:space="preserve">Assess phase </w:delText>
        </w:r>
      </w:del>
      <w:r w:rsidR="00E30E41">
        <w:t>of this initiative</w:t>
      </w:r>
      <w:r>
        <w:t xml:space="preserve"> </w:t>
      </w:r>
      <w:ins w:id="147" w:author="Author">
        <w:r w:rsidR="00711B32">
          <w:t xml:space="preserve">is critical </w:t>
        </w:r>
        <w:del w:id="148" w:author="Author">
          <w:r w:rsidR="00330A70" w:rsidDel="00711B32">
            <w:delText xml:space="preserve">will help </w:delText>
          </w:r>
        </w:del>
        <w:r w:rsidR="00711B32">
          <w:t xml:space="preserve">to </w:t>
        </w:r>
        <w:r w:rsidR="007101F6">
          <w:t>gather</w:t>
        </w:r>
        <w:r w:rsidR="00711B32">
          <w:t>ing</w:t>
        </w:r>
        <w:r w:rsidR="007101F6">
          <w:t xml:space="preserve"> </w:t>
        </w:r>
        <w:del w:id="149" w:author="Author">
          <w:r w:rsidR="007101F6" w:rsidDel="00B2625F">
            <w:delText>all of</w:delText>
          </w:r>
        </w:del>
        <w:r w:rsidR="00B2625F">
          <w:t>all</w:t>
        </w:r>
        <w:r w:rsidR="007101F6">
          <w:t xml:space="preserve"> the necessary preliminary information that </w:t>
        </w:r>
        <w:r w:rsidR="00C862E1">
          <w:t xml:space="preserve">will be used </w:t>
        </w:r>
        <w:r w:rsidR="007708E8">
          <w:t xml:space="preserve">to </w:t>
        </w:r>
        <w:r w:rsidR="00A26744">
          <w:t xml:space="preserve">prepare </w:t>
        </w:r>
        <w:del w:id="150" w:author="Author">
          <w:r w:rsidR="00C862E1" w:rsidDel="000449AA">
            <w:delText xml:space="preserve">to </w:delText>
          </w:r>
          <w:r w:rsidR="00C862E1" w:rsidDel="003B5FFE">
            <w:delText>deploy</w:delText>
          </w:r>
          <w:r w:rsidR="003B5FFE" w:rsidDel="000449AA">
            <w:delText xml:space="preserve">implement </w:delText>
          </w:r>
          <w:r w:rsidR="00C862E1" w:rsidDel="003B5FFE">
            <w:delText xml:space="preserve"> </w:delText>
          </w:r>
        </w:del>
        <w:r w:rsidR="003B5FFE">
          <w:t xml:space="preserve">Azure Application Proxy to publish your </w:t>
        </w:r>
        <w:r w:rsidR="008E5371">
          <w:t xml:space="preserve">internal web applications. </w:t>
        </w:r>
      </w:ins>
    </w:p>
    <w:p w14:paraId="12097F1C" w14:textId="77777777" w:rsidR="007708E8" w:rsidRDefault="001D55AC" w:rsidP="001D55AC">
      <w:pPr>
        <w:rPr>
          <w:ins w:id="151" w:author="Author"/>
        </w:rPr>
      </w:pPr>
      <w:ins w:id="152" w:author="Author">
        <w:del w:id="153" w:author="Author">
          <w:r w:rsidDel="007708E8">
            <w:delText xml:space="preserve">In this case, </w:delText>
          </w:r>
          <w:r w:rsidR="00C62F9F" w:rsidDel="007708E8">
            <w:delText>h</w:delText>
          </w:r>
        </w:del>
        <w:r w:rsidR="007708E8">
          <w:t>H</w:t>
        </w:r>
        <w:r w:rsidR="00C62F9F">
          <w:t xml:space="preserve">aving </w:t>
        </w:r>
        <w:r>
          <w:t xml:space="preserve">more information you can obtain on all of the applications in scope for being published, the quicker you can make them securely available, from any location. </w:t>
        </w:r>
      </w:ins>
    </w:p>
    <w:p w14:paraId="64D2C6F9" w14:textId="189472EC" w:rsidR="001D55AC" w:rsidRDefault="001D55AC" w:rsidP="001D55AC">
      <w:pPr>
        <w:rPr>
          <w:ins w:id="154" w:author="Author"/>
        </w:rPr>
      </w:pPr>
      <w:ins w:id="155" w:author="Author">
        <w:r>
          <w:t xml:space="preserve">This process should predominantly focus on both ends of the infrastructure, being your Microsoft Azure Active Directory and your Microsoft Active Directory Domain Services (AD DS) to identify applications which are in scope for </w:t>
        </w:r>
        <w:r w:rsidRPr="007B0136">
          <w:t>Azure Active Directory Application</w:t>
        </w:r>
        <w:r>
          <w:t xml:space="preserve"> Proxy. </w:t>
        </w:r>
      </w:ins>
    </w:p>
    <w:p w14:paraId="3FE239DE" w14:textId="77777777" w:rsidR="001D55AC" w:rsidRDefault="001D55AC" w:rsidP="00421510">
      <w:pPr>
        <w:rPr>
          <w:ins w:id="156" w:author="Author"/>
        </w:rPr>
      </w:pPr>
    </w:p>
    <w:p w14:paraId="7EC6F4C2" w14:textId="44DD7687" w:rsidR="001D55AC" w:rsidDel="00201DB8" w:rsidRDefault="001D55AC" w:rsidP="00421510">
      <w:pPr>
        <w:rPr>
          <w:ins w:id="157" w:author="Author"/>
          <w:del w:id="158" w:author="Author"/>
        </w:rPr>
      </w:pPr>
    </w:p>
    <w:p w14:paraId="2CBB6E9C" w14:textId="7D31E910" w:rsidR="006028F5" w:rsidRDefault="000449AA" w:rsidP="00421510">
      <w:pPr>
        <w:rPr>
          <w:ins w:id="159" w:author="Author"/>
        </w:rPr>
      </w:pPr>
      <w:ins w:id="160" w:author="Author">
        <w:r>
          <w:t xml:space="preserve">The </w:t>
        </w:r>
        <w:r w:rsidR="006028F5">
          <w:t xml:space="preserve">following sections are designed to </w:t>
        </w:r>
        <w:r w:rsidR="007E3420">
          <w:t xml:space="preserve">cover all basis of taking Azure AD Application Proxy published applications from </w:t>
        </w:r>
        <w:r w:rsidR="009D028C">
          <w:t xml:space="preserve">pilot, through to production, so </w:t>
        </w:r>
        <w:r w:rsidR="001D55AC">
          <w:t xml:space="preserve">aims to </w:t>
        </w:r>
      </w:ins>
    </w:p>
    <w:p w14:paraId="663FA60C" w14:textId="77777777" w:rsidR="006028F5" w:rsidRDefault="006028F5" w:rsidP="00421510">
      <w:pPr>
        <w:rPr>
          <w:ins w:id="161" w:author="Author"/>
        </w:rPr>
      </w:pPr>
    </w:p>
    <w:p w14:paraId="40A83F9D" w14:textId="77777777" w:rsidR="006028F5" w:rsidDel="001D55AC" w:rsidRDefault="000449AA" w:rsidP="00421510">
      <w:pPr>
        <w:rPr>
          <w:ins w:id="162" w:author="Author"/>
          <w:del w:id="163" w:author="Author"/>
        </w:rPr>
      </w:pPr>
      <w:ins w:id="164" w:author="Author">
        <w:del w:id="165" w:author="Author">
          <w:r w:rsidDel="001D55AC">
            <w:delText xml:space="preserve">more information you can obtain </w:delText>
          </w:r>
          <w:r w:rsidR="00B81F88" w:rsidDel="001D55AC">
            <w:delText xml:space="preserve">on all of the </w:delText>
          </w:r>
          <w:r w:rsidR="00ED2576" w:rsidDel="001D55AC">
            <w:delText xml:space="preserve">applications </w:delText>
          </w:r>
          <w:r w:rsidR="00BE54E0" w:rsidDel="001D55AC">
            <w:delText xml:space="preserve">in scope for being published, </w:delText>
          </w:r>
          <w:r w:rsidR="00B81F88" w:rsidDel="001D55AC">
            <w:delText xml:space="preserve">various </w:delText>
          </w:r>
          <w:r w:rsidR="000074C1" w:rsidDel="001D55AC">
            <w:delText>aspects of implementing the solution</w:delText>
          </w:r>
          <w:r w:rsidR="00B81F88" w:rsidDel="001D55AC">
            <w:delText xml:space="preserve">factors, the </w:delText>
          </w:r>
          <w:r w:rsidR="000B7AA4" w:rsidDel="001D55AC">
            <w:delText>sooner</w:delText>
          </w:r>
          <w:r w:rsidR="00BE54E0" w:rsidDel="001D55AC">
            <w:delText xml:space="preserve">quicker </w:delText>
          </w:r>
          <w:r w:rsidR="000B7AA4" w:rsidDel="001D55AC">
            <w:delText xml:space="preserve"> your</w:delText>
          </w:r>
          <w:r w:rsidR="00BE54E0" w:rsidDel="001D55AC">
            <w:delText xml:space="preserve"> can make the</w:delText>
          </w:r>
          <w:r w:rsidR="0027718D" w:rsidDel="001D55AC">
            <w:delText xml:space="preserve">m securely </w:delText>
          </w:r>
          <w:r w:rsidR="00BE54E0" w:rsidDel="001D55AC">
            <w:delText xml:space="preserve"> </w:delText>
          </w:r>
          <w:r w:rsidR="000B7AA4" w:rsidDel="001D55AC">
            <w:delText xml:space="preserve"> users will be able to access their applications </w:delText>
          </w:r>
          <w:r w:rsidR="00BE54E0" w:rsidDel="001D55AC">
            <w:delText>available</w:delText>
          </w:r>
          <w:r w:rsidR="004B3532" w:rsidDel="001D55AC">
            <w:delText xml:space="preserve">, </w:delText>
          </w:r>
          <w:r w:rsidR="00BE54E0" w:rsidDel="001D55AC">
            <w:delText xml:space="preserve"> </w:delText>
          </w:r>
          <w:r w:rsidR="0027718D" w:rsidDel="001D55AC">
            <w:delText xml:space="preserve">to </w:delText>
          </w:r>
          <w:r w:rsidR="000B7AA4" w:rsidDel="001D55AC">
            <w:delText>from any location.</w:delText>
          </w:r>
          <w:r w:rsidR="00261283" w:rsidDel="001D55AC">
            <w:delText xml:space="preserve">quicker you can  </w:delText>
          </w:r>
          <w:r w:rsidDel="001D55AC">
            <w:delText xml:space="preserve">on </w:delText>
          </w:r>
          <w:r w:rsidR="008E5371" w:rsidDel="001D55AC">
            <w:delText xml:space="preserve">This process should predominantly focus on both ends of the </w:delText>
          </w:r>
          <w:r w:rsidR="00D35F39" w:rsidDel="001D55AC">
            <w:delText xml:space="preserve">infrastructure, being </w:delText>
          </w:r>
          <w:r w:rsidR="008E5371" w:rsidDel="001D55AC">
            <w:delText xml:space="preserve">two </w:delText>
          </w:r>
          <w:r w:rsidR="003B5FFE" w:rsidDel="001D55AC">
            <w:delText xml:space="preserve"> and </w:delText>
          </w:r>
          <w:r w:rsidR="00C862E1" w:rsidDel="001D55AC">
            <w:delText xml:space="preserve">and </w:delText>
          </w:r>
          <w:r w:rsidR="007101F6" w:rsidDel="001D55AC">
            <w:delText xml:space="preserve">will form </w:delText>
          </w:r>
          <w:r w:rsidR="00330A70" w:rsidDel="001D55AC">
            <w:delText xml:space="preserve">capture </w:delText>
          </w:r>
        </w:del>
      </w:ins>
      <w:del w:id="166" w:author="Author">
        <w:r w:rsidR="00735638" w:rsidDel="001D55AC">
          <w:delText>starts with analyzing</w:delText>
        </w:r>
        <w:r w:rsidR="00421510" w:rsidDel="001D55AC">
          <w:delText xml:space="preserve"> both </w:delText>
        </w:r>
        <w:r w:rsidR="002E36E3" w:rsidDel="001D55AC">
          <w:delText xml:space="preserve">environments </w:delText>
        </w:r>
        <w:r w:rsidR="00735638" w:rsidDel="001D55AC">
          <w:delText xml:space="preserve">of </w:delText>
        </w:r>
        <w:r w:rsidR="00421510" w:rsidDel="001D55AC">
          <w:delText>y</w:delText>
        </w:r>
      </w:del>
      <w:ins w:id="167" w:author="Author">
        <w:del w:id="168" w:author="Author">
          <w:r w:rsidR="00D35F39" w:rsidDel="001D55AC">
            <w:delText xml:space="preserve">your </w:delText>
          </w:r>
        </w:del>
      </w:ins>
      <w:del w:id="169" w:author="Author">
        <w:r w:rsidR="00421510" w:rsidDel="001D55AC">
          <w:delText xml:space="preserve">our </w:delText>
        </w:r>
        <w:r w:rsidR="00735638" w:rsidDel="001D55AC">
          <w:delText xml:space="preserve">Microsoft </w:delText>
        </w:r>
        <w:r w:rsidR="00421510" w:rsidDel="001D55AC">
          <w:delText xml:space="preserve">Azure Active Directory and your </w:delText>
        </w:r>
        <w:r w:rsidR="00735638" w:rsidDel="001D55AC">
          <w:delText xml:space="preserve">Microsoft </w:delText>
        </w:r>
        <w:r w:rsidR="00421510" w:rsidDel="001D55AC">
          <w:delText>Active Directory Domain Services</w:delText>
        </w:r>
        <w:r w:rsidR="00735638" w:rsidDel="001D55AC">
          <w:delText xml:space="preserve"> (AD DS)</w:delText>
        </w:r>
        <w:r w:rsidR="00421510" w:rsidDel="001D55AC">
          <w:delText xml:space="preserve"> to identify </w:delText>
        </w:r>
        <w:r w:rsidR="00E30E41" w:rsidDel="001D55AC">
          <w:delText>applications which are in sc</w:delText>
        </w:r>
        <w:r w:rsidR="00866576" w:rsidDel="001D55AC">
          <w:delText xml:space="preserve">ope for </w:delText>
        </w:r>
        <w:r w:rsidR="00866576" w:rsidRPr="007B0136" w:rsidDel="001D55AC">
          <w:delText>Azure Active Directory Application</w:delText>
        </w:r>
        <w:r w:rsidR="00866576" w:rsidDel="001D55AC">
          <w:delText xml:space="preserve"> Proxy.</w:delText>
        </w:r>
        <w:r w:rsidR="00E30E41" w:rsidDel="001D55AC">
          <w:delText xml:space="preserve"> </w:delText>
        </w:r>
      </w:del>
    </w:p>
    <w:p w14:paraId="0B124F87" w14:textId="32D21624" w:rsidR="00421510" w:rsidRDefault="00E30E41" w:rsidP="00421510">
      <w:r>
        <w:t xml:space="preserve">The assessment workshop may also highlight </w:t>
      </w:r>
      <w:r w:rsidR="00421510">
        <w:t xml:space="preserve">common issues that </w:t>
      </w:r>
      <w:r w:rsidR="00735638">
        <w:t xml:space="preserve">might </w:t>
      </w:r>
      <w:r>
        <w:t xml:space="preserve">pose a problem during the </w:t>
      </w:r>
      <w:r w:rsidR="00866576">
        <w:t>configuration phase of Azure Active Directory Application Proxy</w:t>
      </w:r>
      <w:r w:rsidR="00421510">
        <w:t xml:space="preserve">. To accomplish this assessment, </w:t>
      </w:r>
      <w:r w:rsidR="00735638">
        <w:t xml:space="preserve">attend </w:t>
      </w:r>
      <w:r w:rsidR="00421510">
        <w:t>interview workshops to learn about your specific configuration. The following sections detail the results of the assessment workshop discussions.</w:t>
      </w:r>
    </w:p>
    <w:p w14:paraId="5881AE7B" w14:textId="1A9ADE58" w:rsidR="00421510" w:rsidRDefault="00421510" w:rsidP="00421510">
      <w:r>
        <w:lastRenderedPageBreak/>
        <w:t xml:space="preserve">The intent of this section is to provide </w:t>
      </w:r>
      <w:fldSimple w:instr=" DOCPROPERTY  Customer  \* MERGEFORMAT ">
        <w:r w:rsidR="000322C2">
          <w:t>&lt;Update Customer Name in Doc Properties&gt;</w:t>
        </w:r>
      </w:fldSimple>
      <w:r>
        <w:t xml:space="preserve"> with detailed information about necessary remediation activities that must be performed pr</w:t>
      </w:r>
      <w:r w:rsidR="00E30E41">
        <w:t xml:space="preserve">ior to </w:t>
      </w:r>
      <w:r w:rsidR="00866576">
        <w:t>implementing and configuring Azure Active Directory Application Proxy</w:t>
      </w:r>
      <w:r>
        <w:t>.</w:t>
      </w:r>
    </w:p>
    <w:p w14:paraId="020F869E" w14:textId="64FAADEA" w:rsidR="006A3D23" w:rsidRDefault="00A043C8" w:rsidP="00421510">
      <w:pPr>
        <w:pStyle w:val="Heading2Numbered"/>
        <w:rPr>
          <w:lang w:eastAsia="ja-JP"/>
        </w:rPr>
      </w:pPr>
      <w:bookmarkStart w:id="170" w:name="_Toc508930346"/>
      <w:r>
        <w:rPr>
          <w:lang w:eastAsia="ja-JP"/>
        </w:rPr>
        <w:t xml:space="preserve">Deployment </w:t>
      </w:r>
      <w:r w:rsidR="00DF6FBF">
        <w:rPr>
          <w:lang w:eastAsia="ja-JP"/>
        </w:rPr>
        <w:t xml:space="preserve">Preparation </w:t>
      </w:r>
      <w:r w:rsidR="00421510">
        <w:rPr>
          <w:lang w:eastAsia="ja-JP"/>
        </w:rPr>
        <w:t>Activities</w:t>
      </w:r>
      <w:bookmarkEnd w:id="170"/>
    </w:p>
    <w:p w14:paraId="28AC1E63" w14:textId="1C4E9BBF" w:rsidR="00A043C8" w:rsidRPr="00A043C8" w:rsidRDefault="00A043C8" w:rsidP="00A043C8">
      <w:pPr>
        <w:pStyle w:val="ConsultantGuidance"/>
      </w:pPr>
      <w:r>
        <w:rPr>
          <w:b/>
        </w:rPr>
        <w:t>Instructions:</w:t>
      </w:r>
      <w:r>
        <w:t xml:space="preserve"> </w:t>
      </w:r>
      <w:r w:rsidR="00735638">
        <w:t>t</w:t>
      </w:r>
      <w:r>
        <w:t>he delivery of this project assumes that the following components are in place (enabled) and are functioning accordingly. Please update the following table with specific information about your customer.</w:t>
      </w:r>
    </w:p>
    <w:tbl>
      <w:tblPr>
        <w:tblStyle w:val="SDMTemplateTable"/>
        <w:tblpPr w:leftFromText="180" w:rightFromText="180" w:vertAnchor="text" w:tblpY="32"/>
        <w:tblW w:w="5000" w:type="pct"/>
        <w:tblLook w:val="01E0" w:firstRow="1" w:lastRow="1" w:firstColumn="1" w:lastColumn="1" w:noHBand="0" w:noVBand="0"/>
      </w:tblPr>
      <w:tblGrid>
        <w:gridCol w:w="1619"/>
        <w:gridCol w:w="2971"/>
        <w:gridCol w:w="1704"/>
        <w:gridCol w:w="3066"/>
      </w:tblGrid>
      <w:tr w:rsidR="00A67FC2" w14:paraId="494FCC19" w14:textId="77777777" w:rsidTr="00E419CA">
        <w:trPr>
          <w:cnfStyle w:val="100000000000" w:firstRow="1" w:lastRow="0" w:firstColumn="0" w:lastColumn="0" w:oddVBand="0" w:evenVBand="0" w:oddHBand="0" w:evenHBand="0" w:firstRowFirstColumn="0" w:firstRowLastColumn="0" w:lastRowFirstColumn="0" w:lastRowLastColumn="0"/>
          <w:trHeight w:val="309"/>
        </w:trPr>
        <w:tc>
          <w:tcPr>
            <w:tcW w:w="865" w:type="pct"/>
          </w:tcPr>
          <w:p w14:paraId="6E167E47" w14:textId="77777777" w:rsidR="00421510" w:rsidRPr="004F4D0F" w:rsidRDefault="00421510" w:rsidP="002E1991">
            <w:r>
              <w:t>Task</w:t>
            </w:r>
          </w:p>
        </w:tc>
        <w:tc>
          <w:tcPr>
            <w:tcW w:w="1587" w:type="pct"/>
          </w:tcPr>
          <w:p w14:paraId="6FF7511E" w14:textId="77777777" w:rsidR="00421510" w:rsidRPr="004F4D0F" w:rsidRDefault="00421510" w:rsidP="002E1991">
            <w:r>
              <w:t>Decisions / Comments</w:t>
            </w:r>
          </w:p>
        </w:tc>
        <w:tc>
          <w:tcPr>
            <w:tcW w:w="910" w:type="pct"/>
          </w:tcPr>
          <w:p w14:paraId="7DEFD851" w14:textId="77777777" w:rsidR="00421510" w:rsidRPr="004F4D0F" w:rsidRDefault="00421510" w:rsidP="002E1991">
            <w:r>
              <w:t>Status</w:t>
            </w:r>
          </w:p>
        </w:tc>
        <w:tc>
          <w:tcPr>
            <w:tcW w:w="1638" w:type="pct"/>
          </w:tcPr>
          <w:p w14:paraId="754A9555" w14:textId="77777777" w:rsidR="00421510" w:rsidRDefault="00421510" w:rsidP="002E1991">
            <w:r>
              <w:t>Mitigation</w:t>
            </w:r>
          </w:p>
        </w:tc>
      </w:tr>
      <w:tr w:rsidR="00A67FC2" w14:paraId="516C1845" w14:textId="77777777" w:rsidTr="00E419CA">
        <w:trPr>
          <w:cnfStyle w:val="000000100000" w:firstRow="0" w:lastRow="0" w:firstColumn="0" w:lastColumn="0" w:oddVBand="0" w:evenVBand="0" w:oddHBand="1" w:evenHBand="0" w:firstRowFirstColumn="0" w:firstRowLastColumn="0" w:lastRowFirstColumn="0" w:lastRowLastColumn="0"/>
          <w:trHeight w:val="533"/>
        </w:trPr>
        <w:tc>
          <w:tcPr>
            <w:tcW w:w="865" w:type="pct"/>
          </w:tcPr>
          <w:p w14:paraId="1555BC6B" w14:textId="77777777" w:rsidR="00421510" w:rsidRDefault="00421510" w:rsidP="005A1CB6">
            <w:pPr>
              <w:pStyle w:val="CellBody"/>
              <w:rPr>
                <w:lang w:val="en-US"/>
              </w:rPr>
            </w:pPr>
            <w:r>
              <w:t>Customer has procured Azure Active Directory Premium</w:t>
            </w:r>
          </w:p>
        </w:tc>
        <w:tc>
          <w:tcPr>
            <w:tcW w:w="1587" w:type="pct"/>
          </w:tcPr>
          <w:p w14:paraId="152A067A" w14:textId="77777777" w:rsidR="00421510" w:rsidRDefault="00421510" w:rsidP="00421510">
            <w:pPr>
              <w:pStyle w:val="CellBody"/>
            </w:pPr>
            <w:r>
              <w:rPr>
                <w:lang w:val="en"/>
              </w:rPr>
              <w:t>Azure Active Directory Premium is required for multi-factor authentication capabilities. This must be in place prior to deployment.</w:t>
            </w:r>
          </w:p>
        </w:tc>
        <w:tc>
          <w:tcPr>
            <w:tcW w:w="910" w:type="pct"/>
          </w:tcPr>
          <w:p w14:paraId="0847333E" w14:textId="77777777" w:rsidR="00421510" w:rsidRDefault="00A043C8" w:rsidP="00A043C8">
            <w:pPr>
              <w:pStyle w:val="ConsultantGuidance"/>
            </w:pPr>
            <w:r>
              <w:t>&lt;Yes/No&gt;</w:t>
            </w:r>
          </w:p>
        </w:tc>
        <w:tc>
          <w:tcPr>
            <w:tcW w:w="1638" w:type="pct"/>
          </w:tcPr>
          <w:p w14:paraId="2E85787D" w14:textId="77777777" w:rsidR="00421510" w:rsidRDefault="00A043C8" w:rsidP="00A043C8">
            <w:pPr>
              <w:pStyle w:val="ConsultantGuidance"/>
            </w:pPr>
            <w:r>
              <w:t>Enter in mitigation as applicable</w:t>
            </w:r>
          </w:p>
        </w:tc>
      </w:tr>
      <w:tr w:rsidR="00A67FC2" w14:paraId="0163AB75" w14:textId="77777777" w:rsidTr="00E419CA">
        <w:trPr>
          <w:cnfStyle w:val="000000010000" w:firstRow="0" w:lastRow="0" w:firstColumn="0" w:lastColumn="0" w:oddVBand="0" w:evenVBand="0" w:oddHBand="0" w:evenHBand="1" w:firstRowFirstColumn="0" w:firstRowLastColumn="0" w:lastRowFirstColumn="0" w:lastRowLastColumn="0"/>
          <w:trHeight w:val="785"/>
        </w:trPr>
        <w:tc>
          <w:tcPr>
            <w:tcW w:w="865" w:type="pct"/>
          </w:tcPr>
          <w:p w14:paraId="3AEBE622" w14:textId="77777777" w:rsidR="00421510" w:rsidRPr="004F4D0F" w:rsidRDefault="00421510" w:rsidP="002E1991">
            <w:pPr>
              <w:pStyle w:val="CellBody"/>
              <w:rPr>
                <w:lang w:val="en-US"/>
              </w:rPr>
            </w:pPr>
            <w:r>
              <w:rPr>
                <w:lang w:val="en-US"/>
              </w:rPr>
              <w:t xml:space="preserve">Azure Onboarding </w:t>
            </w:r>
          </w:p>
        </w:tc>
        <w:tc>
          <w:tcPr>
            <w:tcW w:w="1587" w:type="pct"/>
          </w:tcPr>
          <w:p w14:paraId="06E882BE" w14:textId="022D4E31" w:rsidR="00421510" w:rsidRPr="004F4D0F" w:rsidRDefault="00421510" w:rsidP="004C2226">
            <w:pPr>
              <w:pStyle w:val="CellBody"/>
              <w:rPr>
                <w:lang w:val="en-US"/>
              </w:rPr>
            </w:pPr>
            <w:r>
              <w:t>Directory synchronization i</w:t>
            </w:r>
            <w:r w:rsidR="00DF6FBF">
              <w:t>s in place and is functional.</w:t>
            </w:r>
          </w:p>
        </w:tc>
        <w:tc>
          <w:tcPr>
            <w:tcW w:w="910" w:type="pct"/>
          </w:tcPr>
          <w:p w14:paraId="20EC6514" w14:textId="77777777" w:rsidR="00421510" w:rsidRDefault="00A043C8" w:rsidP="00A043C8">
            <w:pPr>
              <w:pStyle w:val="ConsultantGuidance"/>
              <w:rPr>
                <w:lang w:val="en-US"/>
              </w:rPr>
            </w:pPr>
            <w:r>
              <w:rPr>
                <w:lang w:val="en-US"/>
              </w:rPr>
              <w:t>&lt;Yes/No&gt;</w:t>
            </w:r>
          </w:p>
        </w:tc>
        <w:tc>
          <w:tcPr>
            <w:tcW w:w="1638" w:type="pct"/>
          </w:tcPr>
          <w:p w14:paraId="27EE70A1" w14:textId="77777777" w:rsidR="00421510" w:rsidRDefault="00A043C8" w:rsidP="00A043C8">
            <w:pPr>
              <w:pStyle w:val="ConsultantGuidance"/>
              <w:keepNext/>
            </w:pPr>
            <w:r>
              <w:t>Enter in mitigation as applicable</w:t>
            </w:r>
          </w:p>
        </w:tc>
      </w:tr>
    </w:tbl>
    <w:p w14:paraId="67B5483F" w14:textId="30E8FAD9" w:rsidR="00A043C8" w:rsidRDefault="00A043C8">
      <w:pPr>
        <w:pStyle w:val="Caption"/>
      </w:pPr>
      <w:r>
        <w:t xml:space="preserve">Table </w:t>
      </w:r>
      <w:r w:rsidR="00A04B68">
        <w:fldChar w:fldCharType="begin"/>
      </w:r>
      <w:r w:rsidR="00A04B68">
        <w:instrText xml:space="preserve"> SEQ Table \* ARABIC </w:instrText>
      </w:r>
      <w:r w:rsidR="00A04B68">
        <w:fldChar w:fldCharType="separate"/>
      </w:r>
      <w:r w:rsidR="000322C2">
        <w:rPr>
          <w:noProof/>
        </w:rPr>
        <w:t>1</w:t>
      </w:r>
      <w:r w:rsidR="00A04B68">
        <w:rPr>
          <w:noProof/>
        </w:rPr>
        <w:fldChar w:fldCharType="end"/>
      </w:r>
      <w:r>
        <w:t>: Dep</w:t>
      </w:r>
      <w:r w:rsidR="00DF6FBF">
        <w:t xml:space="preserve">loyment Preparation </w:t>
      </w:r>
      <w:r>
        <w:t>Activities</w:t>
      </w:r>
    </w:p>
    <w:p w14:paraId="30A18130" w14:textId="1CF07135" w:rsidR="005176E8" w:rsidRDefault="005176E8" w:rsidP="005176E8">
      <w:pPr>
        <w:pStyle w:val="Heading2Numbered"/>
      </w:pPr>
      <w:bookmarkStart w:id="171" w:name="_Toc424138801"/>
      <w:bookmarkStart w:id="172" w:name="_Toc508930347"/>
      <w:bookmarkStart w:id="173" w:name="deploy"/>
      <w:r>
        <w:t>Organizational</w:t>
      </w:r>
      <w:r w:rsidR="00DF6FBF">
        <w:t xml:space="preserve"> </w:t>
      </w:r>
      <w:bookmarkEnd w:id="171"/>
      <w:r w:rsidR="00DF6FBF">
        <w:t>Governance and Security Requirements</w:t>
      </w:r>
      <w:bookmarkEnd w:id="172"/>
    </w:p>
    <w:p w14:paraId="3EE5EDBF" w14:textId="4942B88D" w:rsidR="005176E8" w:rsidRPr="007B0136" w:rsidRDefault="00376451" w:rsidP="007B0136">
      <w:r w:rsidRPr="007B0136">
        <w:t xml:space="preserve">The following table notes items identified </w:t>
      </w:r>
      <w:r w:rsidR="005176E8" w:rsidRPr="007B0136">
        <w:t>during the Assess phase of this project</w:t>
      </w:r>
      <w:r w:rsidRPr="007B0136">
        <w:t>.</w:t>
      </w:r>
      <w:r w:rsidR="005176E8" w:rsidRPr="007B0136">
        <w:t xml:space="preserve"> </w:t>
      </w:r>
      <w:r w:rsidRPr="007B0136">
        <w:t xml:space="preserve">They </w:t>
      </w:r>
      <w:r w:rsidR="005176E8" w:rsidRPr="007B0136">
        <w:t>are not technology specific but requi</w:t>
      </w:r>
      <w:r w:rsidR="00866576" w:rsidRPr="007B0136">
        <w:t>re mitigation prior to implementing and configuring Azure Active Directory Application Proxy</w:t>
      </w:r>
      <w:r w:rsidR="00DF6FBF" w:rsidRPr="007B0136">
        <w:t>.</w:t>
      </w:r>
    </w:p>
    <w:p w14:paraId="15DE9407" w14:textId="4EB35218" w:rsidR="005176E8" w:rsidRPr="009C4383" w:rsidRDefault="005176E8" w:rsidP="005176E8">
      <w:pPr>
        <w:pStyle w:val="ConsultantGuidance"/>
      </w:pPr>
      <w:r>
        <w:rPr>
          <w:b/>
        </w:rPr>
        <w:t>Instruction:</w:t>
      </w:r>
      <w:r>
        <w:t xml:space="preserve"> </w:t>
      </w:r>
      <w:r w:rsidR="00376451">
        <w:t>t</w:t>
      </w:r>
      <w:r>
        <w:t xml:space="preserve">he purpose of this section is to list </w:t>
      </w:r>
      <w:r w:rsidR="00470398">
        <w:t xml:space="preserve">the </w:t>
      </w:r>
      <w:r>
        <w:t xml:space="preserve">non-technical related organizational issues that </w:t>
      </w:r>
      <w:r w:rsidR="00376451">
        <w:t xml:space="preserve">might </w:t>
      </w:r>
      <w:r>
        <w:t xml:space="preserve">have come up during the Assess phase. If you did not identify any, you may delete this section. Otherwise, please use the following example </w:t>
      </w:r>
      <w:r w:rsidR="000E3B3B">
        <w:t>for</w:t>
      </w:r>
      <w:r>
        <w:t xml:space="preserve"> how you list the items found and </w:t>
      </w:r>
      <w:r w:rsidR="00470398">
        <w:t xml:space="preserve">the </w:t>
      </w:r>
      <w:r>
        <w:t>appropriate mitigation activities associated with it.</w:t>
      </w:r>
    </w:p>
    <w:tbl>
      <w:tblPr>
        <w:tblStyle w:val="SDMTemplateTable"/>
        <w:tblW w:w="0" w:type="auto"/>
        <w:tblLook w:val="04A0" w:firstRow="1" w:lastRow="0" w:firstColumn="1" w:lastColumn="0" w:noHBand="0" w:noVBand="1"/>
      </w:tblPr>
      <w:tblGrid>
        <w:gridCol w:w="1870"/>
        <w:gridCol w:w="1870"/>
        <w:gridCol w:w="1030"/>
        <w:gridCol w:w="2710"/>
        <w:gridCol w:w="1870"/>
      </w:tblGrid>
      <w:tr w:rsidR="00A67FC2" w14:paraId="5F7273C4" w14:textId="77777777" w:rsidTr="00A67FC2">
        <w:trPr>
          <w:cnfStyle w:val="100000000000" w:firstRow="1" w:lastRow="0" w:firstColumn="0" w:lastColumn="0" w:oddVBand="0" w:evenVBand="0" w:oddHBand="0" w:evenHBand="0" w:firstRowFirstColumn="0" w:firstRowLastColumn="0" w:lastRowFirstColumn="0" w:lastRowLastColumn="0"/>
        </w:trPr>
        <w:tc>
          <w:tcPr>
            <w:tcW w:w="1870" w:type="dxa"/>
          </w:tcPr>
          <w:p w14:paraId="16E189A4" w14:textId="77777777" w:rsidR="005176E8" w:rsidRDefault="005176E8" w:rsidP="007672E1">
            <w:r>
              <w:t>Issue</w:t>
            </w:r>
          </w:p>
        </w:tc>
        <w:tc>
          <w:tcPr>
            <w:tcW w:w="1870" w:type="dxa"/>
          </w:tcPr>
          <w:p w14:paraId="656A1BC9" w14:textId="77777777" w:rsidR="005176E8" w:rsidRDefault="005176E8" w:rsidP="007672E1">
            <w:r>
              <w:t>Contributing Team/Contact</w:t>
            </w:r>
          </w:p>
        </w:tc>
        <w:tc>
          <w:tcPr>
            <w:tcW w:w="1030" w:type="dxa"/>
          </w:tcPr>
          <w:p w14:paraId="32B8EB9A" w14:textId="77777777" w:rsidR="005176E8" w:rsidRDefault="005176E8" w:rsidP="007672E1">
            <w:r>
              <w:t>Owner</w:t>
            </w:r>
          </w:p>
        </w:tc>
        <w:tc>
          <w:tcPr>
            <w:tcW w:w="2710" w:type="dxa"/>
          </w:tcPr>
          <w:p w14:paraId="7B3336E7" w14:textId="77777777" w:rsidR="005176E8" w:rsidRDefault="005176E8" w:rsidP="007672E1">
            <w:r>
              <w:t>Mitigation Steps</w:t>
            </w:r>
          </w:p>
        </w:tc>
        <w:tc>
          <w:tcPr>
            <w:tcW w:w="1870" w:type="dxa"/>
          </w:tcPr>
          <w:p w14:paraId="76CE3274" w14:textId="77777777" w:rsidR="005176E8" w:rsidRDefault="005176E8" w:rsidP="007672E1">
            <w:r>
              <w:t>Status</w:t>
            </w:r>
          </w:p>
        </w:tc>
      </w:tr>
      <w:tr w:rsidR="00A67FC2" w14:paraId="1DD8B6FA" w14:textId="77777777" w:rsidTr="00A67FC2">
        <w:trPr>
          <w:cnfStyle w:val="000000100000" w:firstRow="0" w:lastRow="0" w:firstColumn="0" w:lastColumn="0" w:oddVBand="0" w:evenVBand="0" w:oddHBand="1" w:evenHBand="0" w:firstRowFirstColumn="0" w:firstRowLastColumn="0" w:lastRowFirstColumn="0" w:lastRowLastColumn="0"/>
        </w:trPr>
        <w:tc>
          <w:tcPr>
            <w:tcW w:w="1870" w:type="dxa"/>
          </w:tcPr>
          <w:p w14:paraId="44D00822" w14:textId="2D5C8A5D" w:rsidR="005176E8" w:rsidRDefault="005176E8" w:rsidP="005176E8">
            <w:pPr>
              <w:pStyle w:val="ConsultantGuidance"/>
            </w:pPr>
            <w:r>
              <w:t>Corporate policy prohibits the use of a cloud identity solution for authentication</w:t>
            </w:r>
          </w:p>
        </w:tc>
        <w:tc>
          <w:tcPr>
            <w:tcW w:w="1870" w:type="dxa"/>
          </w:tcPr>
          <w:p w14:paraId="7BD4E9B3" w14:textId="77777777" w:rsidR="005176E8" w:rsidRDefault="005176E8" w:rsidP="007672E1">
            <w:pPr>
              <w:pStyle w:val="ConsultantGuidance"/>
            </w:pPr>
            <w:r>
              <w:t>Security Office</w:t>
            </w:r>
          </w:p>
        </w:tc>
        <w:tc>
          <w:tcPr>
            <w:tcW w:w="1030" w:type="dxa"/>
          </w:tcPr>
          <w:p w14:paraId="321660B4" w14:textId="77777777" w:rsidR="005176E8" w:rsidRDefault="005176E8" w:rsidP="007672E1">
            <w:pPr>
              <w:pStyle w:val="ConsultantGuidance"/>
            </w:pPr>
            <w:r>
              <w:t>CISO</w:t>
            </w:r>
          </w:p>
        </w:tc>
        <w:tc>
          <w:tcPr>
            <w:tcW w:w="2710" w:type="dxa"/>
          </w:tcPr>
          <w:p w14:paraId="1F88A9CA" w14:textId="5F9E3EED" w:rsidR="005176E8" w:rsidRDefault="005176E8" w:rsidP="007672E1">
            <w:pPr>
              <w:pStyle w:val="ConsultantGuidance"/>
            </w:pPr>
            <w:r>
              <w:t>Setup a meeting between CISO, Executive Sponsor</w:t>
            </w:r>
            <w:r w:rsidR="009D78CA">
              <w:t>,</w:t>
            </w:r>
            <w:r>
              <w:t xml:space="preserve"> and other leadership contacts to discuss this in more detail.</w:t>
            </w:r>
          </w:p>
        </w:tc>
        <w:tc>
          <w:tcPr>
            <w:tcW w:w="1870" w:type="dxa"/>
          </w:tcPr>
          <w:p w14:paraId="58E68066" w14:textId="77777777" w:rsidR="005176E8" w:rsidRDefault="005176E8" w:rsidP="005176E8">
            <w:pPr>
              <w:pStyle w:val="ConsultantGuidance"/>
              <w:keepNext/>
            </w:pPr>
            <w:r>
              <w:t>Open</w:t>
            </w:r>
          </w:p>
        </w:tc>
      </w:tr>
      <w:tr w:rsidR="00274D1A" w14:paraId="685BDFEA" w14:textId="77777777" w:rsidTr="00B54132">
        <w:trPr>
          <w:cnfStyle w:val="000000010000" w:firstRow="0" w:lastRow="0" w:firstColumn="0" w:lastColumn="0" w:oddVBand="0" w:evenVBand="0" w:oddHBand="0" w:evenHBand="1" w:firstRowFirstColumn="0" w:firstRowLastColumn="0" w:lastRowFirstColumn="0" w:lastRowLastColumn="0"/>
          <w:ins w:id="174" w:author="Author"/>
        </w:trPr>
        <w:tc>
          <w:tcPr>
            <w:tcW w:w="1870" w:type="dxa"/>
          </w:tcPr>
          <w:p w14:paraId="65D337BF" w14:textId="77777777" w:rsidR="00274D1A" w:rsidRDefault="00274D1A" w:rsidP="00B54132">
            <w:pPr>
              <w:pStyle w:val="ConsultantGuidance"/>
              <w:rPr>
                <w:ins w:id="175" w:author="Author"/>
              </w:rPr>
            </w:pPr>
            <w:ins w:id="176" w:author="Author">
              <w:r>
                <w:t>Azure Active Directory Pre-Authentication required</w:t>
              </w:r>
            </w:ins>
          </w:p>
        </w:tc>
        <w:tc>
          <w:tcPr>
            <w:tcW w:w="1870" w:type="dxa"/>
          </w:tcPr>
          <w:p w14:paraId="730E8708" w14:textId="77777777" w:rsidR="00274D1A" w:rsidRDefault="00274D1A" w:rsidP="00B54132">
            <w:pPr>
              <w:pStyle w:val="ConsultantGuidance"/>
              <w:rPr>
                <w:ins w:id="177" w:author="Author"/>
              </w:rPr>
            </w:pPr>
            <w:ins w:id="178" w:author="Author">
              <w:r>
                <w:t>Security Office</w:t>
              </w:r>
            </w:ins>
          </w:p>
        </w:tc>
        <w:tc>
          <w:tcPr>
            <w:tcW w:w="1030" w:type="dxa"/>
          </w:tcPr>
          <w:p w14:paraId="0F5F3D4A" w14:textId="77777777" w:rsidR="00274D1A" w:rsidRDefault="00274D1A" w:rsidP="00B54132">
            <w:pPr>
              <w:pStyle w:val="ConsultantGuidance"/>
              <w:rPr>
                <w:ins w:id="179" w:author="Author"/>
              </w:rPr>
            </w:pPr>
            <w:ins w:id="180" w:author="Author">
              <w:r>
                <w:t>CISO</w:t>
              </w:r>
            </w:ins>
          </w:p>
        </w:tc>
        <w:tc>
          <w:tcPr>
            <w:tcW w:w="2710" w:type="dxa"/>
          </w:tcPr>
          <w:p w14:paraId="53BEEB44" w14:textId="77777777" w:rsidR="00274D1A" w:rsidRDefault="00274D1A" w:rsidP="00B54132">
            <w:pPr>
              <w:pStyle w:val="ConsultantGuidance"/>
              <w:rPr>
                <w:ins w:id="181" w:author="Author"/>
              </w:rPr>
            </w:pPr>
            <w:ins w:id="182" w:author="Author">
              <w:r>
                <w:t>Setup a meeting between GTP PM, Technical stakeholder and CISO to walk through the options available.</w:t>
              </w:r>
            </w:ins>
          </w:p>
        </w:tc>
        <w:tc>
          <w:tcPr>
            <w:tcW w:w="1870" w:type="dxa"/>
          </w:tcPr>
          <w:p w14:paraId="5E54700F" w14:textId="77777777" w:rsidR="00274D1A" w:rsidRDefault="00274D1A" w:rsidP="00B54132">
            <w:pPr>
              <w:pStyle w:val="ConsultantGuidance"/>
              <w:keepNext/>
              <w:rPr>
                <w:ins w:id="183" w:author="Author"/>
              </w:rPr>
            </w:pPr>
            <w:ins w:id="184" w:author="Author">
              <w:r>
                <w:t>Open</w:t>
              </w:r>
            </w:ins>
          </w:p>
        </w:tc>
      </w:tr>
      <w:tr w:rsidR="00D42A9D" w14:paraId="43096479" w14:textId="77777777" w:rsidTr="00B54132">
        <w:trPr>
          <w:cnfStyle w:val="000000100000" w:firstRow="0" w:lastRow="0" w:firstColumn="0" w:lastColumn="0" w:oddVBand="0" w:evenVBand="0" w:oddHBand="1" w:evenHBand="0" w:firstRowFirstColumn="0" w:firstRowLastColumn="0" w:lastRowFirstColumn="0" w:lastRowLastColumn="0"/>
          <w:ins w:id="185" w:author="Author"/>
        </w:trPr>
        <w:tc>
          <w:tcPr>
            <w:tcW w:w="1870" w:type="dxa"/>
          </w:tcPr>
          <w:p w14:paraId="10E65808" w14:textId="01A67A72" w:rsidR="00D42A9D" w:rsidRDefault="00BF5926" w:rsidP="00B54132">
            <w:pPr>
              <w:pStyle w:val="ConsultantGuidance"/>
              <w:rPr>
                <w:ins w:id="186" w:author="Author"/>
              </w:rPr>
            </w:pPr>
            <w:ins w:id="187" w:author="Author">
              <w:r>
                <w:lastRenderedPageBreak/>
                <w:t xml:space="preserve">Corporate policy prohibits </w:t>
              </w:r>
              <w:r w:rsidR="009479AC">
                <w:t xml:space="preserve">corp </w:t>
              </w:r>
              <w:r>
                <w:t xml:space="preserve">traffic from routing directly out to the </w:t>
              </w:r>
              <w:del w:id="188" w:author="Author">
                <w:r w:rsidDel="009479AC">
                  <w:delText>Internet</w:delText>
                </w:r>
              </w:del>
              <w:r w:rsidR="009479AC">
                <w:t>WWW</w:t>
              </w:r>
              <w:r>
                <w:t xml:space="preserve"> through the default gateway</w:t>
              </w:r>
              <w:r w:rsidR="009479AC">
                <w:t xml:space="preserve">, so </w:t>
              </w:r>
              <w:del w:id="189" w:author="Author">
                <w:r w:rsidDel="009479AC">
                  <w:delText xml:space="preserve">. the use of a cloud identity solution for authentication </w:delText>
                </w:r>
                <w:r w:rsidR="00D42A9D" w:rsidDel="009479AC">
                  <w:delText xml:space="preserve">Azure Active  Directory Application Proxy </w:delText>
                </w:r>
                <w:commentRangeStart w:id="190"/>
                <w:r w:rsidR="00D42A9D" w:rsidDel="009479AC">
                  <w:delText>Connector</w:delText>
                </w:r>
                <w:commentRangeEnd w:id="190"/>
                <w:r w:rsidR="00D42A9D" w:rsidDel="009479AC">
                  <w:rPr>
                    <w:rStyle w:val="CommentReference"/>
                    <w:rFonts w:eastAsiaTheme="minorEastAsia"/>
                    <w:color w:val="auto"/>
                    <w:lang w:val="en-US" w:eastAsia="en-US"/>
                  </w:rPr>
                  <w:commentReference w:id="190"/>
                </w:r>
                <w:r w:rsidR="00D42A9D" w:rsidDel="009479AC">
                  <w:delText xml:space="preserve"> host </w:delText>
                </w:r>
              </w:del>
              <w:r w:rsidR="009479AC">
                <w:t>must</w:t>
              </w:r>
              <w:del w:id="191" w:author="Author">
                <w:r w:rsidR="00D42A9D" w:rsidDel="009479AC">
                  <w:delText>must</w:delText>
                </w:r>
              </w:del>
              <w:r w:rsidR="00D42A9D">
                <w:t xml:space="preserve"> route via </w:t>
              </w:r>
              <w:r>
                <w:t>an outbound proxy</w:t>
              </w:r>
            </w:ins>
          </w:p>
        </w:tc>
        <w:tc>
          <w:tcPr>
            <w:tcW w:w="1870" w:type="dxa"/>
          </w:tcPr>
          <w:p w14:paraId="6FCBF036" w14:textId="77777777" w:rsidR="00D42A9D" w:rsidRDefault="00D42A9D" w:rsidP="00B54132">
            <w:pPr>
              <w:pStyle w:val="ConsultantGuidance"/>
              <w:rPr>
                <w:ins w:id="192" w:author="Author"/>
              </w:rPr>
            </w:pPr>
            <w:ins w:id="193" w:author="Author">
              <w:r>
                <w:t>Security Office</w:t>
              </w:r>
            </w:ins>
          </w:p>
        </w:tc>
        <w:tc>
          <w:tcPr>
            <w:tcW w:w="1030" w:type="dxa"/>
          </w:tcPr>
          <w:p w14:paraId="7DCB487E" w14:textId="77777777" w:rsidR="00D42A9D" w:rsidRDefault="00D42A9D" w:rsidP="00B54132">
            <w:pPr>
              <w:pStyle w:val="ConsultantGuidance"/>
              <w:rPr>
                <w:ins w:id="194" w:author="Author"/>
              </w:rPr>
            </w:pPr>
            <w:ins w:id="195" w:author="Author">
              <w:r>
                <w:t>CISO</w:t>
              </w:r>
            </w:ins>
          </w:p>
        </w:tc>
        <w:tc>
          <w:tcPr>
            <w:tcW w:w="2710" w:type="dxa"/>
          </w:tcPr>
          <w:p w14:paraId="7AA8F3CB" w14:textId="77777777" w:rsidR="00D42A9D" w:rsidRDefault="00D42A9D" w:rsidP="00B54132">
            <w:pPr>
              <w:pStyle w:val="ConsultantGuidance"/>
              <w:rPr>
                <w:ins w:id="196" w:author="Author"/>
              </w:rPr>
            </w:pPr>
            <w:ins w:id="197" w:author="Author">
              <w:r>
                <w:t>Setup a meeting between GTP PM, Technical stakeholder and CISO to walk through the options available.</w:t>
              </w:r>
            </w:ins>
          </w:p>
        </w:tc>
        <w:tc>
          <w:tcPr>
            <w:tcW w:w="1870" w:type="dxa"/>
          </w:tcPr>
          <w:p w14:paraId="3E9DB3D9" w14:textId="77777777" w:rsidR="00D42A9D" w:rsidRDefault="00D42A9D" w:rsidP="00B54132">
            <w:pPr>
              <w:pStyle w:val="ConsultantGuidance"/>
              <w:keepNext/>
              <w:rPr>
                <w:ins w:id="198" w:author="Author"/>
              </w:rPr>
            </w:pPr>
            <w:ins w:id="199" w:author="Author">
              <w:r>
                <w:t>Open</w:t>
              </w:r>
            </w:ins>
          </w:p>
        </w:tc>
      </w:tr>
      <w:tr w:rsidR="00866576" w14:paraId="6233355D" w14:textId="77777777" w:rsidTr="00A67FC2">
        <w:trPr>
          <w:cnfStyle w:val="000000010000" w:firstRow="0" w:lastRow="0" w:firstColumn="0" w:lastColumn="0" w:oddVBand="0" w:evenVBand="0" w:oddHBand="0" w:evenHBand="1" w:firstRowFirstColumn="0" w:firstRowLastColumn="0" w:lastRowFirstColumn="0" w:lastRowLastColumn="0"/>
        </w:trPr>
        <w:tc>
          <w:tcPr>
            <w:tcW w:w="1870" w:type="dxa"/>
          </w:tcPr>
          <w:p w14:paraId="7871DBA5" w14:textId="26D7A933" w:rsidR="00866576" w:rsidRDefault="00866576" w:rsidP="005176E8">
            <w:pPr>
              <w:pStyle w:val="ConsultantGuidance"/>
            </w:pPr>
            <w:r>
              <w:t xml:space="preserve">Azure </w:t>
            </w:r>
            <w:del w:id="200" w:author="Author">
              <w:r w:rsidDel="00FC48AE">
                <w:delText>Active</w:delText>
              </w:r>
            </w:del>
            <w:ins w:id="201" w:author="Author">
              <w:del w:id="202" w:author="Author">
                <w:r w:rsidR="00274D1A" w:rsidDel="00FC48AE">
                  <w:delText xml:space="preserve"> </w:delText>
                </w:r>
              </w:del>
            </w:ins>
            <w:del w:id="203" w:author="Author">
              <w:r w:rsidDel="00FC48AE">
                <w:delText xml:space="preserve"> Directory</w:delText>
              </w:r>
            </w:del>
            <w:ins w:id="204" w:author="Author">
              <w:r w:rsidR="00FC48AE">
                <w:t>Active Directory</w:t>
              </w:r>
            </w:ins>
            <w:r>
              <w:t xml:space="preserve"> </w:t>
            </w:r>
            <w:ins w:id="205" w:author="Author">
              <w:r w:rsidR="009713D6">
                <w:t xml:space="preserve">Application Proxy </w:t>
              </w:r>
              <w:r w:rsidR="00FC48AE">
                <w:t>c</w:t>
              </w:r>
              <w:commentRangeStart w:id="206"/>
              <w:del w:id="207" w:author="Author">
                <w:r w:rsidR="009713D6" w:rsidDel="00FC48AE">
                  <w:delText>C</w:delText>
                </w:r>
              </w:del>
              <w:r w:rsidR="009713D6">
                <w:t>onnector</w:t>
              </w:r>
            </w:ins>
            <w:commentRangeEnd w:id="206"/>
            <w:r w:rsidR="00090C44">
              <w:rPr>
                <w:rStyle w:val="CommentReference"/>
                <w:rFonts w:eastAsiaTheme="minorEastAsia"/>
                <w:color w:val="auto"/>
                <w:lang w:val="en-US" w:eastAsia="en-US"/>
              </w:rPr>
              <w:commentReference w:id="206"/>
            </w:r>
            <w:ins w:id="208" w:author="Author">
              <w:r w:rsidR="009713D6">
                <w:t xml:space="preserve"> </w:t>
              </w:r>
            </w:ins>
            <w:del w:id="209" w:author="Author">
              <w:r w:rsidDel="00274D1A">
                <w:delText>Pre-Authentication required</w:delText>
              </w:r>
            </w:del>
            <w:ins w:id="210" w:author="Author">
              <w:r w:rsidR="00274D1A">
                <w:t>host</w:t>
              </w:r>
              <w:r w:rsidR="009713D6">
                <w:t xml:space="preserve"> </w:t>
              </w:r>
              <w:r w:rsidR="00EE2161">
                <w:t>require</w:t>
              </w:r>
              <w:r w:rsidR="00090C44">
                <w:t>s FIPS hardening</w:t>
              </w:r>
              <w:del w:id="211" w:author="Author">
                <w:r w:rsidR="00EE2161" w:rsidDel="00090C44">
                  <w:delText xml:space="preserve">s </w:delText>
                </w:r>
              </w:del>
            </w:ins>
          </w:p>
        </w:tc>
        <w:tc>
          <w:tcPr>
            <w:tcW w:w="1870" w:type="dxa"/>
          </w:tcPr>
          <w:p w14:paraId="43044F4A" w14:textId="25E223BB" w:rsidR="00866576" w:rsidRDefault="00866576" w:rsidP="007672E1">
            <w:pPr>
              <w:pStyle w:val="ConsultantGuidance"/>
            </w:pPr>
            <w:r>
              <w:t>Security Office</w:t>
            </w:r>
          </w:p>
        </w:tc>
        <w:tc>
          <w:tcPr>
            <w:tcW w:w="1030" w:type="dxa"/>
          </w:tcPr>
          <w:p w14:paraId="17629796" w14:textId="181EE96F" w:rsidR="00866576" w:rsidRDefault="00866576" w:rsidP="007672E1">
            <w:pPr>
              <w:pStyle w:val="ConsultantGuidance"/>
            </w:pPr>
            <w:r>
              <w:t>CISO</w:t>
            </w:r>
          </w:p>
        </w:tc>
        <w:tc>
          <w:tcPr>
            <w:tcW w:w="2710" w:type="dxa"/>
          </w:tcPr>
          <w:p w14:paraId="3C5E16D5" w14:textId="70ADADC2" w:rsidR="00866576" w:rsidRDefault="00866576" w:rsidP="007672E1">
            <w:pPr>
              <w:pStyle w:val="ConsultantGuidance"/>
            </w:pPr>
            <w:r>
              <w:t>Setup a meeting between GTP PM, Technical stakeholder and CISO to walk through the options available.</w:t>
            </w:r>
          </w:p>
        </w:tc>
        <w:tc>
          <w:tcPr>
            <w:tcW w:w="1870" w:type="dxa"/>
          </w:tcPr>
          <w:p w14:paraId="009EABD8" w14:textId="2700264A" w:rsidR="00866576" w:rsidRDefault="00866576" w:rsidP="005176E8">
            <w:pPr>
              <w:pStyle w:val="ConsultantGuidance"/>
              <w:keepNext/>
            </w:pPr>
            <w:r>
              <w:t>Open</w:t>
            </w:r>
          </w:p>
        </w:tc>
      </w:tr>
    </w:tbl>
    <w:p w14:paraId="1793B06F" w14:textId="77777777" w:rsidR="00274D1A" w:rsidRDefault="00274D1A" w:rsidP="005176E8">
      <w:pPr>
        <w:pStyle w:val="Caption"/>
        <w:rPr>
          <w:ins w:id="212" w:author="Author"/>
        </w:rPr>
      </w:pPr>
    </w:p>
    <w:p w14:paraId="2FAC293A" w14:textId="77777777" w:rsidR="00274D1A" w:rsidRDefault="00274D1A" w:rsidP="005176E8">
      <w:pPr>
        <w:pStyle w:val="Caption"/>
        <w:rPr>
          <w:ins w:id="213" w:author="Author"/>
        </w:rPr>
      </w:pPr>
    </w:p>
    <w:p w14:paraId="1DF05A35" w14:textId="17E462BA" w:rsidR="005176E8" w:rsidRPr="005176E8" w:rsidRDefault="005176E8" w:rsidP="005176E8">
      <w:pPr>
        <w:pStyle w:val="Caption"/>
      </w:pPr>
      <w:r>
        <w:t xml:space="preserve">Table </w:t>
      </w:r>
      <w:r w:rsidR="00A04B68">
        <w:fldChar w:fldCharType="begin"/>
      </w:r>
      <w:r w:rsidR="00A04B68">
        <w:instrText xml:space="preserve"> SEQ Table \* ARABIC </w:instrText>
      </w:r>
      <w:r w:rsidR="00A04B68">
        <w:fldChar w:fldCharType="separate"/>
      </w:r>
      <w:r w:rsidR="000322C2">
        <w:rPr>
          <w:noProof/>
        </w:rPr>
        <w:t>2</w:t>
      </w:r>
      <w:r w:rsidR="00A04B68">
        <w:rPr>
          <w:noProof/>
        </w:rPr>
        <w:fldChar w:fldCharType="end"/>
      </w:r>
      <w:r>
        <w:t xml:space="preserve">: </w:t>
      </w:r>
      <w:r w:rsidR="00DF6FBF">
        <w:t>Organizational Governance and Security Requirements</w:t>
      </w:r>
    </w:p>
    <w:p w14:paraId="28C15E60" w14:textId="0E52B4BA" w:rsidR="00421510" w:rsidRDefault="00866576" w:rsidP="00CF56F7">
      <w:pPr>
        <w:pStyle w:val="Heading1Numbered"/>
      </w:pPr>
      <w:bookmarkStart w:id="214" w:name="_Toc508930348"/>
      <w:r>
        <w:t>Azure AD Application Proxy</w:t>
      </w:r>
      <w:r w:rsidR="00DF6FBF">
        <w:t xml:space="preserve"> Solution</w:t>
      </w:r>
      <w:bookmarkEnd w:id="214"/>
    </w:p>
    <w:p w14:paraId="1D4E486B" w14:textId="38F74CCC" w:rsidR="00A043C8" w:rsidRDefault="00DF6FBF" w:rsidP="00A043C8">
      <w:pPr>
        <w:rPr>
          <w:ins w:id="215" w:author="Author"/>
          <w:rFonts w:cs="Segoe UI"/>
          <w:lang w:eastAsia="ja-JP"/>
        </w:rPr>
      </w:pPr>
      <w:r>
        <w:rPr>
          <w:rFonts w:cs="Segoe UI"/>
          <w:lang w:eastAsia="ja-JP"/>
        </w:rPr>
        <w:t xml:space="preserve">Azure Active Directory </w:t>
      </w:r>
      <w:r w:rsidR="00B176C1">
        <w:rPr>
          <w:rFonts w:cs="Segoe UI"/>
          <w:lang w:eastAsia="ja-JP"/>
        </w:rPr>
        <w:t xml:space="preserve">Application Proxy </w:t>
      </w:r>
      <w:r w:rsidR="00A043C8">
        <w:rPr>
          <w:rFonts w:cs="Segoe UI"/>
          <w:lang w:eastAsia="ja-JP"/>
        </w:rPr>
        <w:t>provides th</w:t>
      </w:r>
      <w:r w:rsidR="00B176C1">
        <w:rPr>
          <w:rFonts w:cs="Segoe UI"/>
          <w:lang w:eastAsia="ja-JP"/>
        </w:rPr>
        <w:t xml:space="preserve">e following </w:t>
      </w:r>
      <w:ins w:id="216" w:author="Author">
        <w:r w:rsidR="00D64CDC">
          <w:rPr>
            <w:rFonts w:cs="Segoe UI"/>
            <w:lang w:eastAsia="ja-JP"/>
          </w:rPr>
          <w:t>key benefits</w:t>
        </w:r>
      </w:ins>
      <w:del w:id="217" w:author="Author">
        <w:r w:rsidR="00B176C1" w:rsidDel="00D64CDC">
          <w:rPr>
            <w:rFonts w:cs="Segoe UI"/>
            <w:lang w:eastAsia="ja-JP"/>
          </w:rPr>
          <w:delText>functionality</w:delText>
        </w:r>
      </w:del>
      <w:r w:rsidR="00B176C1">
        <w:rPr>
          <w:rFonts w:cs="Segoe UI"/>
          <w:lang w:eastAsia="ja-JP"/>
        </w:rPr>
        <w:t>:</w:t>
      </w:r>
    </w:p>
    <w:p w14:paraId="024A1238" w14:textId="4E730BA7" w:rsidR="00951355" w:rsidDel="00B76692" w:rsidRDefault="00951355" w:rsidP="00AF77B8">
      <w:pPr>
        <w:rPr>
          <w:del w:id="218" w:author="Author"/>
          <w:rFonts w:cs="Segoe UI"/>
          <w:lang w:eastAsia="ja-JP"/>
        </w:rPr>
      </w:pPr>
    </w:p>
    <w:p w14:paraId="13C3C257" w14:textId="644B15E5" w:rsidR="00AF77B8" w:rsidDel="00B76692" w:rsidRDefault="00AF77B8" w:rsidP="00AF77B8">
      <w:pPr>
        <w:rPr>
          <w:del w:id="219" w:author="Author"/>
          <w:rFonts w:cs="Segoe UI"/>
          <w:lang w:eastAsia="ja-JP"/>
        </w:rPr>
      </w:pPr>
    </w:p>
    <w:p w14:paraId="0CFAC299" w14:textId="77777777" w:rsidR="00AF77B8" w:rsidRPr="004526FF" w:rsidDel="00603C7E" w:rsidRDefault="00AF77B8" w:rsidP="008679C9">
      <w:pPr>
        <w:rPr>
          <w:ins w:id="220" w:author="Author"/>
          <w:del w:id="221" w:author="Author"/>
          <w:b/>
        </w:rPr>
      </w:pPr>
    </w:p>
    <w:p w14:paraId="5EEFB0FD" w14:textId="77777777" w:rsidR="00DE19A3" w:rsidRPr="004526FF" w:rsidRDefault="00DE19A3" w:rsidP="00DE19A3">
      <w:pPr>
        <w:rPr>
          <w:ins w:id="222" w:author="Author"/>
          <w:b/>
        </w:rPr>
      </w:pPr>
      <w:ins w:id="223" w:author="Author">
        <w:r w:rsidRPr="004526FF">
          <w:rPr>
            <w:b/>
          </w:rPr>
          <w:t>Simple</w:t>
        </w:r>
      </w:ins>
    </w:p>
    <w:p w14:paraId="2C65B519" w14:textId="77777777" w:rsidR="00DE19A3" w:rsidRPr="008679C9" w:rsidRDefault="00DE19A3" w:rsidP="004A5AF4">
      <w:pPr>
        <w:pStyle w:val="ListParagraph"/>
        <w:numPr>
          <w:ilvl w:val="0"/>
          <w:numId w:val="20"/>
        </w:numPr>
        <w:rPr>
          <w:ins w:id="224" w:author="Author"/>
        </w:rPr>
      </w:pPr>
      <w:ins w:id="225" w:author="Author">
        <w:r w:rsidRPr="008679C9">
          <w:t xml:space="preserve">Rapid Deployment - By far easier to set up and secure than traditional on-premises solutions, as there’s no requirement </w:t>
        </w:r>
        <w:r>
          <w:t>to front end the proxy with a, perimeter f</w:t>
        </w:r>
        <w:r w:rsidRPr="008679C9">
          <w:t>irewall.</w:t>
        </w:r>
        <w:del w:id="226" w:author="Author">
          <w:r w:rsidRPr="008679C9" w:rsidDel="00C34749">
            <w:delText xml:space="preserve">, </w:delText>
          </w:r>
        </w:del>
      </w:ins>
    </w:p>
    <w:p w14:paraId="54E15C18" w14:textId="4881A491" w:rsidR="00DE19A3" w:rsidRPr="008679C9" w:rsidRDefault="00DE19A3" w:rsidP="004A5AF4">
      <w:pPr>
        <w:pStyle w:val="ListParagraph"/>
        <w:numPr>
          <w:ilvl w:val="0"/>
          <w:numId w:val="20"/>
        </w:numPr>
        <w:rPr>
          <w:ins w:id="227" w:author="Author"/>
        </w:rPr>
      </w:pPr>
      <w:ins w:id="228" w:author="Author">
        <w:r w:rsidRPr="008679C9">
          <w:t>You typically don't need to change or update your applications to work with Application Proxy.</w:t>
        </w:r>
        <w:r w:rsidR="007C0DBC">
          <w:t xml:space="preserve"> Real-time link translation can reduce time to deploy and </w:t>
        </w:r>
        <w:r w:rsidR="002354BB">
          <w:t xml:space="preserve">potential </w:t>
        </w:r>
        <w:r w:rsidR="007C0DBC">
          <w:t xml:space="preserve">impact of having to change </w:t>
        </w:r>
        <w:del w:id="229" w:author="Author">
          <w:r w:rsidR="007C0DBC" w:rsidDel="002354BB">
            <w:delText>production LOB</w:delText>
          </w:r>
        </w:del>
        <w:r w:rsidR="002354BB">
          <w:t>the configuration of</w:t>
        </w:r>
        <w:r w:rsidR="007C0DBC">
          <w:t xml:space="preserve"> applications</w:t>
        </w:r>
        <w:r w:rsidR="002354BB">
          <w:t xml:space="preserve"> that are already ion production</w:t>
        </w:r>
      </w:ins>
    </w:p>
    <w:p w14:paraId="6496E0A7" w14:textId="725B932E" w:rsidR="00DE19A3" w:rsidDel="007C0DBC" w:rsidRDefault="00DE19A3" w:rsidP="004A5AF4">
      <w:pPr>
        <w:pStyle w:val="ListParagraph"/>
        <w:numPr>
          <w:ilvl w:val="0"/>
          <w:numId w:val="20"/>
        </w:numPr>
        <w:rPr>
          <w:ins w:id="230" w:author="Author"/>
          <w:del w:id="231" w:author="Author"/>
        </w:rPr>
      </w:pPr>
      <w:ins w:id="232" w:author="Author">
        <w:del w:id="233" w:author="Author">
          <w:r w:rsidRPr="008679C9" w:rsidDel="003E5DDC">
            <w:delText>Your u</w:delText>
          </w:r>
        </w:del>
        <w:r w:rsidRPr="008679C9">
          <w:t>Users get a consistent authentication experience</w:t>
        </w:r>
        <w:r>
          <w:t>, regardless of their location.</w:t>
        </w:r>
        <w:r w:rsidRPr="008679C9">
          <w:t xml:space="preserve"> They can use the MyApps portal to get single sign-on to both SaaS apps in the cloud and your apps on-premises.</w:t>
        </w:r>
      </w:ins>
    </w:p>
    <w:p w14:paraId="6CD82E87" w14:textId="70BB03A3" w:rsidR="00C63EED" w:rsidDel="007C0DBC" w:rsidRDefault="00A00C44" w:rsidP="004A5AF4">
      <w:pPr>
        <w:pStyle w:val="ListParagraph"/>
        <w:numPr>
          <w:ilvl w:val="0"/>
          <w:numId w:val="20"/>
        </w:numPr>
        <w:rPr>
          <w:del w:id="234" w:author="Author"/>
          <w:moveTo w:id="235" w:author="Author"/>
        </w:rPr>
      </w:pPr>
      <w:ins w:id="236" w:author="Author">
        <w:del w:id="237" w:author="Author">
          <w:r w:rsidDel="007C0DBC">
            <w:delText>Real-time l</w:delText>
          </w:r>
          <w:r w:rsidR="00667AB0" w:rsidDel="007C0DBC">
            <w:delText xml:space="preserve">Link translation can reduce time to deploy and impact </w:delText>
          </w:r>
          <w:r w:rsidDel="007C0DBC">
            <w:delText xml:space="preserve">of having to change production an application’s </w:delText>
          </w:r>
        </w:del>
      </w:ins>
      <w:moveToRangeStart w:id="238" w:author="Author" w:name="move508897479"/>
      <w:moveTo w:id="239" w:author="Author">
        <w:del w:id="240" w:author="Author">
          <w:r w:rsidR="00C63EED" w:rsidRPr="0055667D" w:rsidDel="007C0DBC">
            <w:delText>Eliminates potential link translation issues</w:delText>
          </w:r>
          <w:r w:rsidR="00C63EED" w:rsidDel="007C0DBC">
            <w:delText>.</w:delText>
          </w:r>
        </w:del>
      </w:moveTo>
    </w:p>
    <w:moveToRangeEnd w:id="238"/>
    <w:p w14:paraId="3E2A3762" w14:textId="77777777" w:rsidR="00C63EED" w:rsidRPr="008679C9" w:rsidRDefault="00C63EED" w:rsidP="004A5AF4">
      <w:pPr>
        <w:pStyle w:val="ListParagraph"/>
        <w:numPr>
          <w:ilvl w:val="0"/>
          <w:numId w:val="20"/>
        </w:numPr>
        <w:rPr>
          <w:ins w:id="241" w:author="Author"/>
        </w:rPr>
      </w:pPr>
    </w:p>
    <w:p w14:paraId="0B356201" w14:textId="77777777" w:rsidR="00DE19A3" w:rsidRPr="002B1573" w:rsidRDefault="00DE19A3" w:rsidP="00DE19A3">
      <w:pPr>
        <w:rPr>
          <w:ins w:id="242" w:author="Author"/>
          <w:b/>
        </w:rPr>
      </w:pPr>
      <w:ins w:id="243" w:author="Author">
        <w:r w:rsidRPr="002B1573">
          <w:rPr>
            <w:b/>
          </w:rPr>
          <w:t>Secure</w:t>
        </w:r>
      </w:ins>
    </w:p>
    <w:p w14:paraId="19FD7318" w14:textId="6A8A7610" w:rsidR="00DE19A3" w:rsidRPr="008679C9" w:rsidRDefault="00DE19A3" w:rsidP="004A5AF4">
      <w:pPr>
        <w:pStyle w:val="ListParagraph"/>
        <w:numPr>
          <w:ilvl w:val="0"/>
          <w:numId w:val="20"/>
        </w:numPr>
        <w:rPr>
          <w:ins w:id="244" w:author="Author"/>
        </w:rPr>
      </w:pPr>
      <w:ins w:id="245" w:author="Author">
        <w:del w:id="246" w:author="Author">
          <w:r w:rsidDel="007B542D">
            <w:delText>O</w:delText>
          </w:r>
          <w:r w:rsidRPr="008679C9" w:rsidDel="007B542D">
            <w:delText>pen</w:delText>
          </w:r>
          <w:r w:rsidDel="007B542D">
            <w:delText>ing</w:delText>
          </w:r>
        </w:del>
        <w:r w:rsidR="007B542D">
          <w:t>Allowing</w:t>
        </w:r>
        <w:r w:rsidRPr="008679C9">
          <w:t xml:space="preserve"> inbound </w:t>
        </w:r>
        <w:del w:id="247" w:author="Author">
          <w:r w:rsidRPr="008679C9" w:rsidDel="000D098A">
            <w:delText>connections</w:delText>
          </w:r>
        </w:del>
        <w:r w:rsidR="000D098A">
          <w:t>traffic</w:t>
        </w:r>
        <w:r w:rsidRPr="008679C9">
          <w:t xml:space="preserve"> through your </w:t>
        </w:r>
        <w:r w:rsidR="007B542D">
          <w:t xml:space="preserve">perimeter </w:t>
        </w:r>
        <w:r w:rsidRPr="008679C9">
          <w:t xml:space="preserve">firewall </w:t>
        </w:r>
        <w:r>
          <w:t>is no longer a requirement</w:t>
        </w:r>
        <w:r w:rsidRPr="008679C9">
          <w:t>.</w:t>
        </w:r>
      </w:ins>
    </w:p>
    <w:p w14:paraId="231BF415" w14:textId="77777777" w:rsidR="000D098A" w:rsidRDefault="00DE19A3" w:rsidP="004A5AF4">
      <w:pPr>
        <w:pStyle w:val="ListParagraph"/>
        <w:numPr>
          <w:ilvl w:val="0"/>
          <w:numId w:val="20"/>
        </w:numPr>
        <w:rPr>
          <w:ins w:id="248" w:author="Author"/>
        </w:rPr>
      </w:pPr>
      <w:ins w:id="249" w:author="Author">
        <w:r>
          <w:t>P</w:t>
        </w:r>
        <w:r w:rsidRPr="008679C9">
          <w:t>ublish</w:t>
        </w:r>
        <w:r>
          <w:t>ing</w:t>
        </w:r>
        <w:r w:rsidRPr="008679C9">
          <w:t xml:space="preserve"> your apps </w:t>
        </w:r>
        <w:r>
          <w:t xml:space="preserve">through </w:t>
        </w:r>
        <w:r w:rsidRPr="008679C9">
          <w:t>Azure AD Application Proxy</w:t>
        </w:r>
        <w:r>
          <w:t xml:space="preserve"> allows </w:t>
        </w:r>
        <w:r w:rsidRPr="008679C9">
          <w:t xml:space="preserve">you </w:t>
        </w:r>
        <w:r>
          <w:t xml:space="preserve">to </w:t>
        </w:r>
        <w:r w:rsidRPr="008679C9">
          <w:t xml:space="preserve">take </w:t>
        </w:r>
        <w:r>
          <w:t xml:space="preserve">full </w:t>
        </w:r>
        <w:r w:rsidRPr="008679C9">
          <w:t xml:space="preserve">advantage of </w:t>
        </w:r>
        <w:r>
          <w:t xml:space="preserve">Azure’s </w:t>
        </w:r>
        <w:r w:rsidRPr="008679C9">
          <w:t>rich authorization controls and security analytic</w:t>
        </w:r>
        <w:r w:rsidR="000D098A">
          <w:t>s</w:t>
        </w:r>
        <w:r w:rsidRPr="008679C9">
          <w:t xml:space="preserve">. </w:t>
        </w:r>
      </w:ins>
    </w:p>
    <w:p w14:paraId="2B351212" w14:textId="3E7497B5" w:rsidR="00DE19A3" w:rsidRPr="008679C9" w:rsidRDefault="00DE19A3" w:rsidP="004A5AF4">
      <w:pPr>
        <w:pStyle w:val="ListParagraph"/>
        <w:numPr>
          <w:ilvl w:val="0"/>
          <w:numId w:val="20"/>
        </w:numPr>
        <w:rPr>
          <w:ins w:id="250" w:author="Author"/>
        </w:rPr>
      </w:pPr>
      <w:ins w:id="251" w:author="Author">
        <w:r w:rsidRPr="008679C9">
          <w:t xml:space="preserve">You get cloud-scale security and Azure security features like conditional access and </w:t>
        </w:r>
        <w:r>
          <w:t>multi</w:t>
        </w:r>
        <w:r w:rsidRPr="008679C9">
          <w:t>-step</w:t>
        </w:r>
        <w:r>
          <w:t>, adaptive</w:t>
        </w:r>
        <w:r w:rsidR="00FA57B9">
          <w:t>,</w:t>
        </w:r>
        <w:r w:rsidRPr="008679C9">
          <w:t xml:space="preserve"> verification.</w:t>
        </w:r>
      </w:ins>
    </w:p>
    <w:p w14:paraId="2E0318C7" w14:textId="77777777" w:rsidR="00DE19A3" w:rsidRPr="002B1573" w:rsidRDefault="00DE19A3" w:rsidP="00DE19A3">
      <w:pPr>
        <w:rPr>
          <w:ins w:id="252" w:author="Author"/>
          <w:b/>
        </w:rPr>
      </w:pPr>
      <w:ins w:id="253" w:author="Author">
        <w:r w:rsidRPr="002B1573">
          <w:rPr>
            <w:b/>
          </w:rPr>
          <w:lastRenderedPageBreak/>
          <w:t xml:space="preserve">Improved User Experience </w:t>
        </w:r>
      </w:ins>
    </w:p>
    <w:p w14:paraId="47DA54C6" w14:textId="77777777" w:rsidR="00DE19A3" w:rsidRPr="008679C9" w:rsidRDefault="00DE19A3" w:rsidP="004A5AF4">
      <w:pPr>
        <w:pStyle w:val="ListParagraph"/>
        <w:numPr>
          <w:ilvl w:val="0"/>
          <w:numId w:val="20"/>
        </w:numPr>
        <w:rPr>
          <w:ins w:id="254" w:author="Author"/>
        </w:rPr>
      </w:pPr>
      <w:ins w:id="255" w:author="Author">
        <w:del w:id="256" w:author="Author">
          <w:r w:rsidRPr="008679C9" w:rsidDel="00B30745">
            <w:delText xml:space="preserve">Provides aA consistent authentication experienceexperience. </w:delText>
          </w:r>
        </w:del>
        <w:r w:rsidRPr="008679C9">
          <w:t xml:space="preserve">Single sign-on gives your end users the ease and simplicity of access to all the apps they need to be productive with </w:t>
        </w:r>
        <w:r>
          <w:t>either a single set of credentials</w:t>
        </w:r>
        <w:r w:rsidRPr="008679C9">
          <w:t>,</w:t>
        </w:r>
        <w:r>
          <w:t xml:space="preserve"> or no passwords,</w:t>
        </w:r>
        <w:r w:rsidRPr="008679C9">
          <w:t xml:space="preserve"> whilst providing a consistent authentication experience.</w:t>
        </w:r>
      </w:ins>
    </w:p>
    <w:p w14:paraId="1DF2F88A" w14:textId="77777777" w:rsidR="00DE19A3" w:rsidRPr="002B1573" w:rsidRDefault="00DE19A3" w:rsidP="00DE19A3">
      <w:pPr>
        <w:rPr>
          <w:ins w:id="257" w:author="Author"/>
          <w:b/>
        </w:rPr>
      </w:pPr>
      <w:ins w:id="258" w:author="Author">
        <w:r>
          <w:rPr>
            <w:b/>
          </w:rPr>
          <w:t>Reduced Cost of Ownership</w:t>
        </w:r>
        <w:r w:rsidRPr="002B1573">
          <w:rPr>
            <w:b/>
          </w:rPr>
          <w:t xml:space="preserve"> </w:t>
        </w:r>
      </w:ins>
    </w:p>
    <w:p w14:paraId="0D3579FD" w14:textId="77777777" w:rsidR="00DE19A3" w:rsidRDefault="00DE19A3" w:rsidP="004A5AF4">
      <w:pPr>
        <w:pStyle w:val="ListParagraph"/>
        <w:numPr>
          <w:ilvl w:val="0"/>
          <w:numId w:val="20"/>
        </w:numPr>
        <w:rPr>
          <w:ins w:id="259" w:author="Author"/>
        </w:rPr>
      </w:pPr>
      <w:ins w:id="260" w:author="Author">
        <w:r>
          <w:t xml:space="preserve">Cloud centric, so saving you valuable time and costs, when compared to classic on-premises proxy solutions that are typically DMZ bound, or rely on complex edge server topologies, all contributing to increased maintenance costs. </w:t>
        </w:r>
      </w:ins>
    </w:p>
    <w:p w14:paraId="579586B2" w14:textId="77777777" w:rsidR="00DE19A3" w:rsidRDefault="00DE19A3" w:rsidP="00DE19A3">
      <w:pPr>
        <w:rPr>
          <w:ins w:id="261" w:author="Author"/>
        </w:rPr>
      </w:pPr>
    </w:p>
    <w:p w14:paraId="1E5D45D0" w14:textId="77777777" w:rsidR="00DE19A3" w:rsidRPr="008679C9" w:rsidDel="000257CC" w:rsidRDefault="00DE19A3" w:rsidP="00DE19A3">
      <w:pPr>
        <w:pStyle w:val="ListParagraph"/>
        <w:rPr>
          <w:ins w:id="262" w:author="Author"/>
          <w:del w:id="263" w:author="Author"/>
        </w:rPr>
      </w:pPr>
    </w:p>
    <w:p w14:paraId="7B4C0CA8" w14:textId="77777777" w:rsidR="00DE19A3" w:rsidRPr="008679C9" w:rsidDel="000257CC" w:rsidRDefault="00DE19A3" w:rsidP="00DE19A3">
      <w:pPr>
        <w:pStyle w:val="ListParagraph"/>
        <w:rPr>
          <w:ins w:id="264" w:author="Author"/>
          <w:del w:id="265" w:author="Author"/>
          <w:moveTo w:id="266" w:author="Author"/>
        </w:rPr>
      </w:pPr>
      <w:moveToRangeStart w:id="267" w:author="Author" w:name="move507077925"/>
      <w:moveTo w:id="268" w:author="Author">
        <w:ins w:id="269" w:author="Author">
          <w:del w:id="270" w:author="Author">
            <w:r w:rsidRPr="008679C9" w:rsidDel="000257CC">
              <w:delText>Cost-effective</w:delText>
            </w:r>
          </w:del>
        </w:ins>
      </w:moveTo>
    </w:p>
    <w:p w14:paraId="2F8E8FE7" w14:textId="77777777" w:rsidR="00DE19A3" w:rsidRPr="008679C9" w:rsidDel="000257CC" w:rsidRDefault="00DE19A3" w:rsidP="00DE19A3">
      <w:pPr>
        <w:pStyle w:val="ListParagraph"/>
        <w:rPr>
          <w:ins w:id="271" w:author="Author"/>
          <w:del w:id="272" w:author="Author"/>
        </w:rPr>
      </w:pPr>
      <w:moveTo w:id="273" w:author="Author">
        <w:ins w:id="274" w:author="Author">
          <w:del w:id="275" w:author="Author">
            <w:r w:rsidRPr="008679C9" w:rsidDel="000257CC">
              <w:delText>You don't have to open any inbound connections through your firewall to give your users remote access. Cloud Centric, so saving you valuable time and costs, when compared to classic on-premises proxy solutions that are typically DMZ bound, or rely on complex edge server topologies, all contributing to increased maintenance costs.</w:delText>
            </w:r>
          </w:del>
        </w:ins>
      </w:moveTo>
      <w:moveToRangeEnd w:id="267"/>
    </w:p>
    <w:p w14:paraId="0B3368F6" w14:textId="77777777" w:rsidR="00DE19A3" w:rsidRPr="008679C9" w:rsidDel="00B93205" w:rsidRDefault="00DE19A3" w:rsidP="00DE19A3">
      <w:pPr>
        <w:pStyle w:val="ListParagraph"/>
        <w:rPr>
          <w:ins w:id="276" w:author="Author"/>
          <w:moveFrom w:id="277" w:author="Author"/>
        </w:rPr>
      </w:pPr>
      <w:moveFromRangeStart w:id="278" w:author="Author" w:name="move507077925"/>
      <w:moveFrom w:id="279" w:author="Author">
        <w:ins w:id="280" w:author="Author">
          <w:r w:rsidRPr="008679C9" w:rsidDel="00B93205">
            <w:t>Cost-effective</w:t>
          </w:r>
        </w:ins>
      </w:moveFrom>
    </w:p>
    <w:p w14:paraId="4E4E6940" w14:textId="77777777" w:rsidR="00DE19A3" w:rsidRPr="008679C9" w:rsidDel="00B93205" w:rsidRDefault="00DE19A3" w:rsidP="00DE19A3">
      <w:pPr>
        <w:pStyle w:val="ListParagraph"/>
        <w:rPr>
          <w:ins w:id="281" w:author="Author"/>
          <w:moveFrom w:id="282" w:author="Author"/>
        </w:rPr>
      </w:pPr>
    </w:p>
    <w:p w14:paraId="3128ABD2" w14:textId="77777777" w:rsidR="00DE19A3" w:rsidRPr="008679C9" w:rsidDel="00B93205" w:rsidRDefault="00DE19A3" w:rsidP="00DE19A3">
      <w:pPr>
        <w:pStyle w:val="ListParagraph"/>
        <w:rPr>
          <w:ins w:id="283" w:author="Author"/>
          <w:moveFrom w:id="284" w:author="Author"/>
        </w:rPr>
      </w:pPr>
    </w:p>
    <w:p w14:paraId="00545C87" w14:textId="77777777" w:rsidR="00DE19A3" w:rsidRPr="008679C9" w:rsidDel="00B93205" w:rsidRDefault="00DE19A3" w:rsidP="00DE19A3">
      <w:pPr>
        <w:pStyle w:val="ListParagraph"/>
        <w:rPr>
          <w:ins w:id="285" w:author="Author"/>
          <w:moveFrom w:id="286" w:author="Author"/>
        </w:rPr>
      </w:pPr>
      <w:moveFrom w:id="287" w:author="Author">
        <w:ins w:id="288" w:author="Author">
          <w:r w:rsidRPr="008679C9" w:rsidDel="00B93205">
            <w:t xml:space="preserve">You don't have to open any inbound connections through your firewall to give your users remote access. </w:t>
          </w:r>
        </w:ins>
      </w:moveFrom>
    </w:p>
    <w:p w14:paraId="3F6E543A" w14:textId="77777777" w:rsidR="00DE19A3" w:rsidRPr="008679C9" w:rsidDel="00177957" w:rsidRDefault="00DE19A3" w:rsidP="00DE19A3">
      <w:pPr>
        <w:pStyle w:val="ListParagraph"/>
        <w:rPr>
          <w:ins w:id="289" w:author="Author"/>
          <w:del w:id="290" w:author="Author"/>
        </w:rPr>
      </w:pPr>
      <w:moveFrom w:id="291" w:author="Author">
        <w:ins w:id="292" w:author="Author">
          <w:r w:rsidRPr="008679C9" w:rsidDel="00B93205">
            <w:t>Cloud Centric, so saving you valuable time and costs, when compared to classic on-premises proxy solutions that are typically DMZ bound, or rely on complex edge server topologies, all contributing to increased maintenance costs.</w:t>
          </w:r>
        </w:ins>
      </w:moveFrom>
      <w:moveFromRangeEnd w:id="278"/>
      <w:ins w:id="293" w:author="Author">
        <w:del w:id="294" w:author="Author">
          <w:r w:rsidRPr="008679C9" w:rsidDel="00B70100">
            <w:delText>Application Proxy works in the cloud, so you can save time and money. On-premises solutions typically require you to set up and maintain DMZs, edge servers, or other complex infrastructures.</w:delText>
          </w:r>
        </w:del>
      </w:ins>
    </w:p>
    <w:p w14:paraId="06A1FCDB" w14:textId="77777777" w:rsidR="00DE19A3" w:rsidDel="009E3D55" w:rsidRDefault="00DE19A3" w:rsidP="00DE19A3">
      <w:pPr>
        <w:pStyle w:val="Bullet1"/>
        <w:numPr>
          <w:ilvl w:val="0"/>
          <w:numId w:val="0"/>
        </w:numPr>
        <w:ind w:left="720" w:hanging="360"/>
        <w:rPr>
          <w:ins w:id="295" w:author="Author"/>
          <w:del w:id="296" w:author="Author"/>
          <w:b/>
          <w:szCs w:val="22"/>
        </w:rPr>
      </w:pPr>
      <w:ins w:id="297" w:author="Author">
        <w:del w:id="298" w:author="Author">
          <w:r w:rsidRPr="00FD1B0D" w:rsidDel="00A20178">
            <w:rPr>
              <w:b/>
              <w:szCs w:val="22"/>
            </w:rPr>
            <w:delText xml:space="preserve">Cloud </w:delText>
          </w:r>
          <w:r w:rsidDel="00A20178">
            <w:rPr>
              <w:b/>
              <w:szCs w:val="22"/>
            </w:rPr>
            <w:delText>Centric</w:delText>
          </w:r>
          <w:r w:rsidRPr="00FD1B0D" w:rsidDel="00A20178">
            <w:rPr>
              <w:b/>
              <w:szCs w:val="22"/>
            </w:rPr>
            <w:delText>Based</w:delText>
          </w:r>
          <w:r w:rsidDel="00A20178">
            <w:rPr>
              <w:szCs w:val="22"/>
            </w:rPr>
            <w:delText xml:space="preserve"> - S</w:delText>
          </w:r>
          <w:r w:rsidRPr="0088348C" w:rsidDel="00A20178">
            <w:rPr>
              <w:szCs w:val="22"/>
            </w:rPr>
            <w:delText>Works in the cloud, s</w:delText>
          </w:r>
          <w:r w:rsidDel="00A20178">
            <w:rPr>
              <w:szCs w:val="22"/>
            </w:rPr>
            <w:delText>Sav</w:delText>
          </w:r>
          <w:r w:rsidRPr="0088348C" w:rsidDel="00A20178">
            <w:rPr>
              <w:szCs w:val="22"/>
            </w:rPr>
            <w:delText>o you can sa</w:delText>
          </w:r>
          <w:r w:rsidDel="00A20178">
            <w:rPr>
              <w:szCs w:val="22"/>
            </w:rPr>
            <w:delText>ing</w:delText>
          </w:r>
          <w:r w:rsidRPr="0088348C" w:rsidDel="00A20178">
            <w:rPr>
              <w:szCs w:val="22"/>
            </w:rPr>
            <w:delText>ve</w:delText>
          </w:r>
          <w:r w:rsidDel="00A20178">
            <w:rPr>
              <w:szCs w:val="22"/>
            </w:rPr>
            <w:delText xml:space="preserve"> you valuable</w:delText>
          </w:r>
          <w:r w:rsidRPr="0088348C" w:rsidDel="00A20178">
            <w:rPr>
              <w:szCs w:val="22"/>
            </w:rPr>
            <w:delText xml:space="preserve"> time and money</w:delText>
          </w:r>
          <w:r w:rsidDel="00A20178">
            <w:rPr>
              <w:szCs w:val="22"/>
            </w:rPr>
            <w:delText xml:space="preserve">, when compared to classictraditionalclassic </w:delText>
          </w:r>
          <w:r w:rsidRPr="0088348C" w:rsidDel="00A20178">
            <w:rPr>
              <w:szCs w:val="22"/>
            </w:rPr>
            <w:delText>. O</w:delText>
          </w:r>
          <w:r w:rsidDel="00A20178">
            <w:rPr>
              <w:szCs w:val="22"/>
            </w:rPr>
            <w:delText>an on</w:delText>
          </w:r>
          <w:r w:rsidRPr="0088348C" w:rsidDel="00A20178">
            <w:rPr>
              <w:szCs w:val="22"/>
            </w:rPr>
            <w:delText xml:space="preserve">n-premises </w:delText>
          </w:r>
          <w:r w:rsidDel="00A20178">
            <w:rPr>
              <w:szCs w:val="22"/>
            </w:rPr>
            <w:delText xml:space="preserve">equivalentsproxyies topologiessolutions that </w:delText>
          </w:r>
          <w:r w:rsidRPr="0088348C" w:rsidDel="00A20178">
            <w:rPr>
              <w:szCs w:val="22"/>
            </w:rPr>
            <w:delText xml:space="preserve">solutions </w:delText>
          </w:r>
          <w:r w:rsidDel="00A20178">
            <w:rPr>
              <w:szCs w:val="22"/>
            </w:rPr>
            <w:delText xml:space="preserve">are typically DMZ placedbound, or rely on  in a </w:delText>
          </w:r>
          <w:r w:rsidRPr="0088348C" w:rsidDel="00A20178">
            <w:rPr>
              <w:szCs w:val="22"/>
            </w:rPr>
            <w:delText>require you to set up and maintain DMZ</w:delText>
          </w:r>
          <w:r w:rsidDel="00A20178">
            <w:rPr>
              <w:szCs w:val="22"/>
            </w:rPr>
            <w:delText xml:space="preserve"> based</w:delText>
          </w:r>
          <w:r w:rsidRPr="0088348C" w:rsidDel="00A20178">
            <w:rPr>
              <w:szCs w:val="22"/>
            </w:rPr>
            <w:delText xml:space="preserve">s, </w:delText>
          </w:r>
          <w:r w:rsidDel="00A20178">
            <w:rPr>
              <w:szCs w:val="22"/>
            </w:rPr>
            <w:delText xml:space="preserve">employ ccomplex </w:delText>
          </w:r>
          <w:r w:rsidRPr="0088348C" w:rsidDel="00A20178">
            <w:rPr>
              <w:szCs w:val="22"/>
            </w:rPr>
            <w:delText>edge server</w:delText>
          </w:r>
          <w:r w:rsidDel="00A20178">
            <w:rPr>
              <w:szCs w:val="22"/>
            </w:rPr>
            <w:delText xml:space="preserve"> </w:delText>
          </w:r>
          <w:r w:rsidRPr="0088348C" w:rsidDel="00A20178">
            <w:rPr>
              <w:szCs w:val="22"/>
            </w:rPr>
            <w:delText xml:space="preserve">s, or other complex </w:delText>
          </w:r>
          <w:r w:rsidDel="00A20178">
            <w:rPr>
              <w:szCs w:val="22"/>
            </w:rPr>
            <w:delText>topologies, architectures, aall driving contributing to increased adding to  that add to maintenance costs.</w:delText>
          </w:r>
          <w:r w:rsidRPr="0088348C" w:rsidDel="00A20178">
            <w:rPr>
              <w:szCs w:val="22"/>
            </w:rPr>
            <w:delText>infrastructures.</w:delText>
          </w:r>
        </w:del>
      </w:ins>
    </w:p>
    <w:p w14:paraId="0F6E1FE0" w14:textId="77777777" w:rsidR="00DE19A3" w:rsidRPr="00C5369C" w:rsidDel="0006721B" w:rsidRDefault="00DE19A3" w:rsidP="00DE19A3">
      <w:pPr>
        <w:pStyle w:val="Bullet1"/>
        <w:numPr>
          <w:ilvl w:val="0"/>
          <w:numId w:val="0"/>
        </w:numPr>
        <w:ind w:left="720" w:hanging="360"/>
        <w:rPr>
          <w:ins w:id="299" w:author="Author"/>
          <w:del w:id="300" w:author="Author"/>
          <w:b/>
          <w:szCs w:val="22"/>
        </w:rPr>
      </w:pPr>
      <w:ins w:id="301" w:author="Author">
        <w:del w:id="302" w:author="Author">
          <w:r w:rsidDel="0006721B">
            <w:rPr>
              <w:b/>
              <w:szCs w:val="22"/>
            </w:rPr>
            <w:delText xml:space="preserve">Rapid Deployment </w:delText>
          </w:r>
          <w:r w:rsidRPr="00024854" w:rsidDel="0006721B">
            <w:rPr>
              <w:szCs w:val="22"/>
            </w:rPr>
            <w:delText>-</w:delText>
          </w:r>
          <w:r w:rsidDel="0006721B">
            <w:rPr>
              <w:szCs w:val="22"/>
            </w:rPr>
            <w:delText xml:space="preserve"> </w:delText>
          </w:r>
          <w:r w:rsidRPr="0088348C" w:rsidDel="0006721B">
            <w:rPr>
              <w:szCs w:val="22"/>
            </w:rPr>
            <w:delText xml:space="preserve">Is </w:delText>
          </w:r>
          <w:r w:rsidDel="0006721B">
            <w:rPr>
              <w:szCs w:val="22"/>
            </w:rPr>
            <w:delText xml:space="preserve">bBy far </w:delText>
          </w:r>
          <w:r w:rsidRPr="0088348C" w:rsidDel="0006721B">
            <w:rPr>
              <w:szCs w:val="22"/>
            </w:rPr>
            <w:delText xml:space="preserve">easier to set up and secure than </w:delText>
          </w:r>
          <w:r w:rsidDel="0006721B">
            <w:rPr>
              <w:szCs w:val="22"/>
            </w:rPr>
            <w:delText xml:space="preserve">traditional </w:delText>
          </w:r>
          <w:r w:rsidRPr="0088348C" w:rsidDel="0006721B">
            <w:rPr>
              <w:szCs w:val="22"/>
            </w:rPr>
            <w:delText>on-premises solutions</w:delText>
          </w:r>
          <w:r w:rsidDel="0006721B">
            <w:rPr>
              <w:szCs w:val="22"/>
            </w:rPr>
            <w:delText>,</w:delText>
          </w:r>
          <w:r w:rsidRPr="0088348C" w:rsidDel="0006721B">
            <w:rPr>
              <w:szCs w:val="22"/>
            </w:rPr>
            <w:delText xml:space="preserve"> because </w:delText>
          </w:r>
          <w:r w:rsidDel="0006721B">
            <w:rPr>
              <w:szCs w:val="22"/>
            </w:rPr>
            <w:delText xml:space="preserve">as </w:delText>
          </w:r>
          <w:r w:rsidRPr="0088348C" w:rsidDel="0006721B">
            <w:rPr>
              <w:szCs w:val="22"/>
            </w:rPr>
            <w:delText xml:space="preserve"> </w:delText>
          </w:r>
          <w:r w:rsidDel="0006721B">
            <w:rPr>
              <w:szCs w:val="22"/>
            </w:rPr>
            <w:delText xml:space="preserve">THE ‘Connector agent there’s no requirement for lettingallowing  </w:delText>
          </w:r>
          <w:r w:rsidRPr="0088348C" w:rsidDel="0006721B">
            <w:rPr>
              <w:szCs w:val="22"/>
            </w:rPr>
            <w:delText>you don't have to open any in</w:delText>
          </w:r>
          <w:r w:rsidDel="0006721B">
            <w:rPr>
              <w:szCs w:val="22"/>
            </w:rPr>
            <w:delText xml:space="preserve">gress </w:delText>
          </w:r>
          <w:r w:rsidRPr="0088348C" w:rsidDel="0006721B">
            <w:rPr>
              <w:szCs w:val="22"/>
            </w:rPr>
            <w:delText xml:space="preserve">bound </w:delText>
          </w:r>
          <w:r w:rsidDel="0006721B">
            <w:rPr>
              <w:szCs w:val="22"/>
            </w:rPr>
            <w:delText xml:space="preserve">tarrfictraffic through </w:delText>
          </w:r>
          <w:r w:rsidRPr="0088348C" w:rsidDel="0006721B">
            <w:rPr>
              <w:szCs w:val="22"/>
            </w:rPr>
            <w:delText>connections through y</w:delText>
          </w:r>
          <w:r w:rsidDel="0006721B">
            <w:rPr>
              <w:szCs w:val="22"/>
            </w:rPr>
            <w:delText>y</w:delText>
          </w:r>
          <w:r w:rsidRPr="0088348C" w:rsidDel="0006721B">
            <w:rPr>
              <w:szCs w:val="22"/>
            </w:rPr>
            <w:delText>our firewall</w:delText>
          </w:r>
          <w:r w:rsidDel="0006721B">
            <w:rPr>
              <w:szCs w:val="22"/>
            </w:rPr>
            <w:delText xml:space="preserve">, </w:delText>
          </w:r>
          <w:r w:rsidRPr="0088348C" w:rsidDel="0006721B">
            <w:rPr>
              <w:szCs w:val="22"/>
            </w:rPr>
            <w:delText>.</w:delText>
          </w:r>
        </w:del>
      </w:ins>
    </w:p>
    <w:p w14:paraId="0EC97E57" w14:textId="77777777" w:rsidR="00DE19A3" w:rsidRPr="0088348C" w:rsidDel="00C34749" w:rsidRDefault="00DE19A3" w:rsidP="00DE19A3">
      <w:pPr>
        <w:pStyle w:val="Bullet1"/>
        <w:numPr>
          <w:ilvl w:val="0"/>
          <w:numId w:val="0"/>
        </w:numPr>
        <w:ind w:left="720" w:hanging="360"/>
        <w:rPr>
          <w:ins w:id="303" w:author="Author"/>
          <w:del w:id="304" w:author="Author"/>
          <w:szCs w:val="22"/>
        </w:rPr>
      </w:pPr>
      <w:ins w:id="305" w:author="Author">
        <w:del w:id="306" w:author="Author">
          <w:r w:rsidDel="00C34749">
            <w:rPr>
              <w:b/>
              <w:szCs w:val="22"/>
            </w:rPr>
            <w:delText>Azure</w:delText>
          </w:r>
          <w:r w:rsidRPr="00F25A5A" w:rsidDel="00C34749">
            <w:rPr>
              <w:b/>
              <w:szCs w:val="22"/>
            </w:rPr>
            <w:delText xml:space="preserve">Cloud </w:delText>
          </w:r>
          <w:r w:rsidDel="00C34749">
            <w:rPr>
              <w:b/>
              <w:szCs w:val="22"/>
            </w:rPr>
            <w:delText>G</w:delText>
          </w:r>
          <w:r w:rsidRPr="00F25A5A" w:rsidDel="00C34749">
            <w:rPr>
              <w:b/>
              <w:szCs w:val="22"/>
            </w:rPr>
            <w:delText>grade Security</w:delText>
          </w:r>
          <w:r w:rsidRPr="00F25A5A" w:rsidDel="00C34749">
            <w:rPr>
              <w:szCs w:val="22"/>
            </w:rPr>
            <w:delText xml:space="preserve"> Offers great security. --– When you pPublishing , your apps using Azure AD Application Proxy, effectively allows you to can take full advantage of </w:delText>
          </w:r>
          <w:r w:rsidDel="00C34749">
            <w:rPr>
              <w:szCs w:val="22"/>
            </w:rPr>
            <w:delText xml:space="preserve">Azure’s </w:delText>
          </w:r>
          <w:r w:rsidRPr="00F25A5A" w:rsidDel="00C34749">
            <w:rPr>
              <w:szCs w:val="22"/>
            </w:rPr>
            <w:delText>the rich pre-authorization controls and security analytics</w:delText>
          </w:r>
          <w:r w:rsidDel="00C34749">
            <w:rPr>
              <w:szCs w:val="22"/>
            </w:rPr>
            <w:delText>.</w:delText>
          </w:r>
          <w:r w:rsidRPr="00F25A5A" w:rsidDel="00C34749">
            <w:rPr>
              <w:szCs w:val="22"/>
            </w:rPr>
            <w:delText xml:space="preserve"> in Azure. </w:delText>
          </w:r>
        </w:del>
      </w:ins>
    </w:p>
    <w:p w14:paraId="6300784A" w14:textId="77777777" w:rsidR="00DE19A3" w:rsidRPr="00F25A5A" w:rsidDel="00C34749" w:rsidRDefault="00DE19A3" w:rsidP="00DE19A3">
      <w:pPr>
        <w:pStyle w:val="Bullet1"/>
        <w:numPr>
          <w:ilvl w:val="0"/>
          <w:numId w:val="0"/>
        </w:numPr>
        <w:ind w:left="720" w:hanging="360"/>
        <w:rPr>
          <w:ins w:id="307" w:author="Author"/>
          <w:del w:id="308" w:author="Author"/>
          <w:szCs w:val="22"/>
        </w:rPr>
      </w:pPr>
      <w:ins w:id="309" w:author="Author">
        <w:del w:id="310" w:author="Author">
          <w:r w:rsidRPr="00F25A5A" w:rsidDel="00C34749">
            <w:rPr>
              <w:szCs w:val="22"/>
            </w:rPr>
            <w:delText>Y</w:delText>
          </w:r>
          <w:r w:rsidDel="00C34749">
            <w:rPr>
              <w:szCs w:val="22"/>
            </w:rPr>
            <w:delText>Y</w:delText>
          </w:r>
          <w:r w:rsidRPr="00F25A5A" w:rsidDel="00C34749">
            <w:rPr>
              <w:szCs w:val="22"/>
            </w:rPr>
            <w:delText>ou get advanced security capabilities for all your existing apps without having to change any app.</w:delText>
          </w:r>
        </w:del>
      </w:ins>
    </w:p>
    <w:p w14:paraId="2413A0ED" w14:textId="77777777" w:rsidR="00DE19A3" w:rsidDel="00782B73" w:rsidRDefault="00DE19A3" w:rsidP="00DE19A3">
      <w:pPr>
        <w:pStyle w:val="Bullet1"/>
        <w:numPr>
          <w:ilvl w:val="0"/>
          <w:numId w:val="0"/>
        </w:numPr>
        <w:ind w:left="720" w:hanging="360"/>
        <w:rPr>
          <w:ins w:id="311" w:author="Author"/>
          <w:del w:id="312" w:author="Author"/>
        </w:rPr>
      </w:pPr>
      <w:ins w:id="313" w:author="Author">
        <w:del w:id="314" w:author="Author">
          <w:r w:rsidDel="00782B73">
            <w:rPr>
              <w:b/>
              <w:szCs w:val="22"/>
            </w:rPr>
            <w:delText xml:space="preserve">Improved </w:delText>
          </w:r>
          <w:r w:rsidRPr="00F25A5A" w:rsidDel="00782B73">
            <w:rPr>
              <w:b/>
              <w:szCs w:val="22"/>
            </w:rPr>
            <w:delText>Gives your uUser Experience</w:delText>
          </w:r>
          <w:r w:rsidDel="00782B73">
            <w:rPr>
              <w:szCs w:val="22"/>
            </w:rPr>
            <w:delText xml:space="preserve"> - </w:delText>
          </w:r>
          <w:r w:rsidRPr="0088348C" w:rsidDel="00782B73">
            <w:rPr>
              <w:szCs w:val="22"/>
            </w:rPr>
            <w:delText xml:space="preserve">s </w:delText>
          </w:r>
          <w:r w:rsidDel="00782B73">
            <w:rPr>
              <w:szCs w:val="22"/>
            </w:rPr>
            <w:delText>A</w:delText>
          </w:r>
          <w:r w:rsidRPr="0088348C" w:rsidDel="00782B73">
            <w:rPr>
              <w:szCs w:val="22"/>
            </w:rPr>
            <w:delText>a consistent authentication experience. Single sign-on gives your end users the ease and simplicity of access to all the apps they need to be productive with one password.</w:delText>
          </w:r>
        </w:del>
      </w:ins>
    </w:p>
    <w:p w14:paraId="2011691C" w14:textId="77777777" w:rsidR="00DE19A3" w:rsidDel="00177957" w:rsidRDefault="00DE19A3" w:rsidP="00DE19A3">
      <w:pPr>
        <w:pStyle w:val="Bullet1"/>
        <w:numPr>
          <w:ilvl w:val="0"/>
          <w:numId w:val="0"/>
        </w:numPr>
        <w:ind w:left="720" w:hanging="360"/>
        <w:rPr>
          <w:ins w:id="315" w:author="Author"/>
          <w:del w:id="316" w:author="Author"/>
          <w:szCs w:val="22"/>
        </w:rPr>
      </w:pPr>
      <w:ins w:id="317" w:author="Author">
        <w:del w:id="318" w:author="Author">
          <w:r w:rsidRPr="00BA5F3F" w:rsidDel="00177957">
            <w:rPr>
              <w:b/>
            </w:rPr>
            <w:delText xml:space="preserve">Reduced administration costs </w:delText>
          </w:r>
          <w:r w:rsidDel="00177957">
            <w:delText xml:space="preserve">- </w:delText>
          </w:r>
          <w:r w:rsidRPr="00A20178" w:rsidDel="00177957">
            <w:rPr>
              <w:szCs w:val="22"/>
            </w:rPr>
            <w:delText>Cloud Centric</w:delText>
          </w:r>
          <w:r w:rsidDel="00177957">
            <w:rPr>
              <w:szCs w:val="22"/>
            </w:rPr>
            <w:delText>, soSO Ssaving you valuable</w:delText>
          </w:r>
          <w:r w:rsidRPr="0088348C" w:rsidDel="00177957">
            <w:rPr>
              <w:szCs w:val="22"/>
            </w:rPr>
            <w:delText xml:space="preserve"> time and money</w:delText>
          </w:r>
          <w:r w:rsidDel="00177957">
            <w:rPr>
              <w:szCs w:val="22"/>
            </w:rPr>
            <w:delText>, when compared to classic on</w:delText>
          </w:r>
          <w:r w:rsidRPr="0088348C" w:rsidDel="00177957">
            <w:rPr>
              <w:szCs w:val="22"/>
            </w:rPr>
            <w:delText xml:space="preserve">-premises </w:delText>
          </w:r>
          <w:r w:rsidDel="00177957">
            <w:rPr>
              <w:szCs w:val="22"/>
            </w:rPr>
            <w:delText xml:space="preserve">proxy solutions that are typically DMZ bound, or rely on complex </w:delText>
          </w:r>
          <w:r w:rsidRPr="0088348C" w:rsidDel="00177957">
            <w:rPr>
              <w:szCs w:val="22"/>
            </w:rPr>
            <w:delText>edge server</w:delText>
          </w:r>
          <w:r w:rsidDel="00177957">
            <w:rPr>
              <w:szCs w:val="22"/>
            </w:rPr>
            <w:delText xml:space="preserve"> topologies, all contributing to increased maintenance costs.</w:delText>
          </w:r>
        </w:del>
      </w:ins>
    </w:p>
    <w:p w14:paraId="56FA15D0" w14:textId="77777777" w:rsidR="00DE19A3" w:rsidRDefault="00DE19A3" w:rsidP="00DE19A3">
      <w:pPr>
        <w:rPr>
          <w:ins w:id="319" w:author="Author"/>
        </w:rPr>
      </w:pPr>
      <w:ins w:id="320" w:author="Author">
        <w:r>
          <w:t xml:space="preserve">The applications in scope for being published via </w:t>
        </w:r>
        <w:r>
          <w:fldChar w:fldCharType="begin"/>
        </w:r>
        <w:r>
          <w:instrText xml:space="preserve"> DOCPROPERTY  Customer  \* MERGEFORMAT </w:instrText>
        </w:r>
        <w:r>
          <w:fldChar w:fldCharType="separate"/>
        </w:r>
        <w:r>
          <w:t>&lt;Update Customer Name in Doc Properties&gt;</w:t>
        </w:r>
        <w:r>
          <w:fldChar w:fldCharType="end"/>
        </w:r>
        <w:r>
          <w:t>’s Azure Active Directory Application Proxy deployment are listed below:</w:t>
        </w:r>
      </w:ins>
    </w:p>
    <w:p w14:paraId="144EE5E8" w14:textId="017AA743" w:rsidR="009F2DA8" w:rsidRDefault="009F2DA8" w:rsidP="0088348C">
      <w:pPr>
        <w:pStyle w:val="ConsultantGuidance"/>
        <w:spacing w:before="0" w:after="0"/>
      </w:pPr>
      <w:r>
        <w:rPr>
          <w:b/>
        </w:rPr>
        <w:t xml:space="preserve">Instruction: </w:t>
      </w:r>
      <w:r w:rsidR="000416BE">
        <w:t>p</w:t>
      </w:r>
      <w:r>
        <w:t>lease update the following table to illustrate which</w:t>
      </w:r>
      <w:r w:rsidR="000416BE">
        <w:t xml:space="preserve"> </w:t>
      </w:r>
      <w:r>
        <w:t>applications will be in this delivery.</w:t>
      </w:r>
    </w:p>
    <w:p w14:paraId="01688C55" w14:textId="49754102" w:rsidR="0088348C" w:rsidRPr="0088348C" w:rsidRDefault="0088348C" w:rsidP="0088348C">
      <w:pPr>
        <w:pStyle w:val="ConsultantGuidance"/>
        <w:spacing w:before="0" w:after="0"/>
        <w:rPr>
          <w:b/>
          <w:lang w:val="en-US"/>
        </w:rPr>
      </w:pPr>
      <w:r w:rsidRPr="0088348C">
        <w:rPr>
          <w:b/>
          <w:lang w:val="en-US"/>
        </w:rPr>
        <w:t>With Azure AD Application Proxy, you can access different types of internal applications:</w:t>
      </w:r>
    </w:p>
    <w:p w14:paraId="22DC42B1"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Web applications that use Integrated Windows Authentication for authentication </w:t>
      </w:r>
    </w:p>
    <w:p w14:paraId="76F74169"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Web applications that use form-based access </w:t>
      </w:r>
    </w:p>
    <w:p w14:paraId="06955EEF"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Web APIs that you want to expose to rich applications on different devices </w:t>
      </w:r>
    </w:p>
    <w:p w14:paraId="2B67A368"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Applications hosted behind a Remote Desktop Gateway </w:t>
      </w:r>
    </w:p>
    <w:p w14:paraId="596F654B" w14:textId="77777777" w:rsidR="0088348C" w:rsidRPr="009F2DA8" w:rsidRDefault="0088348C" w:rsidP="009F2DA8">
      <w:pPr>
        <w:pStyle w:val="ConsultantGuidance"/>
      </w:pPr>
    </w:p>
    <w:tbl>
      <w:tblPr>
        <w:tblStyle w:val="SDMTemplateTable4"/>
        <w:tblW w:w="4867" w:type="pct"/>
        <w:tblLook w:val="04A0" w:firstRow="1" w:lastRow="0" w:firstColumn="1" w:lastColumn="0" w:noHBand="0" w:noVBand="1"/>
      </w:tblPr>
      <w:tblGrid>
        <w:gridCol w:w="3096"/>
        <w:gridCol w:w="6015"/>
      </w:tblGrid>
      <w:tr w:rsidR="00A67FC2" w14:paraId="63C0D529" w14:textId="77777777" w:rsidTr="00A67FC2">
        <w:trPr>
          <w:cnfStyle w:val="100000000000" w:firstRow="1" w:lastRow="0" w:firstColumn="0" w:lastColumn="0" w:oddVBand="0" w:evenVBand="0" w:oddHBand="0" w:evenHBand="0" w:firstRowFirstColumn="0" w:firstRowLastColumn="0" w:lastRowFirstColumn="0" w:lastRowLastColumn="0"/>
        </w:trPr>
        <w:tc>
          <w:tcPr>
            <w:tcW w:w="1699" w:type="pct"/>
          </w:tcPr>
          <w:p w14:paraId="31D6A769" w14:textId="77777777" w:rsidR="00A043C8" w:rsidRPr="00F4672C" w:rsidRDefault="009F2DA8" w:rsidP="007672E1">
            <w:r>
              <w:t>Application Name</w:t>
            </w:r>
          </w:p>
        </w:tc>
        <w:tc>
          <w:tcPr>
            <w:tcW w:w="3301" w:type="pct"/>
          </w:tcPr>
          <w:p w14:paraId="12E12E7B" w14:textId="77777777" w:rsidR="00A043C8" w:rsidRPr="00F4672C" w:rsidRDefault="00A043C8" w:rsidP="007672E1">
            <w:r>
              <w:t>Description</w:t>
            </w:r>
          </w:p>
        </w:tc>
      </w:tr>
      <w:tr w:rsidR="00A67FC2" w14:paraId="03AFF45F" w14:textId="77777777" w:rsidTr="00A67FC2">
        <w:trPr>
          <w:cnfStyle w:val="000000100000" w:firstRow="0" w:lastRow="0" w:firstColumn="0" w:lastColumn="0" w:oddVBand="0" w:evenVBand="0" w:oddHBand="1" w:evenHBand="0" w:firstRowFirstColumn="0" w:firstRowLastColumn="0" w:lastRowFirstColumn="0" w:lastRowLastColumn="0"/>
        </w:trPr>
        <w:tc>
          <w:tcPr>
            <w:tcW w:w="1699" w:type="pct"/>
          </w:tcPr>
          <w:p w14:paraId="77BE73BD" w14:textId="588126CB" w:rsidR="00A043C8" w:rsidRPr="00F4672C" w:rsidRDefault="009F2DA8" w:rsidP="009F2DA8">
            <w:pPr>
              <w:pStyle w:val="ConsultantGuidance"/>
            </w:pPr>
            <w:r>
              <w:t>&lt;Enter Application ame&gt;</w:t>
            </w:r>
          </w:p>
        </w:tc>
        <w:tc>
          <w:tcPr>
            <w:tcW w:w="3301" w:type="pct"/>
          </w:tcPr>
          <w:p w14:paraId="606AFE70" w14:textId="4FC829C7" w:rsidR="00A043C8" w:rsidRPr="00F4672C" w:rsidRDefault="009F2DA8" w:rsidP="009F2DA8">
            <w:pPr>
              <w:pStyle w:val="ConsultantGuidance"/>
            </w:pPr>
            <w:r>
              <w:t>&lt;Provide a brief description of the applicatio</w:t>
            </w:r>
            <w:r w:rsidR="0088348C">
              <w:t>n</w:t>
            </w:r>
          </w:p>
        </w:tc>
      </w:tr>
      <w:tr w:rsidR="00A67FC2" w14:paraId="5AA4BE46" w14:textId="77777777" w:rsidTr="00A67FC2">
        <w:trPr>
          <w:cnfStyle w:val="000000010000" w:firstRow="0" w:lastRow="0" w:firstColumn="0" w:lastColumn="0" w:oddVBand="0" w:evenVBand="0" w:oddHBand="0" w:evenHBand="1" w:firstRowFirstColumn="0" w:firstRowLastColumn="0" w:lastRowFirstColumn="0" w:lastRowLastColumn="0"/>
        </w:trPr>
        <w:tc>
          <w:tcPr>
            <w:tcW w:w="1699" w:type="pct"/>
          </w:tcPr>
          <w:p w14:paraId="103E8049" w14:textId="77777777" w:rsidR="009F2DA8" w:rsidRPr="00F4672C" w:rsidRDefault="009F2DA8" w:rsidP="009F2DA8">
            <w:pPr>
              <w:pStyle w:val="ConsultantGuidance"/>
            </w:pPr>
            <w:r>
              <w:t>&lt;Enter Application Name&gt;</w:t>
            </w:r>
          </w:p>
        </w:tc>
        <w:tc>
          <w:tcPr>
            <w:tcW w:w="3301" w:type="pct"/>
          </w:tcPr>
          <w:p w14:paraId="48CC2498" w14:textId="102E7BEF" w:rsidR="009F2DA8" w:rsidRPr="00F4672C" w:rsidRDefault="009F2DA8" w:rsidP="009F2DA8">
            <w:pPr>
              <w:pStyle w:val="ConsultantGuidance"/>
            </w:pPr>
            <w:r>
              <w:t xml:space="preserve">&lt;Provide a brief </w:t>
            </w:r>
            <w:r w:rsidR="0088348C">
              <w:t>description of the application</w:t>
            </w:r>
          </w:p>
        </w:tc>
      </w:tr>
      <w:tr w:rsidR="00A67FC2" w14:paraId="4DE005D5" w14:textId="77777777" w:rsidTr="00A67FC2">
        <w:trPr>
          <w:cnfStyle w:val="000000100000" w:firstRow="0" w:lastRow="0" w:firstColumn="0" w:lastColumn="0" w:oddVBand="0" w:evenVBand="0" w:oddHBand="1" w:evenHBand="0" w:firstRowFirstColumn="0" w:firstRowLastColumn="0" w:lastRowFirstColumn="0" w:lastRowLastColumn="0"/>
        </w:trPr>
        <w:tc>
          <w:tcPr>
            <w:tcW w:w="1699" w:type="pct"/>
          </w:tcPr>
          <w:p w14:paraId="7D246236" w14:textId="77777777" w:rsidR="009F2DA8" w:rsidRPr="00F4672C" w:rsidRDefault="009F2DA8" w:rsidP="009F2DA8">
            <w:pPr>
              <w:pStyle w:val="ConsultantGuidance"/>
            </w:pPr>
            <w:r>
              <w:t>&lt;Enter Application Name&gt;</w:t>
            </w:r>
          </w:p>
        </w:tc>
        <w:tc>
          <w:tcPr>
            <w:tcW w:w="3301" w:type="pct"/>
          </w:tcPr>
          <w:p w14:paraId="77D8A933" w14:textId="4AB2C28D" w:rsidR="009F2DA8" w:rsidRPr="00F4672C" w:rsidRDefault="009F2DA8" w:rsidP="009F2DA8">
            <w:pPr>
              <w:pStyle w:val="ConsultantGuidance"/>
              <w:keepNext/>
            </w:pPr>
            <w:r>
              <w:t xml:space="preserve">&lt;Provide a brief </w:t>
            </w:r>
            <w:r w:rsidR="0088348C">
              <w:t>description of the application</w:t>
            </w:r>
          </w:p>
        </w:tc>
      </w:tr>
    </w:tbl>
    <w:p w14:paraId="264CA368" w14:textId="3BEE1B76" w:rsidR="009F2DA8" w:rsidRDefault="009F2DA8">
      <w:pPr>
        <w:pStyle w:val="Caption"/>
      </w:pPr>
      <w:r>
        <w:t xml:space="preserve">Table </w:t>
      </w:r>
      <w:r w:rsidR="00A04B68">
        <w:fldChar w:fldCharType="begin"/>
      </w:r>
      <w:r w:rsidR="00A04B68">
        <w:instrText xml:space="preserve"> SEQ Table \* ARABIC </w:instrText>
      </w:r>
      <w:r w:rsidR="00A04B68">
        <w:fldChar w:fldCharType="separate"/>
      </w:r>
      <w:r w:rsidR="000322C2">
        <w:rPr>
          <w:noProof/>
        </w:rPr>
        <w:t>3</w:t>
      </w:r>
      <w:r w:rsidR="00A04B68">
        <w:rPr>
          <w:noProof/>
        </w:rPr>
        <w:fldChar w:fldCharType="end"/>
      </w:r>
      <w:r>
        <w:t>: Ap</w:t>
      </w:r>
      <w:r w:rsidR="0088348C">
        <w:t>plications to be published via Azure Active Directory Application Proxy</w:t>
      </w:r>
    </w:p>
    <w:p w14:paraId="65259D41" w14:textId="7557D316" w:rsidR="009F2DA8" w:rsidRDefault="00043B5F" w:rsidP="009F2DA8">
      <w:pPr>
        <w:pStyle w:val="Heading2Numbered"/>
      </w:pPr>
      <w:bookmarkStart w:id="321" w:name="_Toc508930349"/>
      <w:ins w:id="322" w:author="Author">
        <w:r>
          <w:t>Core</w:t>
        </w:r>
      </w:ins>
      <w:del w:id="323" w:author="Author">
        <w:r w:rsidR="009F2DA8" w:rsidDel="00912B7A">
          <w:delText xml:space="preserve">Core </w:delText>
        </w:r>
        <w:r w:rsidR="009F2DA8" w:rsidDel="00043B5F">
          <w:delText>Infrastructure</w:delText>
        </w:r>
      </w:del>
      <w:r w:rsidR="009F2DA8">
        <w:t xml:space="preserve"> Dependencies</w:t>
      </w:r>
      <w:bookmarkEnd w:id="321"/>
    </w:p>
    <w:p w14:paraId="6F0EA399" w14:textId="719EDEDE" w:rsidR="009F2DA8" w:rsidRPr="004F4D0F" w:rsidRDefault="009F2DA8" w:rsidP="009F2DA8">
      <w:r>
        <w:t>The following</w:t>
      </w:r>
      <w:r w:rsidRPr="004F4D0F">
        <w:t xml:space="preserve"> </w:t>
      </w:r>
      <w:ins w:id="324" w:author="Author">
        <w:r w:rsidR="00912B7A">
          <w:t xml:space="preserve">core </w:t>
        </w:r>
      </w:ins>
      <w:r w:rsidRPr="004F4D0F">
        <w:t>dependen</w:t>
      </w:r>
      <w:ins w:id="325" w:author="Author">
        <w:r w:rsidR="00912B7A">
          <w:t xml:space="preserve">cies </w:t>
        </w:r>
      </w:ins>
      <w:del w:id="326" w:author="Author">
        <w:r w:rsidRPr="004F4D0F" w:rsidDel="00912B7A">
          <w:delText xml:space="preserve">t services </w:delText>
        </w:r>
      </w:del>
      <w:r>
        <w:t xml:space="preserve">are </w:t>
      </w:r>
      <w:r w:rsidR="00AE5BEB">
        <w:t xml:space="preserve">required </w:t>
      </w:r>
      <w:r w:rsidR="00AC7870">
        <w:t xml:space="preserve">to </w:t>
      </w:r>
      <w:ins w:id="327" w:author="Author">
        <w:r w:rsidR="00207446">
          <w:t>publish applications through Azure AD Application Proxy</w:t>
        </w:r>
      </w:ins>
      <w:del w:id="328" w:author="Author">
        <w:r w:rsidR="00AE5BEB" w:rsidDel="00207446">
          <w:delText>integrate SaaS applications into</w:delText>
        </w:r>
        <w:r w:rsidRPr="004F4D0F" w:rsidDel="00207446">
          <w:delText xml:space="preserve"> </w:delText>
        </w:r>
        <w:r w:rsidR="00AE5BEB" w:rsidDel="00207446">
          <w:delText>Azure Active Directory</w:delText>
        </w:r>
      </w:del>
      <w:r w:rsidR="008A38C6">
        <w:t>.</w:t>
      </w:r>
    </w:p>
    <w:p w14:paraId="1FA70E62" w14:textId="58212C68" w:rsidR="009F2DA8" w:rsidDel="001A6D4C" w:rsidRDefault="008A38C6" w:rsidP="009F2DA8">
      <w:pPr>
        <w:pStyle w:val="ListBullet2"/>
        <w:rPr>
          <w:moveFrom w:id="329" w:author="Author"/>
        </w:rPr>
      </w:pPr>
      <w:moveFromRangeStart w:id="330" w:author="Author" w:name="move508909200"/>
      <w:moveFrom w:id="331" w:author="Author">
        <w:r w:rsidDel="001A6D4C">
          <w:t>C</w:t>
        </w:r>
        <w:r w:rsidR="009F2DA8" w:rsidDel="001A6D4C">
          <w:t>loud subscription that supports Azure A</w:t>
        </w:r>
        <w:r w:rsidR="006D2C09" w:rsidDel="001A6D4C">
          <w:t>ctive Directory App Proxy (P1 or Basic)</w:t>
        </w:r>
      </w:moveFrom>
    </w:p>
    <w:moveFromRangeEnd w:id="330"/>
    <w:p w14:paraId="66DF8B5C" w14:textId="155CCA88" w:rsidR="009F2DA8" w:rsidDel="00043B5F" w:rsidRDefault="008A38C6" w:rsidP="009F2DA8">
      <w:pPr>
        <w:pStyle w:val="ListBullet2"/>
        <w:rPr>
          <w:del w:id="332" w:author="Author"/>
        </w:rPr>
      </w:pPr>
      <w:del w:id="333" w:author="Author">
        <w:r w:rsidDel="00043B5F">
          <w:delText>D</w:delText>
        </w:r>
        <w:r w:rsidR="009F2DA8" w:rsidDel="00043B5F">
          <w:delText>irectory Service</w:delText>
        </w:r>
      </w:del>
      <w:ins w:id="334" w:author="Author">
        <w:del w:id="335" w:author="Author">
          <w:r w:rsidR="00EF3A02" w:rsidDel="00043B5F">
            <w:rPr>
              <w:rFonts w:ascii="Verdana" w:hAnsi="Verdana"/>
              <w:color w:val="000000"/>
              <w:sz w:val="17"/>
              <w:szCs w:val="17"/>
            </w:rPr>
            <w:delText xml:space="preserve"> - </w:delText>
          </w:r>
        </w:del>
      </w:ins>
      <w:del w:id="336" w:author="Author">
        <w:r w:rsidR="000416BE" w:rsidDel="00043B5F">
          <w:rPr>
            <w:rFonts w:ascii="Verdana" w:hAnsi="Verdana"/>
            <w:color w:val="000000"/>
            <w:sz w:val="17"/>
            <w:szCs w:val="17"/>
          </w:rPr>
          <w:delText>—</w:delText>
        </w:r>
        <w:r w:rsidR="009F2DA8" w:rsidDel="00043B5F">
          <w:delText>o</w:delText>
        </w:r>
      </w:del>
      <w:ins w:id="337" w:author="Author">
        <w:del w:id="338" w:author="Author">
          <w:r w:rsidR="00EF3A02" w:rsidDel="00043B5F">
            <w:delText>O</w:delText>
          </w:r>
        </w:del>
      </w:ins>
      <w:del w:id="339" w:author="Author">
        <w:r w:rsidR="009F2DA8" w:rsidDel="00043B5F">
          <w:delText xml:space="preserve">n-premises </w:delText>
        </w:r>
        <w:r w:rsidR="002E36E3" w:rsidDel="00043B5F">
          <w:delText>AD DS</w:delText>
        </w:r>
        <w:r w:rsidR="009F2DA8" w:rsidDel="00043B5F">
          <w:delText xml:space="preserve"> implementation</w:delText>
        </w:r>
        <w:r w:rsidDel="00043B5F">
          <w:delText>s</w:delText>
        </w:r>
      </w:del>
    </w:p>
    <w:p w14:paraId="2D3F9CAD" w14:textId="36CF45A8" w:rsidR="00AE5BEB" w:rsidDel="00043B5F" w:rsidRDefault="009F2DA8" w:rsidP="00043B5F">
      <w:pPr>
        <w:pStyle w:val="ListBullet2"/>
        <w:numPr>
          <w:ilvl w:val="0"/>
          <w:numId w:val="0"/>
        </w:numPr>
        <w:rPr>
          <w:ins w:id="340" w:author="Author"/>
          <w:del w:id="341" w:author="Author"/>
        </w:rPr>
      </w:pPr>
      <w:del w:id="342" w:author="Author">
        <w:r w:rsidDel="00043B5F">
          <w:delText xml:space="preserve">Directory </w:delText>
        </w:r>
        <w:r w:rsidR="005C2516" w:rsidDel="00043B5F">
          <w:delText>s</w:delText>
        </w:r>
        <w:r w:rsidDel="00043B5F">
          <w:delText>ynchronization in place and functional</w:delText>
        </w:r>
      </w:del>
    </w:p>
    <w:p w14:paraId="7C8A74FB" w14:textId="05106DCB" w:rsidR="00533C09" w:rsidDel="00043B5F" w:rsidRDefault="00533C09" w:rsidP="00043B5F">
      <w:pPr>
        <w:pStyle w:val="ListBullet2"/>
        <w:ind w:left="0"/>
        <w:rPr>
          <w:del w:id="343" w:author="Author"/>
          <w:moveTo w:id="344" w:author="Author"/>
        </w:rPr>
      </w:pPr>
      <w:ins w:id="345" w:author="Author">
        <w:del w:id="346" w:author="Author">
          <w:r w:rsidDel="00043B5F">
            <w:delText xml:space="preserve">Publicly routable </w:delText>
          </w:r>
        </w:del>
      </w:ins>
      <w:moveToRangeStart w:id="347" w:author="Author" w:name="move508897940"/>
      <w:moveTo w:id="348" w:author="Author">
        <w:del w:id="349" w:author="Author">
          <w:r w:rsidDel="00043B5F">
            <w:delText>D</w:delText>
          </w:r>
        </w:del>
      </w:moveTo>
      <w:ins w:id="350" w:author="Author">
        <w:del w:id="351" w:author="Author">
          <w:r w:rsidDel="00043B5F">
            <w:delText>d</w:delText>
          </w:r>
        </w:del>
      </w:ins>
      <w:moveTo w:id="352" w:author="Author">
        <w:del w:id="353" w:author="Author">
          <w:r w:rsidDel="00043B5F">
            <w:delText>omain suffix</w:delText>
          </w:r>
        </w:del>
      </w:moveTo>
      <w:ins w:id="354" w:author="Author">
        <w:del w:id="355" w:author="Author">
          <w:r w:rsidDel="00043B5F">
            <w:delText>es</w:delText>
          </w:r>
        </w:del>
      </w:ins>
      <w:moveTo w:id="356" w:author="Author">
        <w:del w:id="357" w:author="Author">
          <w:r w:rsidDel="00043B5F">
            <w:delText xml:space="preserve"> already validated</w:delText>
          </w:r>
        </w:del>
      </w:moveTo>
      <w:ins w:id="358" w:author="Author">
        <w:del w:id="359" w:author="Author">
          <w:r w:rsidDel="00043B5F">
            <w:delText>verified</w:delText>
          </w:r>
        </w:del>
      </w:ins>
      <w:moveTo w:id="360" w:author="Author">
        <w:del w:id="361" w:author="Author">
          <w:r w:rsidDel="00043B5F">
            <w:delText xml:space="preserve"> in Azure AD</w:delText>
          </w:r>
        </w:del>
      </w:moveTo>
    </w:p>
    <w:moveToRangeEnd w:id="347"/>
    <w:p w14:paraId="794B30E9" w14:textId="77777777" w:rsidR="00533C09" w:rsidRDefault="00533C09" w:rsidP="00533C09">
      <w:pPr>
        <w:pStyle w:val="ListBullet2"/>
        <w:numPr>
          <w:ilvl w:val="0"/>
          <w:numId w:val="0"/>
        </w:numPr>
        <w:ind w:left="720"/>
      </w:pPr>
    </w:p>
    <w:p w14:paraId="6CB74EE5" w14:textId="5CA239F8" w:rsidR="009F2DA8" w:rsidRPr="00D217AE" w:rsidRDefault="009F2DA8" w:rsidP="009F2DA8">
      <w:pPr>
        <w:pStyle w:val="NoteTitle"/>
        <w:rPr>
          <w:sz w:val="20"/>
          <w:szCs w:val="20"/>
        </w:rPr>
      </w:pPr>
      <w:r w:rsidRPr="2F909190">
        <w:rPr>
          <w:sz w:val="20"/>
          <w:szCs w:val="20"/>
        </w:rPr>
        <w:t>Note</w:t>
      </w:r>
    </w:p>
    <w:p w14:paraId="4F5AAA77" w14:textId="3702288C" w:rsidR="009F2DA8" w:rsidRPr="00D217AE" w:rsidRDefault="009F2DA8" w:rsidP="009F2DA8">
      <w:pPr>
        <w:pStyle w:val="Note"/>
        <w:rPr>
          <w:sz w:val="18"/>
        </w:rPr>
      </w:pPr>
      <w:r w:rsidRPr="00D217AE">
        <w:rPr>
          <w:sz w:val="18"/>
          <w:lang w:val="en"/>
        </w:rPr>
        <w:t xml:space="preserve">The availability of services and features for a Microsoft cloud service varies by country or region. Features within a service can be restricted for legal reasons in certain countries or regions. To see if a service or </w:t>
      </w:r>
      <w:r w:rsidRPr="00D217AE">
        <w:rPr>
          <w:sz w:val="18"/>
          <w:lang w:val="en"/>
        </w:rPr>
        <w:lastRenderedPageBreak/>
        <w:t>feature is available with or without restrictions, look for your country or region on the service’s license restrictions site.</w:t>
      </w:r>
      <w:r w:rsidRPr="2F909190">
        <w:rPr>
          <w:sz w:val="18"/>
        </w:rPr>
        <w:t xml:space="preserve"> </w:t>
      </w:r>
      <w:r w:rsidR="005C2516" w:rsidRPr="2F909190">
        <w:rPr>
          <w:sz w:val="18"/>
        </w:rPr>
        <w:t>Find m</w:t>
      </w:r>
      <w:r w:rsidRPr="2F909190">
        <w:rPr>
          <w:sz w:val="18"/>
        </w:rPr>
        <w:t>ore details</w:t>
      </w:r>
      <w:r w:rsidR="005C2516" w:rsidRPr="2F909190">
        <w:rPr>
          <w:sz w:val="18"/>
        </w:rPr>
        <w:t xml:space="preserve"> at</w:t>
      </w:r>
      <w:r w:rsidRPr="2F909190">
        <w:rPr>
          <w:sz w:val="18"/>
        </w:rPr>
        <w:t xml:space="preserve"> </w:t>
      </w:r>
      <w:hyperlink r:id="rId27" w:history="1">
        <w:r w:rsidRPr="2F909190">
          <w:rPr>
            <w:rStyle w:val="Hyperlink"/>
            <w:sz w:val="18"/>
          </w:rPr>
          <w:t>https://msdn.microsoft.com/en-us/library/azure/dn499825.aspx</w:t>
        </w:r>
      </w:hyperlink>
      <w:r w:rsidR="005C2516" w:rsidRPr="2F909190">
        <w:rPr>
          <w:rStyle w:val="Hyperlink"/>
          <w:sz w:val="18"/>
        </w:rPr>
        <w:t>.</w:t>
      </w:r>
    </w:p>
    <w:p w14:paraId="591BD4CA" w14:textId="77777777" w:rsidR="00573042" w:rsidRDefault="00573042" w:rsidP="00E00F7A"/>
    <w:p w14:paraId="183981B2" w14:textId="543A3BFA" w:rsidR="00E00F7A" w:rsidRDefault="007672E1" w:rsidP="00E00F7A">
      <w:r>
        <w:t>The following table illustrates the required components for this implementation</w:t>
      </w:r>
      <w:r w:rsidR="005C2516">
        <w:t>.</w:t>
      </w:r>
    </w:p>
    <w:tbl>
      <w:tblPr>
        <w:tblStyle w:val="SDMTemplateTable"/>
        <w:tblW w:w="0" w:type="auto"/>
        <w:tblLook w:val="0420" w:firstRow="1" w:lastRow="0" w:firstColumn="0" w:lastColumn="0" w:noHBand="0" w:noVBand="1"/>
      </w:tblPr>
      <w:tblGrid>
        <w:gridCol w:w="2340"/>
        <w:gridCol w:w="6793"/>
      </w:tblGrid>
      <w:tr w:rsidR="00A67FC2" w14:paraId="3D7B3771" w14:textId="77777777" w:rsidTr="006D2C09">
        <w:trPr>
          <w:cnfStyle w:val="100000000000" w:firstRow="1" w:lastRow="0" w:firstColumn="0" w:lastColumn="0" w:oddVBand="0" w:evenVBand="0" w:oddHBand="0" w:evenHBand="0" w:firstRowFirstColumn="0" w:firstRowLastColumn="0" w:lastRowFirstColumn="0" w:lastRowLastColumn="0"/>
        </w:trPr>
        <w:tc>
          <w:tcPr>
            <w:tcW w:w="2340" w:type="dxa"/>
            <w:tcBorders>
              <w:bottom w:val="single" w:sz="4" w:space="0" w:color="auto"/>
            </w:tcBorders>
          </w:tcPr>
          <w:p w14:paraId="0993194A" w14:textId="77777777" w:rsidR="007672E1" w:rsidRPr="004F4D0F" w:rsidRDefault="007672E1" w:rsidP="007672E1">
            <w:pPr>
              <w:pStyle w:val="CellBody"/>
              <w:rPr>
                <w:lang w:val="en-US"/>
              </w:rPr>
            </w:pPr>
            <w:r w:rsidRPr="004F4D0F">
              <w:rPr>
                <w:color w:val="FFFFFF" w:themeColor="background1"/>
                <w:lang w:val="en-US"/>
              </w:rPr>
              <w:t>Component</w:t>
            </w:r>
          </w:p>
        </w:tc>
        <w:tc>
          <w:tcPr>
            <w:tcW w:w="6793" w:type="dxa"/>
            <w:tcBorders>
              <w:bottom w:val="single" w:sz="4" w:space="0" w:color="auto"/>
            </w:tcBorders>
          </w:tcPr>
          <w:p w14:paraId="6B3DD0AC" w14:textId="77777777" w:rsidR="007672E1" w:rsidRPr="004F4D0F" w:rsidRDefault="007672E1" w:rsidP="007672E1">
            <w:pPr>
              <w:pStyle w:val="CellBody"/>
              <w:rPr>
                <w:lang w:val="en-US"/>
              </w:rPr>
            </w:pPr>
            <w:r w:rsidRPr="004F4D0F">
              <w:rPr>
                <w:color w:val="FFFFFF" w:themeColor="background1"/>
                <w:lang w:val="en-US"/>
              </w:rPr>
              <w:t>Description</w:t>
            </w:r>
          </w:p>
        </w:tc>
      </w:tr>
      <w:tr w:rsidR="00A67FC2" w14:paraId="159D9C45" w14:textId="77777777" w:rsidTr="00AF7BE8">
        <w:trPr>
          <w:cnfStyle w:val="000000100000" w:firstRow="0" w:lastRow="0" w:firstColumn="0" w:lastColumn="0" w:oddVBand="0" w:evenVBand="0" w:oddHBand="1" w:evenHBand="0"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3B0AC5B0" w14:textId="36066424" w:rsidR="007672E1" w:rsidRPr="004F4D0F" w:rsidRDefault="007672E1" w:rsidP="00AF7BE8">
            <w:pPr>
              <w:pStyle w:val="CellBody"/>
              <w:spacing w:after="240"/>
              <w:ind w:left="174" w:right="103"/>
              <w:rPr>
                <w:lang w:val="en-US"/>
              </w:rPr>
            </w:pPr>
            <w:r>
              <w:rPr>
                <w:lang w:val="en-US"/>
              </w:rPr>
              <w:t>Active Directory Domain Services (on-premises directory)</w:t>
            </w:r>
          </w:p>
        </w:tc>
        <w:tc>
          <w:tcPr>
            <w:tcW w:w="6793" w:type="dxa"/>
            <w:tcBorders>
              <w:top w:val="single" w:sz="4" w:space="0" w:color="auto"/>
              <w:left w:val="single" w:sz="4" w:space="0" w:color="auto"/>
              <w:bottom w:val="single" w:sz="4" w:space="0" w:color="auto"/>
              <w:right w:val="single" w:sz="4" w:space="0" w:color="auto"/>
            </w:tcBorders>
            <w:vAlign w:val="center"/>
          </w:tcPr>
          <w:p w14:paraId="274ED066" w14:textId="1436AF81" w:rsidR="007672E1" w:rsidRPr="00854B01" w:rsidRDefault="007672E1" w:rsidP="002527B7">
            <w:pPr>
              <w:pStyle w:val="CellBody"/>
              <w:spacing w:after="240"/>
              <w:rPr>
                <w:i/>
              </w:rPr>
            </w:pPr>
            <w:r>
              <w:rPr>
                <w:rFonts w:cs="Segoe UI"/>
              </w:rPr>
              <w:t xml:space="preserve">Source of authority for </w:t>
            </w:r>
            <w:r w:rsidRPr="2F909190">
              <w:fldChar w:fldCharType="begin"/>
            </w:r>
            <w:r>
              <w:rPr>
                <w:rFonts w:cs="Segoe UI"/>
              </w:rPr>
              <w:instrText xml:space="preserve"> DOCPROPERTY  Customer  \* MERGEFORMAT </w:instrText>
            </w:r>
            <w:r w:rsidRPr="2F909190">
              <w:rPr>
                <w:rFonts w:cs="Segoe UI"/>
              </w:rPr>
              <w:fldChar w:fldCharType="separate"/>
            </w:r>
            <w:r w:rsidR="000322C2">
              <w:rPr>
                <w:rFonts w:cs="Segoe UI"/>
              </w:rPr>
              <w:t>&lt;Update Customer Name in Doc Properties&gt;</w:t>
            </w:r>
            <w:r w:rsidRPr="2F909190">
              <w:fldChar w:fldCharType="end"/>
            </w:r>
            <w:r>
              <w:rPr>
                <w:rFonts w:cs="Segoe UI"/>
              </w:rPr>
              <w:t xml:space="preserve"> identit</w:t>
            </w:r>
            <w:ins w:id="362" w:author="Author">
              <w:r w:rsidR="00DA3C16">
                <w:rPr>
                  <w:rFonts w:cs="Segoe UI"/>
                </w:rPr>
                <w:t>ies and associated</w:t>
              </w:r>
            </w:ins>
            <w:del w:id="363" w:author="Author">
              <w:r w:rsidDel="00DA3C16">
                <w:rPr>
                  <w:rFonts w:cs="Segoe UI"/>
                </w:rPr>
                <w:delText>y</w:delText>
              </w:r>
            </w:del>
            <w:r>
              <w:rPr>
                <w:rFonts w:cs="Segoe UI"/>
              </w:rPr>
              <w:t xml:space="preserve"> information</w:t>
            </w:r>
            <w:ins w:id="364" w:author="Author">
              <w:r w:rsidR="00C363ED">
                <w:rPr>
                  <w:rFonts w:cs="Segoe UI"/>
                </w:rPr>
                <w:t>.</w:t>
              </w:r>
              <w:del w:id="365" w:author="Author">
                <w:r w:rsidR="00DA3C16" w:rsidDel="00C363ED">
                  <w:rPr>
                    <w:rFonts w:cs="Segoe UI"/>
                  </w:rPr>
                  <w:delText>,</w:delText>
                </w:r>
                <w:r w:rsidR="000C7468" w:rsidDel="00C363ED">
                  <w:rPr>
                    <w:rFonts w:cs="Segoe UI"/>
                  </w:rPr>
                  <w:delText xml:space="preserve"> </w:delText>
                </w:r>
              </w:del>
            </w:ins>
            <w:del w:id="366" w:author="Author">
              <w:r w:rsidDel="00C363ED">
                <w:rPr>
                  <w:rFonts w:cs="Segoe UI"/>
                </w:rPr>
                <w:delText xml:space="preserve"> and is currently </w:delText>
              </w:r>
            </w:del>
            <w:ins w:id="367" w:author="Author">
              <w:del w:id="368" w:author="Author">
                <w:r w:rsidR="000C7468" w:rsidDel="00C363ED">
                  <w:rPr>
                    <w:rFonts w:cs="Segoe UI"/>
                  </w:rPr>
                  <w:delText xml:space="preserve">being </w:delText>
                </w:r>
              </w:del>
            </w:ins>
            <w:del w:id="369" w:author="Author">
              <w:r w:rsidDel="00C363ED">
                <w:rPr>
                  <w:rFonts w:cs="Segoe UI"/>
                </w:rPr>
                <w:delText>synchroniz</w:delText>
              </w:r>
            </w:del>
            <w:ins w:id="370" w:author="Author">
              <w:del w:id="371" w:author="Author">
                <w:r w:rsidR="000C7468" w:rsidDel="00C363ED">
                  <w:rPr>
                    <w:rFonts w:cs="Segoe UI"/>
                  </w:rPr>
                  <w:delText>ed</w:delText>
                </w:r>
              </w:del>
            </w:ins>
            <w:del w:id="372" w:author="Author">
              <w:r w:rsidDel="00C363ED">
                <w:rPr>
                  <w:rFonts w:cs="Segoe UI"/>
                </w:rPr>
                <w:delText>ing identity information to Azure AD.</w:delText>
              </w:r>
            </w:del>
          </w:p>
        </w:tc>
      </w:tr>
      <w:tr w:rsidR="001A6D4C" w14:paraId="0197C09E" w14:textId="77777777" w:rsidTr="00AF7BE8">
        <w:trPr>
          <w:cnfStyle w:val="000000010000" w:firstRow="0" w:lastRow="0" w:firstColumn="0" w:lastColumn="0" w:oddVBand="0" w:evenVBand="0" w:oddHBand="0" w:evenHBand="1" w:firstRowFirstColumn="0" w:firstRowLastColumn="0" w:lastRowFirstColumn="0" w:lastRowLastColumn="0"/>
          <w:ins w:id="373" w:author="Author"/>
        </w:trPr>
        <w:tc>
          <w:tcPr>
            <w:tcW w:w="2340" w:type="dxa"/>
            <w:tcBorders>
              <w:top w:val="single" w:sz="4" w:space="0" w:color="auto"/>
              <w:left w:val="single" w:sz="4" w:space="0" w:color="auto"/>
              <w:bottom w:val="single" w:sz="4" w:space="0" w:color="auto"/>
              <w:right w:val="single" w:sz="4" w:space="0" w:color="auto"/>
            </w:tcBorders>
            <w:vAlign w:val="center"/>
          </w:tcPr>
          <w:p w14:paraId="7244E6B0" w14:textId="0DBF129E" w:rsidR="001A6D4C" w:rsidRDefault="001A6D4C" w:rsidP="00AF7BE8">
            <w:pPr>
              <w:pStyle w:val="CellBody"/>
              <w:spacing w:after="240"/>
              <w:ind w:left="174" w:right="103"/>
              <w:rPr>
                <w:ins w:id="374" w:author="Author"/>
                <w:lang w:val="en-US"/>
              </w:rPr>
            </w:pPr>
            <w:ins w:id="375" w:author="Author">
              <w:r>
                <w:rPr>
                  <w:lang w:val="en-US"/>
                </w:rPr>
                <w:t>Licensing</w:t>
              </w:r>
            </w:ins>
          </w:p>
        </w:tc>
        <w:tc>
          <w:tcPr>
            <w:tcW w:w="6793" w:type="dxa"/>
            <w:tcBorders>
              <w:top w:val="single" w:sz="4" w:space="0" w:color="auto"/>
              <w:left w:val="single" w:sz="4" w:space="0" w:color="auto"/>
              <w:bottom w:val="single" w:sz="4" w:space="0" w:color="auto"/>
              <w:right w:val="single" w:sz="4" w:space="0" w:color="auto"/>
            </w:tcBorders>
            <w:vAlign w:val="center"/>
          </w:tcPr>
          <w:p w14:paraId="554D4D6C" w14:textId="694CB8E0" w:rsidR="00E2469A" w:rsidRDefault="00E2469A" w:rsidP="001A6D4C">
            <w:pPr>
              <w:rPr>
                <w:ins w:id="376" w:author="Author"/>
              </w:rPr>
            </w:pPr>
            <w:ins w:id="377" w:author="Author">
              <w:r>
                <w:t xml:space="preserve">Azure </w:t>
              </w:r>
              <w:del w:id="378" w:author="Author">
                <w:r w:rsidR="001A6D4C" w:rsidRPr="001A6D4C" w:rsidDel="00E2469A">
                  <w:delText xml:space="preserve">Cloud </w:delText>
                </w:r>
              </w:del>
              <w:r w:rsidR="001A6D4C" w:rsidRPr="001A6D4C">
                <w:t>subscription that supports Azure Active Directory App Proxy</w:t>
              </w:r>
              <w:r>
                <w:t>:</w:t>
              </w:r>
            </w:ins>
          </w:p>
          <w:p w14:paraId="392AAD8E" w14:textId="79CFC612" w:rsidR="00E2469A" w:rsidRPr="00AF7BE8" w:rsidRDefault="00E2469A" w:rsidP="004A5AF4">
            <w:pPr>
              <w:pStyle w:val="ListParagraph"/>
              <w:numPr>
                <w:ilvl w:val="0"/>
                <w:numId w:val="25"/>
              </w:numPr>
              <w:spacing w:before="0" w:after="0"/>
              <w:rPr>
                <w:ins w:id="379" w:author="Author"/>
              </w:rPr>
            </w:pPr>
            <w:ins w:id="380" w:author="Author">
              <w:r w:rsidRPr="00AF7BE8">
                <w:t xml:space="preserve">A Basic subscription entitles you to App Proxy use only </w:t>
              </w:r>
            </w:ins>
          </w:p>
          <w:p w14:paraId="3F5D4AA2" w14:textId="765DF40E" w:rsidR="00E2469A" w:rsidDel="00AF7BE8" w:rsidRDefault="00E2469A" w:rsidP="004A5AF4">
            <w:pPr>
              <w:pStyle w:val="ListParagraph"/>
              <w:numPr>
                <w:ilvl w:val="0"/>
                <w:numId w:val="25"/>
              </w:numPr>
              <w:spacing w:before="0" w:after="0"/>
              <w:rPr>
                <w:del w:id="381" w:author="Author"/>
              </w:rPr>
            </w:pPr>
            <w:ins w:id="382" w:author="Author">
              <w:r w:rsidRPr="00AF7BE8">
                <w:t xml:space="preserve">A Premium I or EMS E3 subscription provides additional value adds such as MFA &amp; Conditional Access, to name </w:t>
              </w:r>
              <w:del w:id="383" w:author="Author">
                <w:r w:rsidRPr="00AF7BE8" w:rsidDel="00C1099E">
                  <w:delText xml:space="preserve">just </w:delText>
                </w:r>
              </w:del>
              <w:r w:rsidRPr="00AF7BE8">
                <w:t xml:space="preserve">a few </w:t>
              </w:r>
              <w:del w:id="384" w:author="Author">
                <w:r w:rsidRPr="00AF7BE8" w:rsidDel="00C1099E">
                  <w:delText>other capabilities</w:delText>
                </w:r>
              </w:del>
            </w:ins>
          </w:p>
          <w:p w14:paraId="735DE487" w14:textId="77777777" w:rsidR="00AF7BE8" w:rsidRPr="00AF7BE8" w:rsidRDefault="00AF7BE8" w:rsidP="004A5AF4">
            <w:pPr>
              <w:pStyle w:val="ListParagraph"/>
              <w:numPr>
                <w:ilvl w:val="0"/>
                <w:numId w:val="25"/>
              </w:numPr>
              <w:spacing w:before="0" w:after="0"/>
              <w:rPr>
                <w:ins w:id="385" w:author="Author"/>
              </w:rPr>
            </w:pPr>
          </w:p>
          <w:p w14:paraId="50E87A4F" w14:textId="0AA7FAC9" w:rsidR="001A6D4C" w:rsidDel="00E2469A" w:rsidRDefault="001A6D4C" w:rsidP="00AF7BE8">
            <w:pPr>
              <w:pStyle w:val="ListParagraph"/>
              <w:spacing w:before="0" w:after="0"/>
              <w:ind w:left="720"/>
              <w:rPr>
                <w:del w:id="386" w:author="Author"/>
                <w:moveTo w:id="387" w:author="Author"/>
              </w:rPr>
            </w:pPr>
            <w:ins w:id="388" w:author="Author">
              <w:del w:id="389" w:author="Author">
                <w:r w:rsidRPr="001A6D4C" w:rsidDel="00E2469A">
                  <w:delText xml:space="preserve"> (P1 or Basic)</w:delText>
                </w:r>
              </w:del>
            </w:ins>
            <w:moveToRangeStart w:id="390" w:author="Author" w:name="move508909200"/>
            <w:moveTo w:id="391" w:author="Author">
              <w:del w:id="392" w:author="Author">
                <w:r w:rsidDel="00E2469A">
                  <w:delText>Cloud subscription that supports Azure Active Directory App Proxy (P1 or Basic)</w:delText>
                </w:r>
              </w:del>
            </w:moveTo>
          </w:p>
          <w:moveToRangeEnd w:id="390"/>
          <w:p w14:paraId="5852F542" w14:textId="77777777" w:rsidR="001A6D4C" w:rsidRPr="001A6D4C" w:rsidRDefault="001A6D4C" w:rsidP="00AF7BE8">
            <w:pPr>
              <w:pStyle w:val="ListParagraph"/>
              <w:spacing w:before="0" w:after="0"/>
              <w:ind w:left="720"/>
              <w:rPr>
                <w:ins w:id="393" w:author="Author"/>
              </w:rPr>
            </w:pPr>
          </w:p>
        </w:tc>
      </w:tr>
      <w:tr w:rsidR="00A67FC2" w14:paraId="40BD04D6" w14:textId="77777777" w:rsidTr="00AF7BE8">
        <w:trPr>
          <w:cnfStyle w:val="000000100000" w:firstRow="0" w:lastRow="0" w:firstColumn="0" w:lastColumn="0" w:oddVBand="0" w:evenVBand="0" w:oddHBand="1" w:evenHBand="0"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5A80B3EB" w14:textId="6040754B" w:rsidR="007672E1" w:rsidRDefault="007672E1" w:rsidP="00AF7BE8">
            <w:pPr>
              <w:pStyle w:val="CellBody"/>
              <w:spacing w:after="240"/>
              <w:ind w:left="174" w:right="103"/>
              <w:rPr>
                <w:lang w:val="en-US"/>
              </w:rPr>
            </w:pPr>
            <w:r>
              <w:rPr>
                <w:lang w:val="en-US"/>
              </w:rPr>
              <w:t xml:space="preserve">Azure AD </w:t>
            </w:r>
            <w:del w:id="394" w:author="Author">
              <w:r w:rsidDel="00E62F35">
                <w:rPr>
                  <w:lang w:val="en-US"/>
                </w:rPr>
                <w:delText>Sync</w:delText>
              </w:r>
            </w:del>
            <w:ins w:id="395" w:author="Author">
              <w:r w:rsidR="00E62F35">
                <w:rPr>
                  <w:lang w:val="en-US"/>
                </w:rPr>
                <w:t>Connect</w:t>
              </w:r>
            </w:ins>
          </w:p>
        </w:tc>
        <w:tc>
          <w:tcPr>
            <w:tcW w:w="6793" w:type="dxa"/>
            <w:tcBorders>
              <w:top w:val="single" w:sz="4" w:space="0" w:color="auto"/>
              <w:left w:val="single" w:sz="4" w:space="0" w:color="auto"/>
              <w:bottom w:val="single" w:sz="4" w:space="0" w:color="auto"/>
              <w:right w:val="single" w:sz="4" w:space="0" w:color="auto"/>
            </w:tcBorders>
            <w:vAlign w:val="center"/>
          </w:tcPr>
          <w:p w14:paraId="168328B2" w14:textId="5EED1DCB" w:rsidR="007672E1" w:rsidRDefault="00027470" w:rsidP="002527B7">
            <w:pPr>
              <w:pStyle w:val="CellBody"/>
              <w:keepNext/>
              <w:spacing w:after="240"/>
              <w:rPr>
                <w:rFonts w:cs="Segoe UI"/>
              </w:rPr>
            </w:pPr>
            <w:ins w:id="396" w:author="Author">
              <w:r w:rsidRPr="00027470">
                <w:t xml:space="preserve">Used to synchronize </w:t>
              </w:r>
              <w:r w:rsidR="00C363ED" w:rsidRPr="2F909190">
                <w:fldChar w:fldCharType="begin"/>
              </w:r>
              <w:r w:rsidR="00C363ED">
                <w:rPr>
                  <w:rFonts w:cs="Segoe UI"/>
                </w:rPr>
                <w:instrText xml:space="preserve"> DOCPROPERTY  Customer  \* MERGEFORMAT </w:instrText>
              </w:r>
              <w:r w:rsidR="00C363ED" w:rsidRPr="2F909190">
                <w:rPr>
                  <w:rFonts w:cs="Segoe UI"/>
                </w:rPr>
                <w:fldChar w:fldCharType="separate"/>
              </w:r>
              <w:r w:rsidR="00C363ED">
                <w:rPr>
                  <w:rFonts w:cs="Segoe UI"/>
                </w:rPr>
                <w:t>&lt;Update Customer Name in Doc Properties&gt;</w:t>
              </w:r>
              <w:r w:rsidR="00C363ED" w:rsidRPr="2F909190">
                <w:fldChar w:fldCharType="end"/>
              </w:r>
              <w:r w:rsidR="00C363ED">
                <w:rPr>
                  <w:rFonts w:cs="Segoe UI"/>
                </w:rPr>
                <w:t xml:space="preserve"> identities and associated information</w:t>
              </w:r>
              <w:del w:id="397" w:author="Author">
                <w:r w:rsidRPr="00027470" w:rsidDel="00C363ED">
                  <w:delText>identity information</w:delText>
                </w:r>
              </w:del>
              <w:r w:rsidRPr="00027470">
                <w:t xml:space="preserve"> from your on-premises AD DS environment(s) to the cloud</w:t>
              </w:r>
              <w:r w:rsidR="00757EF5">
                <w:t>,</w:t>
              </w:r>
              <w:r w:rsidRPr="00027470">
                <w:t xml:space="preserve"> thus populating </w:t>
              </w:r>
              <w:del w:id="398" w:author="Author">
                <w:r w:rsidRPr="00027470" w:rsidDel="00E62F35">
                  <w:delText>our</w:delText>
                </w:r>
              </w:del>
              <w:r w:rsidR="00E62F35">
                <w:t>your</w:t>
              </w:r>
              <w:r w:rsidRPr="00027470">
                <w:t xml:space="preserve"> Azure AD directory.</w:t>
              </w:r>
            </w:ins>
            <w:del w:id="399" w:author="Author">
              <w:r w:rsidR="007672E1" w:rsidDel="00027470">
                <w:delText>Used to synchronize identity information from your on-premises AD DS environment(s) to the cloud thus populating our Azure AD directory.</w:delText>
              </w:r>
            </w:del>
          </w:p>
        </w:tc>
      </w:tr>
      <w:tr w:rsidR="006D2C09" w14:paraId="290C1BA8" w14:textId="77777777" w:rsidTr="00AF7BE8">
        <w:trPr>
          <w:cnfStyle w:val="000000010000" w:firstRow="0" w:lastRow="0" w:firstColumn="0" w:lastColumn="0" w:oddVBand="0" w:evenVBand="0" w:oddHBand="0" w:evenHBand="1"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02B3CC0C" w14:textId="42773DC6" w:rsidR="006D2C09" w:rsidRDefault="006D2C09" w:rsidP="00AF7BE8">
            <w:pPr>
              <w:pStyle w:val="CellBody"/>
              <w:spacing w:after="240"/>
              <w:ind w:left="174" w:right="103"/>
              <w:rPr>
                <w:lang w:val="en-US"/>
              </w:rPr>
            </w:pPr>
            <w:r>
              <w:rPr>
                <w:lang w:val="en-US"/>
              </w:rPr>
              <w:t>Connector hardware requirements</w:t>
            </w:r>
          </w:p>
        </w:tc>
        <w:tc>
          <w:tcPr>
            <w:tcW w:w="6793" w:type="dxa"/>
            <w:tcBorders>
              <w:top w:val="single" w:sz="4" w:space="0" w:color="auto"/>
              <w:left w:val="single" w:sz="4" w:space="0" w:color="auto"/>
              <w:bottom w:val="single" w:sz="4" w:space="0" w:color="auto"/>
              <w:right w:val="single" w:sz="4" w:space="0" w:color="auto"/>
            </w:tcBorders>
            <w:vAlign w:val="center"/>
          </w:tcPr>
          <w:p w14:paraId="20433470" w14:textId="77777777" w:rsidR="0091764E" w:rsidRDefault="0091764E" w:rsidP="0091764E">
            <w:pPr>
              <w:pStyle w:val="CellBody"/>
              <w:keepNext/>
              <w:spacing w:before="0"/>
              <w:rPr>
                <w:ins w:id="400" w:author="Author"/>
              </w:rPr>
            </w:pPr>
          </w:p>
          <w:p w14:paraId="0CF3CD58" w14:textId="3724F7CD" w:rsidR="006D2C09" w:rsidRDefault="009F4DE6" w:rsidP="0091764E">
            <w:pPr>
              <w:pStyle w:val="CellBody"/>
              <w:keepNext/>
              <w:spacing w:before="0"/>
              <w:rPr>
                <w:ins w:id="401" w:author="Author"/>
              </w:rPr>
            </w:pPr>
            <w:ins w:id="402" w:author="Author">
              <w:del w:id="403" w:author="Author">
                <w:r w:rsidDel="009B1ADF">
                  <w:delText>Sizing</w:delText>
                </w:r>
              </w:del>
              <w:r w:rsidR="009B1ADF">
                <w:t>Capacity planning for the connector host</w:t>
              </w:r>
              <w:r>
                <w:t xml:space="preserve"> should be based on </w:t>
              </w:r>
              <w:del w:id="404" w:author="Author">
                <w:r w:rsidR="00027470" w:rsidRPr="00027470" w:rsidDel="009F4DE6">
                  <w:delText>A</w:delText>
                </w:r>
              </w:del>
              <w:r>
                <w:t>a</w:t>
              </w:r>
              <w:r w:rsidR="006C7911">
                <w:t>ny</w:t>
              </w:r>
              <w:r w:rsidR="00027470" w:rsidRPr="00027470">
                <w:t xml:space="preserve"> </w:t>
              </w:r>
              <w:r w:rsidR="004B4C2E">
                <w:t xml:space="preserve">reasonably </w:t>
              </w:r>
              <w:del w:id="405" w:author="Author">
                <w:r w:rsidR="004B4C2E" w:rsidDel="0046321E">
                  <w:delText>specced</w:delText>
                </w:r>
                <w:r w:rsidR="0046321E" w:rsidDel="009F4DE6">
                  <w:delText>sized</w:delText>
                </w:r>
                <w:r w:rsidDel="009B1ADF">
                  <w:delText>speced</w:delText>
                </w:r>
              </w:del>
              <w:r w:rsidR="009B1ADF">
                <w:t>sized</w:t>
              </w:r>
              <w:r w:rsidR="004B4C2E">
                <w:t xml:space="preserve"> </w:t>
              </w:r>
              <w:r w:rsidR="00027470" w:rsidRPr="00027470">
                <w:t xml:space="preserve">server </w:t>
              </w:r>
              <w:r w:rsidR="006C7911">
                <w:t xml:space="preserve">capable of </w:t>
              </w:r>
              <w:r w:rsidR="00027470" w:rsidRPr="00027470">
                <w:t>running Windows Server 2012 R2 or 2016</w:t>
              </w:r>
              <w:del w:id="406" w:author="Author">
                <w:r w:rsidR="006C7911" w:rsidDel="00707902">
                  <w:delText>, with a  reasonable spec.</w:delText>
                </w:r>
              </w:del>
              <w:r w:rsidR="00707902">
                <w:t>.</w:t>
              </w:r>
              <w:del w:id="407" w:author="Author">
                <w:r w:rsidR="00027470" w:rsidRPr="00027470" w:rsidDel="006C7911">
                  <w:delText>, on which you can install the Application Proxy Connector. The server needs to be able to connect to the Application Proxy services in the cloud, and the on-premises applications that you are publishing.</w:delText>
                </w:r>
              </w:del>
            </w:ins>
          </w:p>
          <w:p w14:paraId="2A9F2A42" w14:textId="77777777" w:rsidR="00934A92" w:rsidRDefault="00934A92" w:rsidP="0091764E">
            <w:pPr>
              <w:pStyle w:val="CellBody"/>
              <w:keepNext/>
              <w:spacing w:before="0"/>
              <w:rPr>
                <w:ins w:id="408" w:author="Author"/>
              </w:rPr>
            </w:pPr>
            <w:ins w:id="409" w:author="Author">
              <w:r>
                <w:t>Connector hosts can be either physical hardware or a VM</w:t>
              </w:r>
              <w:r w:rsidR="000835E1">
                <w:t xml:space="preserve"> run within any flavour of a hypervisor</w:t>
              </w:r>
            </w:ins>
          </w:p>
          <w:p w14:paraId="46A7A906" w14:textId="5BD23745" w:rsidR="0091764E" w:rsidRDefault="0091764E" w:rsidP="0091764E">
            <w:pPr>
              <w:pStyle w:val="CellBody"/>
              <w:keepNext/>
              <w:spacing w:before="0"/>
            </w:pPr>
          </w:p>
        </w:tc>
      </w:tr>
      <w:tr w:rsidR="006D2C09" w14:paraId="4E60B51C" w14:textId="77777777" w:rsidTr="00AF7BE8">
        <w:trPr>
          <w:cnfStyle w:val="000000100000" w:firstRow="0" w:lastRow="0" w:firstColumn="0" w:lastColumn="0" w:oddVBand="0" w:evenVBand="0" w:oddHBand="1" w:evenHBand="0"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5DFC45C6" w14:textId="1C6CF12C" w:rsidR="006D2C09" w:rsidRDefault="006D2C09" w:rsidP="00AF7BE8">
            <w:pPr>
              <w:pStyle w:val="CellBody"/>
              <w:spacing w:after="240"/>
              <w:ind w:left="174" w:right="103"/>
              <w:rPr>
                <w:lang w:val="en-US"/>
              </w:rPr>
            </w:pPr>
            <w:r>
              <w:rPr>
                <w:lang w:val="en-US"/>
              </w:rPr>
              <w:t>Connector placement</w:t>
            </w:r>
            <w:ins w:id="410" w:author="Author">
              <w:del w:id="411" w:author="Author">
                <w:r w:rsidR="002342D4" w:rsidDel="00DE4C75">
                  <w:rPr>
                    <w:lang w:val="en-US"/>
                  </w:rPr>
                  <w:delText xml:space="preserve"> and network access requirements</w:delText>
                </w:r>
              </w:del>
            </w:ins>
          </w:p>
        </w:tc>
        <w:tc>
          <w:tcPr>
            <w:tcW w:w="6793" w:type="dxa"/>
            <w:tcBorders>
              <w:top w:val="single" w:sz="4" w:space="0" w:color="auto"/>
              <w:left w:val="single" w:sz="4" w:space="0" w:color="auto"/>
              <w:bottom w:val="single" w:sz="4" w:space="0" w:color="auto"/>
              <w:right w:val="single" w:sz="4" w:space="0" w:color="auto"/>
            </w:tcBorders>
            <w:vAlign w:val="center"/>
          </w:tcPr>
          <w:p w14:paraId="62D06F4C" w14:textId="5769B58C" w:rsidR="006D2C09" w:rsidDel="00DE4C75" w:rsidRDefault="00977F0F" w:rsidP="002527B7">
            <w:pPr>
              <w:pStyle w:val="CellBody"/>
              <w:keepNext/>
              <w:spacing w:after="240"/>
              <w:rPr>
                <w:del w:id="412" w:author="Author"/>
              </w:rPr>
            </w:pPr>
            <w:ins w:id="413" w:author="Author">
              <w:r>
                <w:t xml:space="preserve">A connector host </w:t>
              </w:r>
              <w:del w:id="414" w:author="Author">
                <w:r w:rsidR="002342D4" w:rsidRPr="00027470" w:rsidDel="00977F0F">
                  <w:delText xml:space="preserve">The server </w:delText>
                </w:r>
              </w:del>
              <w:r>
                <w:t xml:space="preserve">should </w:t>
              </w:r>
              <w:del w:id="415" w:author="Author">
                <w:r w:rsidR="002342D4" w:rsidRPr="00027470" w:rsidDel="00977F0F">
                  <w:delText xml:space="preserve">needs to </w:delText>
                </w:r>
              </w:del>
              <w:r w:rsidR="002342D4" w:rsidRPr="00027470">
                <w:t xml:space="preserve">be able to connect to the </w:t>
              </w:r>
              <w:r>
                <w:t xml:space="preserve">Azure </w:t>
              </w:r>
              <w:r w:rsidR="002342D4" w:rsidRPr="00027470">
                <w:t xml:space="preserve">Application Proxy services in </w:t>
              </w:r>
              <w:r w:rsidR="008047B3">
                <w:t>Azure</w:t>
              </w:r>
              <w:del w:id="416" w:author="Author">
                <w:r w:rsidR="002342D4" w:rsidRPr="00027470" w:rsidDel="008047B3">
                  <w:delText>the cloud</w:delText>
                </w:r>
              </w:del>
              <w:r w:rsidR="002342D4" w:rsidRPr="00027470">
                <w:t>, and the on-premises applications that you are publishing.</w:t>
              </w:r>
              <w:r>
                <w:t xml:space="preserve"> </w:t>
              </w:r>
              <w:r w:rsidR="002527B7">
                <w:t xml:space="preserve">In the interest of </w:t>
              </w:r>
              <w:r w:rsidR="00691171">
                <w:t xml:space="preserve">optimising the user experience, </w:t>
              </w:r>
              <w:del w:id="417" w:author="Author">
                <w:r w:rsidR="00FE17D3" w:rsidRPr="00FE17D3" w:rsidDel="00691171">
                  <w:delText>C</w:delText>
                </w:r>
              </w:del>
              <w:r w:rsidR="00691171">
                <w:t>c</w:t>
              </w:r>
              <w:r w:rsidR="00FE17D3" w:rsidRPr="00FE17D3">
                <w:t>onnectors should be positioned as close to their respective published backend applications, as possible.</w:t>
              </w:r>
              <w:del w:id="418" w:author="Author">
                <w:r w:rsidR="00B657E4" w:rsidDel="00DE4C75">
                  <w:delText xml:space="preserve"> </w:delText>
                </w:r>
              </w:del>
            </w:ins>
          </w:p>
          <w:p w14:paraId="0D66A4FD" w14:textId="35D42B51" w:rsidR="00DE4C75" w:rsidRDefault="00DE4C75" w:rsidP="002527B7">
            <w:pPr>
              <w:pStyle w:val="CellBody"/>
              <w:keepNext/>
              <w:spacing w:after="240"/>
              <w:rPr>
                <w:ins w:id="419" w:author="Author"/>
              </w:rPr>
            </w:pPr>
          </w:p>
          <w:p w14:paraId="73C73BEE" w14:textId="4B6AD5E1" w:rsidR="007947DC" w:rsidDel="00DE4C75" w:rsidRDefault="00DE4C75" w:rsidP="002527B7">
            <w:pPr>
              <w:pStyle w:val="CellBody"/>
              <w:keepNext/>
              <w:spacing w:after="240"/>
              <w:rPr>
                <w:ins w:id="420" w:author="Author"/>
                <w:del w:id="421" w:author="Author"/>
              </w:rPr>
            </w:pPr>
            <w:ins w:id="422" w:author="Author">
              <w:r>
                <w:t xml:space="preserve">Azure AD Application Proxy connectors cannot coexist </w:t>
              </w:r>
              <w:del w:id="423" w:author="Author">
                <w:r w:rsidDel="001A101C">
                  <w:delText xml:space="preserve">be installed </w:delText>
                </w:r>
              </w:del>
              <w:r>
                <w:t xml:space="preserve">on </w:t>
              </w:r>
              <w:r w:rsidR="001A101C">
                <w:t xml:space="preserve">a </w:t>
              </w:r>
              <w:del w:id="424" w:author="Author">
                <w:r w:rsidDel="001A101C">
                  <w:delText xml:space="preserve">the same </w:delText>
                </w:r>
              </w:del>
              <w:r>
                <w:t xml:space="preserve">host </w:t>
              </w:r>
              <w:r w:rsidR="001A101C">
                <w:t xml:space="preserve">already </w:t>
              </w:r>
              <w:del w:id="425" w:author="Author">
                <w:r w:rsidDel="001A101C">
                  <w:delText xml:space="preserve">as a server </w:delText>
                </w:r>
              </w:del>
              <w:r>
                <w:t xml:space="preserve">running the Azure AD Pass-Through </w:t>
              </w:r>
              <w:r w:rsidR="001A101C">
                <w:t>A</w:t>
              </w:r>
              <w:del w:id="426" w:author="Author">
                <w:r w:rsidDel="001A101C">
                  <w:delText>a</w:delText>
                </w:r>
              </w:del>
              <w:r>
                <w:t>uthentication agent.</w:t>
              </w:r>
              <w:del w:id="427" w:author="Author">
                <w:r w:rsidR="007947DC" w:rsidDel="00DE4C75">
                  <w:delText>A</w:delText>
                </w:r>
                <w:r w:rsidR="007B3E1C" w:rsidDel="00DE4C75">
                  <w:delText>n Azure AD Application Proxy connector cannot be installed on the same host as a</w:delText>
                </w:r>
                <w:r w:rsidR="003662B1" w:rsidDel="00DE4C75">
                  <w:delText xml:space="preserve"> </w:delText>
                </w:r>
                <w:r w:rsidR="007B3E1C" w:rsidDel="00DE4C75">
                  <w:delText>n Azure AD Connect server configured</w:delText>
                </w:r>
                <w:r w:rsidR="003662B1" w:rsidDel="00DE4C75">
                  <w:delText xml:space="preserve">running the </w:delText>
                </w:r>
                <w:r w:rsidR="007B3E1C" w:rsidDel="00DE4C75">
                  <w:delText xml:space="preserve"> for </w:delText>
                </w:r>
                <w:r w:rsidR="003662B1" w:rsidDel="00DE4C75">
                  <w:delText xml:space="preserve">Azure AD </w:delText>
                </w:r>
                <w:r w:rsidR="007B3E1C" w:rsidDel="00DE4C75">
                  <w:delText>Pass-T</w:delText>
                </w:r>
                <w:r w:rsidR="003662B1" w:rsidDel="00DE4C75">
                  <w:delText>hrough authentication agent.</w:delText>
                </w:r>
              </w:del>
            </w:ins>
          </w:p>
          <w:p w14:paraId="5B33C245" w14:textId="0FA1F255" w:rsidR="00A9109B" w:rsidRPr="00A9109B" w:rsidDel="00DE4C75" w:rsidRDefault="00A9109B" w:rsidP="00A9109B">
            <w:pPr>
              <w:rPr>
                <w:ins w:id="428" w:author="Author"/>
                <w:del w:id="429" w:author="Author"/>
              </w:rPr>
            </w:pPr>
            <w:ins w:id="430" w:author="Author">
              <w:del w:id="431" w:author="Author">
                <w:r w:rsidRPr="00A9109B" w:rsidDel="00DE4C75">
                  <w:delText>A connector host’s Microsoft Azure AD Application Proxy service and its associated Updater service both run in the machine context, so would have no way of interacting with an outbound proxy that requires authentication. For this reason</w:delText>
                </w:r>
                <w:r w:rsidR="007947DC" w:rsidRPr="00A9109B" w:rsidDel="00DE4C75">
                  <w:delText>reason,</w:delText>
                </w:r>
                <w:r w:rsidRPr="00A9109B" w:rsidDel="00DE4C75">
                  <w:delText xml:space="preserve"> we would recommend that all outbound traffic originating from a connector host is allowed through a forward proxy without being challenged.</w:delText>
                </w:r>
              </w:del>
            </w:ins>
          </w:p>
          <w:p w14:paraId="513D06A9" w14:textId="58688BA9" w:rsidR="00DE7757" w:rsidDel="00DE4C75" w:rsidRDefault="00DE7757" w:rsidP="002527B7">
            <w:pPr>
              <w:pStyle w:val="CellBody"/>
              <w:keepNext/>
              <w:spacing w:after="240"/>
              <w:rPr>
                <w:ins w:id="432" w:author="Author"/>
                <w:del w:id="433" w:author="Author"/>
              </w:rPr>
            </w:pPr>
            <w:ins w:id="434" w:author="Author">
              <w:del w:id="435" w:author="Author">
                <w:r w:rsidDel="00DE4C75">
                  <w:delText xml:space="preserve">Note that terminating of outbound connector traffic is </w:delText>
                </w:r>
                <w:r w:rsidR="00DA04E6" w:rsidDel="00DE4C75">
                  <w:delText>not supported and will inevitably break</w:delText>
                </w:r>
                <w:r w:rsidR="00182FB1" w:rsidDel="00DE4C75">
                  <w:delText xml:space="preserve">the connector from establishing </w:delText>
                </w:r>
                <w:r w:rsidR="00DA04E6" w:rsidDel="00DE4C75">
                  <w:delText xml:space="preserve"> </w:delText>
                </w:r>
                <w:r w:rsidR="00A61993" w:rsidDel="00DE4C75">
                  <w:delText>k</w:delText>
                </w:r>
                <w:r w:rsidR="00182FB1" w:rsidDel="00DE4C75">
                  <w:delText xml:space="preserve">a secure channel </w:delText>
                </w:r>
                <w:r w:rsidR="00A61993" w:rsidDel="00DE4C75">
                  <w:delText>ey servic</w:delText>
                </w:r>
                <w:r w:rsidR="00182FB1" w:rsidDel="00DE4C75">
                  <w:delText>with it’s</w:delText>
                </w:r>
                <w:r w:rsidR="00D42A9D" w:rsidDel="00DE4C75">
                  <w:delText>its</w:delText>
                </w:r>
                <w:r w:rsidR="00182FB1" w:rsidDel="00DE4C75">
                  <w:delText xml:space="preserve"> associated tenant, </w:delText>
                </w:r>
                <w:r w:rsidR="00D42A9D" w:rsidDel="00DE4C75">
                  <w:delText xml:space="preserve">and other key endpoints, so </w:delText>
                </w:r>
                <w:r w:rsidR="00182FB1" w:rsidDel="00DE4C75">
                  <w:delText xml:space="preserve">and </w:delText>
                </w:r>
                <w:r w:rsidR="00A61993" w:rsidDel="00DE4C75">
                  <w:delText>e communications, so pelase</w:delText>
                </w:r>
                <w:r w:rsidR="00182FB1" w:rsidDel="00DE4C75">
                  <w:delText>please</w:delText>
                </w:r>
                <w:r w:rsidR="00A61993" w:rsidDel="00DE4C75">
                  <w:delText xml:space="preserve"> avoid all forms of </w:delText>
                </w:r>
                <w:r w:rsidR="00182FB1" w:rsidDel="00DE4C75">
                  <w:delText>inline inspection, specifically</w:delText>
                </w:r>
                <w:r w:rsidR="00D42A9D" w:rsidDel="00DE4C75">
                  <w:delText xml:space="preserve"> </w:delText>
                </w:r>
                <w:r w:rsidR="00182FB1" w:rsidDel="00DE4C75">
                  <w:delText xml:space="preserve"> on outbound communications</w:delText>
                </w:r>
                <w:r w:rsidR="00D42A9D" w:rsidDel="00DE4C75">
                  <w:delText xml:space="preserve"> to the WWW.</w:delText>
                </w:r>
                <w:r w:rsidR="00182FB1" w:rsidDel="00DE4C75">
                  <w:delText xml:space="preserve">. </w:delText>
                </w:r>
              </w:del>
            </w:ins>
          </w:p>
          <w:p w14:paraId="320D96D8" w14:textId="5F8B14B0" w:rsidR="008047B3" w:rsidRDefault="002B391B" w:rsidP="002527B7">
            <w:pPr>
              <w:pStyle w:val="CellBody"/>
              <w:keepNext/>
              <w:spacing w:after="240"/>
            </w:pPr>
            <w:ins w:id="436" w:author="Author">
              <w:del w:id="437" w:author="Author">
                <w:r w:rsidDel="00DE4C75">
                  <w:delText xml:space="preserve">By the same token, </w:delText>
                </w:r>
                <w:r w:rsidR="002C692D" w:rsidDel="00DE4C75">
                  <w:delText xml:space="preserve">load balancing of the Proxy connectors </w:delText>
                </w:r>
                <w:r w:rsidR="00C03A51" w:rsidDel="00DE4C75">
                  <w:delText xml:space="preserve">themselves </w:delText>
                </w:r>
                <w:r w:rsidR="002C692D" w:rsidDel="00DE4C75">
                  <w:delText>is also not supported, or even necessary</w:delText>
                </w:r>
                <w:r w:rsidR="004A443E" w:rsidDel="00DE4C75">
                  <w:delText>.</w:delText>
                </w:r>
                <w:r w:rsidR="00C03A51" w:rsidDel="004A443E">
                  <w:delText xml:space="preserve">, as they </w:delText>
                </w:r>
                <w:r w:rsidR="002C692D" w:rsidDel="00C03A51">
                  <w:delText>, so avoid at all costs.</w:delText>
                </w:r>
                <w:r w:rsidDel="002C692D">
                  <w:delText xml:space="preserve">load </w:delText>
                </w:r>
              </w:del>
            </w:ins>
          </w:p>
        </w:tc>
      </w:tr>
      <w:tr w:rsidR="00DE4C75" w14:paraId="0D90F3F4" w14:textId="77777777" w:rsidTr="00AF7BE8">
        <w:trPr>
          <w:cnfStyle w:val="000000010000" w:firstRow="0" w:lastRow="0" w:firstColumn="0" w:lastColumn="0" w:oddVBand="0" w:evenVBand="0" w:oddHBand="0" w:evenHBand="1" w:firstRowFirstColumn="0" w:firstRowLastColumn="0" w:lastRowFirstColumn="0" w:lastRowLastColumn="0"/>
          <w:ins w:id="438" w:author="Author"/>
        </w:trPr>
        <w:tc>
          <w:tcPr>
            <w:tcW w:w="2340" w:type="dxa"/>
            <w:tcBorders>
              <w:top w:val="single" w:sz="4" w:space="0" w:color="auto"/>
              <w:left w:val="single" w:sz="4" w:space="0" w:color="auto"/>
              <w:bottom w:val="single" w:sz="4" w:space="0" w:color="auto"/>
              <w:right w:val="single" w:sz="4" w:space="0" w:color="auto"/>
            </w:tcBorders>
            <w:vAlign w:val="center"/>
          </w:tcPr>
          <w:p w14:paraId="716405B6" w14:textId="6C47EBB8" w:rsidR="00DE4C75" w:rsidRDefault="00DE4C75" w:rsidP="00AF7BE8">
            <w:pPr>
              <w:pStyle w:val="CellBody"/>
              <w:spacing w:after="240"/>
              <w:ind w:left="174" w:right="103"/>
              <w:rPr>
                <w:ins w:id="439" w:author="Author"/>
                <w:lang w:val="en-US"/>
              </w:rPr>
            </w:pPr>
            <w:ins w:id="440" w:author="Author">
              <w:r>
                <w:rPr>
                  <w:lang w:val="en-US"/>
                </w:rPr>
                <w:lastRenderedPageBreak/>
                <w:t>Connector network access requirements</w:t>
              </w:r>
            </w:ins>
          </w:p>
        </w:tc>
        <w:tc>
          <w:tcPr>
            <w:tcW w:w="6793" w:type="dxa"/>
            <w:tcBorders>
              <w:top w:val="single" w:sz="4" w:space="0" w:color="auto"/>
              <w:left w:val="single" w:sz="4" w:space="0" w:color="auto"/>
              <w:bottom w:val="single" w:sz="4" w:space="0" w:color="auto"/>
              <w:right w:val="single" w:sz="4" w:space="0" w:color="auto"/>
            </w:tcBorders>
            <w:vAlign w:val="center"/>
          </w:tcPr>
          <w:p w14:paraId="01290168" w14:textId="30FE7FB7" w:rsidR="00DE4C75" w:rsidRPr="00A9109B" w:rsidDel="00395C2E" w:rsidRDefault="00DE4C75" w:rsidP="00DE4C75">
            <w:pPr>
              <w:rPr>
                <w:ins w:id="441" w:author="Author"/>
                <w:del w:id="442" w:author="Author"/>
              </w:rPr>
            </w:pPr>
            <w:ins w:id="443" w:author="Author">
              <w:del w:id="444" w:author="Author">
                <w:r w:rsidRPr="00A9109B" w:rsidDel="00395C2E">
                  <w:delText>A connector host’s Microsoft Azure AD Application Proxy service and its associated Updater service both run in the machine context, so would have no way of interacting with an outbound proxy that requires authentication. For this reason, we would recommend that all outbound traffic originating from a connector host is allowed through a forward proxy without being challenged.</w:delText>
                </w:r>
              </w:del>
            </w:ins>
          </w:p>
          <w:p w14:paraId="1D279207" w14:textId="23EDF93D" w:rsidR="00DE4C75" w:rsidDel="00395C2E" w:rsidRDefault="00DE4C75" w:rsidP="00DE4C75">
            <w:pPr>
              <w:pStyle w:val="CellBody"/>
              <w:keepNext/>
              <w:spacing w:after="240"/>
              <w:rPr>
                <w:ins w:id="445" w:author="Author"/>
                <w:del w:id="446" w:author="Author"/>
              </w:rPr>
            </w:pPr>
            <w:ins w:id="447" w:author="Author">
              <w:del w:id="448" w:author="Author">
                <w:r w:rsidDel="00395C2E">
                  <w:delText>Note that terminating of connector traffic is not supported and will inevitably the connector from establishing a secure channel with its associated tenant, and other key endpoints, so please avoid all forms of inline inspection on outbound communications to the WWW.</w:delText>
                </w:r>
              </w:del>
            </w:ins>
          </w:p>
          <w:p w14:paraId="69EB008C" w14:textId="73FA2F03" w:rsidR="00DE4C75" w:rsidDel="00395C2E" w:rsidRDefault="00DE4C75" w:rsidP="00DE4C75">
            <w:pPr>
              <w:pStyle w:val="ListBullet2"/>
              <w:numPr>
                <w:ilvl w:val="0"/>
                <w:numId w:val="0"/>
              </w:numPr>
              <w:rPr>
                <w:ins w:id="449" w:author="Author"/>
                <w:del w:id="450" w:author="Author"/>
              </w:rPr>
            </w:pPr>
            <w:ins w:id="451" w:author="Author">
              <w:del w:id="452" w:author="Author">
                <w:r w:rsidDel="00395C2E">
                  <w:delText>By the same token, load balancing of the Proxy connectors themselves is also not supported, or even necessary.</w:delText>
                </w:r>
              </w:del>
            </w:ins>
          </w:p>
          <w:p w14:paraId="2854FBB2" w14:textId="77777777" w:rsidR="00DE4C75" w:rsidRPr="00807DB0" w:rsidRDefault="00DE4C75" w:rsidP="00807DB0">
            <w:pPr>
              <w:pStyle w:val="ListBullet2"/>
              <w:numPr>
                <w:ilvl w:val="0"/>
                <w:numId w:val="0"/>
              </w:numPr>
              <w:spacing w:after="0"/>
              <w:ind w:left="720" w:hanging="360"/>
              <w:rPr>
                <w:ins w:id="453" w:author="Author"/>
                <w:sz w:val="12"/>
                <w:szCs w:val="12"/>
              </w:rPr>
            </w:pPr>
          </w:p>
          <w:p w14:paraId="0CEB8BF2" w14:textId="78298AE5" w:rsidR="00DE4C75" w:rsidRDefault="00147C9E" w:rsidP="004E4FE2">
            <w:pPr>
              <w:spacing w:before="0" w:after="0"/>
              <w:rPr>
                <w:ins w:id="454" w:author="Author"/>
              </w:rPr>
            </w:pPr>
            <w:ins w:id="455" w:author="Author">
              <w:del w:id="456" w:author="Author">
                <w:r w:rsidDel="001C3077">
                  <w:delText>Once d</w:delText>
                </w:r>
              </w:del>
              <w:r w:rsidR="001C3077">
                <w:t>D</w:t>
              </w:r>
              <w:r>
                <w:t>eployed</w:t>
              </w:r>
              <w:del w:id="457" w:author="Author">
                <w:r w:rsidDel="001C3077">
                  <w:delText>,</w:delText>
                </w:r>
              </w:del>
              <w:r>
                <w:t xml:space="preserve"> connectors will attempt to </w:t>
              </w:r>
            </w:ins>
            <w:moveToRangeStart w:id="458" w:author="Author" w:name="move508910530"/>
            <w:moveTo w:id="459" w:author="Author">
              <w:del w:id="460" w:author="Author">
                <w:r w:rsidR="00DE4C75" w:rsidDel="00147C9E">
                  <w:delText>Application P</w:delText>
                </w:r>
              </w:del>
            </w:moveTo>
            <w:ins w:id="461" w:author="Author">
              <w:r>
                <w:t xml:space="preserve">connect </w:t>
              </w:r>
              <w:r w:rsidR="000C592F">
                <w:t>to Azure over the following</w:t>
              </w:r>
            </w:ins>
            <w:moveTo w:id="462" w:author="Author">
              <w:del w:id="463" w:author="Author">
                <w:r w:rsidR="00DE4C75" w:rsidDel="000C592F">
                  <w:delText>roxy Connector</w:delText>
                </w:r>
              </w:del>
              <w:r w:rsidR="00DE4C75">
                <w:t xml:space="preserve"> </w:t>
              </w:r>
            </w:moveTo>
            <w:ins w:id="464" w:author="Author">
              <w:r w:rsidR="000C592F">
                <w:t>p</w:t>
              </w:r>
            </w:ins>
            <w:moveTo w:id="465" w:author="Author">
              <w:del w:id="466" w:author="Author">
                <w:r w:rsidR="00DE4C75" w:rsidDel="000C592F">
                  <w:delText>P</w:delText>
                </w:r>
              </w:del>
              <w:r w:rsidR="00DE4C75">
                <w:t>orts</w:t>
              </w:r>
            </w:moveTo>
            <w:ins w:id="467" w:author="Author">
              <w:r w:rsidR="000C592F">
                <w:t>:</w:t>
              </w:r>
            </w:ins>
          </w:p>
          <w:p w14:paraId="179C48B3" w14:textId="69EEAA2F" w:rsidR="000C592F" w:rsidRPr="00391425" w:rsidDel="00350CCE" w:rsidRDefault="000C592F" w:rsidP="00391425">
            <w:pPr>
              <w:pStyle w:val="ListBullet2"/>
              <w:numPr>
                <w:ilvl w:val="0"/>
                <w:numId w:val="0"/>
              </w:numPr>
              <w:spacing w:after="0"/>
              <w:rPr>
                <w:del w:id="468" w:author="Author"/>
                <w:moveTo w:id="469" w:author="Author"/>
                <w:sz w:val="12"/>
                <w:szCs w:val="12"/>
              </w:rPr>
            </w:pPr>
          </w:p>
          <w:p w14:paraId="43646E26" w14:textId="007B97CA" w:rsidR="00DE4C75" w:rsidRPr="00E82C57" w:rsidRDefault="00DE4C75" w:rsidP="004A5AF4">
            <w:pPr>
              <w:pStyle w:val="ListParagraph"/>
              <w:numPr>
                <w:ilvl w:val="0"/>
                <w:numId w:val="26"/>
              </w:numPr>
              <w:spacing w:before="0" w:after="0"/>
              <w:rPr>
                <w:moveTo w:id="470" w:author="Author"/>
              </w:rPr>
            </w:pPr>
            <w:moveTo w:id="471" w:author="Author">
              <w:r w:rsidRPr="00E82C57">
                <w:t xml:space="preserve">80: </w:t>
              </w:r>
            </w:moveTo>
            <w:ins w:id="472" w:author="Author">
              <w:r w:rsidR="00807DB0">
                <w:t xml:space="preserve">Used for </w:t>
              </w:r>
            </w:ins>
            <w:moveTo w:id="473" w:author="Author">
              <w:del w:id="474" w:author="Author">
                <w:r w:rsidRPr="00E82C57" w:rsidDel="00807DB0">
                  <w:delText>D</w:delText>
                </w:r>
              </w:del>
            </w:moveTo>
            <w:ins w:id="475" w:author="Author">
              <w:r w:rsidR="00807DB0">
                <w:t>d</w:t>
              </w:r>
            </w:ins>
            <w:moveTo w:id="476" w:author="Author">
              <w:r w:rsidRPr="00E82C57">
                <w:t xml:space="preserve">ownloading certificate revocation lists (CRLs) </w:t>
              </w:r>
              <w:del w:id="477" w:author="Author">
                <w:r w:rsidRPr="00E82C57" w:rsidDel="003C24EF">
                  <w:delText>while</w:delText>
                </w:r>
              </w:del>
            </w:moveTo>
            <w:ins w:id="478" w:author="Author">
              <w:r w:rsidR="003C24EF">
                <w:t>when</w:t>
              </w:r>
            </w:ins>
            <w:moveTo w:id="479" w:author="Author">
              <w:r w:rsidRPr="00E82C57">
                <w:t xml:space="preserve"> validating the SSL certificate</w:t>
              </w:r>
            </w:moveTo>
            <w:ins w:id="480" w:author="Author">
              <w:r w:rsidR="00807DB0">
                <w:t xml:space="preserve">s </w:t>
              </w:r>
              <w:r w:rsidR="003C24EF">
                <w:t>bound to our Azure endpoints</w:t>
              </w:r>
            </w:ins>
          </w:p>
          <w:p w14:paraId="7EE27A39" w14:textId="0649E4FA" w:rsidR="00DE4C75" w:rsidRPr="00E82C57" w:rsidRDefault="00DE4C75" w:rsidP="004A5AF4">
            <w:pPr>
              <w:pStyle w:val="ListParagraph"/>
              <w:numPr>
                <w:ilvl w:val="0"/>
                <w:numId w:val="26"/>
              </w:numPr>
              <w:spacing w:before="0" w:after="0"/>
              <w:rPr>
                <w:moveTo w:id="481" w:author="Author"/>
              </w:rPr>
            </w:pPr>
            <w:moveTo w:id="482" w:author="Author">
              <w:r w:rsidRPr="00E82C57">
                <w:t xml:space="preserve">443: All outbound communication with the </w:t>
              </w:r>
            </w:moveTo>
            <w:ins w:id="483" w:author="Author">
              <w:r w:rsidR="000D5724">
                <w:t xml:space="preserve">Azure </w:t>
              </w:r>
            </w:ins>
            <w:moveTo w:id="484" w:author="Author">
              <w:r w:rsidRPr="00E82C57">
                <w:t>Application Proxy service</w:t>
              </w:r>
            </w:moveTo>
            <w:ins w:id="485" w:author="Author">
              <w:r w:rsidR="000D5724">
                <w:t xml:space="preserve"> are encrypted over TLS 1.2</w:t>
              </w:r>
            </w:ins>
          </w:p>
          <w:p w14:paraId="5177D56A" w14:textId="5137ED0B" w:rsidR="00DE4C75" w:rsidRPr="00E82C57" w:rsidDel="00812C09" w:rsidRDefault="00DE4C75" w:rsidP="004A5AF4">
            <w:pPr>
              <w:pStyle w:val="ListParagraph"/>
              <w:numPr>
                <w:ilvl w:val="0"/>
                <w:numId w:val="26"/>
              </w:numPr>
              <w:spacing w:before="0" w:after="0"/>
              <w:rPr>
                <w:del w:id="486" w:author="Author"/>
                <w:moveTo w:id="487" w:author="Author"/>
              </w:rPr>
            </w:pPr>
            <w:moveTo w:id="488" w:author="Author">
              <w:del w:id="489" w:author="Author">
                <w:r w:rsidRPr="00E82C57" w:rsidDel="00812C09">
                  <w:delText>If your firewall enforces traffic according to originating users, open these ports for traffic coming from Windows services running as a Network Service</w:delText>
                </w:r>
              </w:del>
            </w:moveTo>
          </w:p>
          <w:p w14:paraId="7D433552" w14:textId="48E6926F" w:rsidR="00DE4C75" w:rsidDel="00395C2E" w:rsidRDefault="00DE4C75" w:rsidP="004A5AF4">
            <w:pPr>
              <w:pStyle w:val="ListParagraph"/>
              <w:numPr>
                <w:ilvl w:val="0"/>
                <w:numId w:val="26"/>
              </w:numPr>
              <w:spacing w:before="0" w:after="0"/>
              <w:rPr>
                <w:del w:id="490" w:author="Author"/>
              </w:rPr>
            </w:pPr>
            <w:moveTo w:id="491" w:author="Author">
              <w:del w:id="492" w:author="Author">
                <w:r w:rsidRPr="00E82C57" w:rsidDel="00395C2E">
                  <w:delText xml:space="preserve">If your firewall or proxy allows DNS whitelisting, you can whitelist connections to msappproxy.net and servicebus.windows.net. If not, you need to allow access to the </w:delText>
                </w:r>
                <w:r w:rsidDel="00395C2E">
                  <w:fldChar w:fldCharType="begin"/>
                </w:r>
                <w:r w:rsidRPr="00E82C57" w:rsidDel="00395C2E">
                  <w:delInstrText xml:space="preserve"> HYPERLINK "https://www.microsoft.com/en-us/download/details.aspx?id=41653" </w:delInstrText>
                </w:r>
                <w:r w:rsidDel="00395C2E">
                  <w:fldChar w:fldCharType="separate"/>
                </w:r>
                <w:r w:rsidRPr="00A8570F" w:rsidDel="00395C2E">
                  <w:rPr>
                    <w:rStyle w:val="Hyperlink"/>
                  </w:rPr>
                  <w:delText>Azure Datacenter IP ranges</w:delText>
                </w:r>
                <w:r w:rsidDel="00395C2E">
                  <w:rPr>
                    <w:rStyle w:val="Hyperlink"/>
                  </w:rPr>
                  <w:fldChar w:fldCharType="end"/>
                </w:r>
                <w:r w:rsidRPr="00E82C57" w:rsidDel="00395C2E">
                  <w:delText xml:space="preserve"> which are updated each week</w:delText>
                </w:r>
              </w:del>
            </w:moveTo>
          </w:p>
          <w:p w14:paraId="799B4967" w14:textId="176D1A9D" w:rsidR="001C3077" w:rsidRPr="00E82C57" w:rsidDel="003404D5" w:rsidRDefault="001C3077" w:rsidP="00395C2E">
            <w:pPr>
              <w:pStyle w:val="ListParagraph"/>
              <w:spacing w:before="0" w:after="0"/>
              <w:ind w:left="720"/>
              <w:rPr>
                <w:ins w:id="493" w:author="Author"/>
                <w:del w:id="494" w:author="Author"/>
                <w:moveTo w:id="495" w:author="Author"/>
              </w:rPr>
            </w:pPr>
          </w:p>
          <w:p w14:paraId="1661879F" w14:textId="7BD33376" w:rsidR="00DE4C75" w:rsidDel="005E497F" w:rsidRDefault="00395C2E" w:rsidP="00395C2E">
            <w:pPr>
              <w:rPr>
                <w:del w:id="496" w:author="Author"/>
              </w:rPr>
            </w:pPr>
            <w:ins w:id="497" w:author="Author">
              <w:del w:id="498" w:author="Author">
                <w:r w:rsidDel="005E497F">
                  <w:delText>And to the following destinations:</w:delText>
                </w:r>
              </w:del>
            </w:ins>
            <w:moveTo w:id="499" w:author="Author">
              <w:del w:id="500" w:author="Author">
                <w:r w:rsidR="00DE4C75" w:rsidDel="005E497F">
                  <w:delText xml:space="preserve">Use the </w:delText>
                </w:r>
                <w:r w:rsidR="00DE4C75" w:rsidDel="005E497F">
                  <w:fldChar w:fldCharType="begin"/>
                </w:r>
                <w:r w:rsidR="00DE4C75" w:rsidDel="005E497F">
                  <w:delInstrText xml:space="preserve"> HYPERLINK "https://aadap-portcheck.connectorporttest.msappproxy.net/" </w:delInstrText>
                </w:r>
                <w:r w:rsidR="00DE4C75" w:rsidDel="005E497F">
                  <w:fldChar w:fldCharType="separate"/>
                </w:r>
                <w:r w:rsidR="00DE4C75" w:rsidRPr="00A11CBC" w:rsidDel="005E497F">
                  <w:rPr>
                    <w:rStyle w:val="Hyperlink"/>
                  </w:rPr>
                  <w:delText>Azure AD Application Proxy Connector Ports Test Tool</w:delText>
                </w:r>
                <w:r w:rsidR="00DE4C75" w:rsidDel="005E497F">
                  <w:rPr>
                    <w:rStyle w:val="Hyperlink"/>
                  </w:rPr>
                  <w:fldChar w:fldCharType="end"/>
                </w:r>
              </w:del>
            </w:moveTo>
          </w:p>
          <w:p w14:paraId="60A1E8A9" w14:textId="706A4221" w:rsidR="00395C2E" w:rsidDel="005E497F" w:rsidRDefault="00395C2E" w:rsidP="00395C2E">
            <w:pPr>
              <w:rPr>
                <w:ins w:id="501" w:author="Author"/>
                <w:del w:id="502" w:author="Author"/>
              </w:rPr>
            </w:pPr>
          </w:p>
          <w:p w14:paraId="6D01DFE4" w14:textId="3777ED64" w:rsidR="00395C2E" w:rsidDel="005E497F" w:rsidRDefault="00395C2E" w:rsidP="00395C2E">
            <w:pPr>
              <w:rPr>
                <w:ins w:id="503" w:author="Author"/>
                <w:del w:id="504" w:author="Author"/>
              </w:rPr>
            </w:pPr>
          </w:p>
          <w:p w14:paraId="223D01C7" w14:textId="7CD8F307" w:rsidR="00395C2E" w:rsidRPr="00A9109B" w:rsidRDefault="00395C2E" w:rsidP="00395C2E">
            <w:pPr>
              <w:rPr>
                <w:ins w:id="505" w:author="Author"/>
              </w:rPr>
            </w:pPr>
            <w:ins w:id="506" w:author="Author">
              <w:r w:rsidRPr="00A9109B">
                <w:t xml:space="preserve">A connector host’s </w:t>
              </w:r>
              <w:del w:id="507" w:author="Author">
                <w:r w:rsidRPr="00A9109B" w:rsidDel="00DF134F">
                  <w:delText xml:space="preserve">Microsoft Azure AD </w:delText>
                </w:r>
              </w:del>
              <w:r w:rsidRPr="00A9109B">
                <w:t>Application Proxy service and its associated Updater service both run in the machine context, so would have no way of interacting with an outbound proxy that requires authentication. For this reason, we would recommend that all outbound traffic originating from a connector host is allowed through a forward proxy without being challenged.</w:t>
              </w:r>
            </w:ins>
          </w:p>
          <w:p w14:paraId="1979E505" w14:textId="77777777" w:rsidR="00395C2E" w:rsidRDefault="00395C2E" w:rsidP="00395C2E">
            <w:pPr>
              <w:pStyle w:val="CellBody"/>
              <w:keepNext/>
              <w:spacing w:after="240"/>
              <w:rPr>
                <w:ins w:id="508" w:author="Author"/>
              </w:rPr>
            </w:pPr>
            <w:ins w:id="509" w:author="Author">
              <w:r>
                <w:t>Note that terminating of connector traffic is not supported and will inevitably the connector from establishing a secure channel with its associated tenant, and other key endpoints, so please avoid all forms of inline inspection on outbound communications to the WWW.</w:t>
              </w:r>
            </w:ins>
          </w:p>
          <w:p w14:paraId="253C18D2" w14:textId="6D0E1265" w:rsidR="00DE4C75" w:rsidRPr="000C592F" w:rsidRDefault="00395C2E" w:rsidP="00395C2E">
            <w:pPr>
              <w:pStyle w:val="ListBullet2"/>
              <w:numPr>
                <w:ilvl w:val="0"/>
                <w:numId w:val="0"/>
              </w:numPr>
              <w:rPr>
                <w:ins w:id="510" w:author="Author"/>
              </w:rPr>
            </w:pPr>
            <w:ins w:id="511" w:author="Author">
              <w:r>
                <w:t>By the same token, load balancing of the Proxy connectors themselves is also not supported, or even necessary.</w:t>
              </w:r>
              <w:moveToRangeEnd w:id="458"/>
            </w:ins>
          </w:p>
        </w:tc>
      </w:tr>
      <w:tr w:rsidR="006D2C09" w:rsidDel="00977F0F" w14:paraId="0EA9CC9D" w14:textId="52A3483C" w:rsidTr="00AF7BE8">
        <w:trPr>
          <w:cnfStyle w:val="000000100000" w:firstRow="0" w:lastRow="0" w:firstColumn="0" w:lastColumn="0" w:oddVBand="0" w:evenVBand="0" w:oddHBand="1" w:evenHBand="0" w:firstRowFirstColumn="0" w:firstRowLastColumn="0" w:lastRowFirstColumn="0" w:lastRowLastColumn="0"/>
          <w:del w:id="512" w:author="Author"/>
        </w:trPr>
        <w:tc>
          <w:tcPr>
            <w:tcW w:w="2340" w:type="dxa"/>
            <w:tcBorders>
              <w:top w:val="single" w:sz="4" w:space="0" w:color="auto"/>
              <w:left w:val="single" w:sz="4" w:space="0" w:color="auto"/>
              <w:bottom w:val="single" w:sz="4" w:space="0" w:color="auto"/>
              <w:right w:val="single" w:sz="4" w:space="0" w:color="auto"/>
            </w:tcBorders>
            <w:vAlign w:val="center"/>
          </w:tcPr>
          <w:p w14:paraId="54C07BBF" w14:textId="552A3941" w:rsidR="006D2C09" w:rsidDel="00977F0F" w:rsidRDefault="006D2C09" w:rsidP="00AF7BE8">
            <w:pPr>
              <w:pStyle w:val="CellBody"/>
              <w:spacing w:after="240"/>
              <w:ind w:left="174" w:right="103"/>
              <w:rPr>
                <w:del w:id="513" w:author="Author"/>
                <w:lang w:val="en-US"/>
              </w:rPr>
            </w:pPr>
            <w:del w:id="514" w:author="Author">
              <w:r w:rsidDel="00977F0F">
                <w:rPr>
                  <w:lang w:val="en-US"/>
                </w:rPr>
                <w:delText>Connector network access requirements</w:delText>
              </w:r>
            </w:del>
          </w:p>
        </w:tc>
        <w:tc>
          <w:tcPr>
            <w:tcW w:w="6793" w:type="dxa"/>
            <w:tcBorders>
              <w:top w:val="single" w:sz="4" w:space="0" w:color="auto"/>
              <w:left w:val="single" w:sz="4" w:space="0" w:color="auto"/>
              <w:bottom w:val="single" w:sz="4" w:space="0" w:color="auto"/>
              <w:right w:val="single" w:sz="4" w:space="0" w:color="auto"/>
            </w:tcBorders>
            <w:vAlign w:val="center"/>
          </w:tcPr>
          <w:p w14:paraId="775839AE" w14:textId="5E5A8B6A" w:rsidR="006D2C09" w:rsidDel="00977F0F" w:rsidRDefault="006C7911" w:rsidP="00AF7BE8">
            <w:pPr>
              <w:pStyle w:val="CellBody"/>
              <w:keepNext/>
              <w:spacing w:after="240"/>
              <w:ind w:left="174" w:right="103"/>
              <w:rPr>
                <w:del w:id="515" w:author="Author"/>
              </w:rPr>
            </w:pPr>
            <w:ins w:id="516" w:author="Author">
              <w:del w:id="517" w:author="Author">
                <w:r w:rsidRPr="00027470" w:rsidDel="00977F0F">
                  <w:delText>The server needs to be able to connect to the Application Proxy services in the cloud, and the on-premises applications that you are publishing.</w:delText>
                </w:r>
              </w:del>
            </w:ins>
          </w:p>
        </w:tc>
      </w:tr>
      <w:tr w:rsidR="006D2C09" w14:paraId="18F37D24" w14:textId="77777777" w:rsidTr="00AF7BE8">
        <w:trPr>
          <w:cnfStyle w:val="000000010000" w:firstRow="0" w:lastRow="0" w:firstColumn="0" w:lastColumn="0" w:oddVBand="0" w:evenVBand="0" w:oddHBand="0" w:evenHBand="1"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135BF0B8" w14:textId="78C0A670" w:rsidR="006D2C09" w:rsidRDefault="006D2C09" w:rsidP="00AF7BE8">
            <w:pPr>
              <w:pStyle w:val="CellBody"/>
              <w:spacing w:after="240"/>
              <w:ind w:left="174" w:right="103"/>
              <w:rPr>
                <w:lang w:val="en-US"/>
              </w:rPr>
            </w:pPr>
            <w:r>
              <w:rPr>
                <w:lang w:val="en-US"/>
              </w:rPr>
              <w:t>Connector domain join requirements</w:t>
            </w:r>
          </w:p>
        </w:tc>
        <w:tc>
          <w:tcPr>
            <w:tcW w:w="6793" w:type="dxa"/>
            <w:tcBorders>
              <w:top w:val="single" w:sz="4" w:space="0" w:color="auto"/>
              <w:left w:val="single" w:sz="4" w:space="0" w:color="auto"/>
              <w:bottom w:val="single" w:sz="4" w:space="0" w:color="auto"/>
              <w:right w:val="single" w:sz="4" w:space="0" w:color="auto"/>
            </w:tcBorders>
            <w:vAlign w:val="center"/>
          </w:tcPr>
          <w:p w14:paraId="492E86BB" w14:textId="0873F949" w:rsidR="006D2C09" w:rsidRPr="00210976" w:rsidRDefault="00210976" w:rsidP="002527B7">
            <w:pPr>
              <w:pStyle w:val="CellBody"/>
              <w:keepNext/>
              <w:spacing w:after="240"/>
              <w:rPr>
                <w:lang w:val="en-US"/>
              </w:rPr>
            </w:pPr>
            <w:ins w:id="518" w:author="Author">
              <w:r w:rsidRPr="00210976">
                <w:rPr>
                  <w:lang w:val="en-US"/>
                </w:rPr>
                <w:t>For single sign-on to your published applications using Kerberos Constrained Delegation, th</w:t>
              </w:r>
              <w:r w:rsidR="00757EF5">
                <w:rPr>
                  <w:lang w:val="en-US"/>
                </w:rPr>
                <w:t xml:space="preserve">e </w:t>
              </w:r>
              <w:r w:rsidR="00751842">
                <w:rPr>
                  <w:lang w:val="en-US"/>
                </w:rPr>
                <w:t xml:space="preserve">connector </w:t>
              </w:r>
              <w:del w:id="519" w:author="Author">
                <w:r w:rsidRPr="00210976" w:rsidDel="00751842">
                  <w:rPr>
                    <w:lang w:val="en-US"/>
                  </w:rPr>
                  <w:delText>is m</w:delText>
                </w:r>
              </w:del>
              <w:r w:rsidR="00751842">
                <w:rPr>
                  <w:lang w:val="en-US"/>
                </w:rPr>
                <w:t xml:space="preserve">host </w:t>
              </w:r>
              <w:del w:id="520" w:author="Author">
                <w:r w:rsidRPr="00210976" w:rsidDel="00751842">
                  <w:rPr>
                    <w:lang w:val="en-US"/>
                  </w:rPr>
                  <w:delText xml:space="preserve">achine </w:delText>
                </w:r>
              </w:del>
              <w:r w:rsidRPr="00210976">
                <w:rPr>
                  <w:lang w:val="en-US"/>
                </w:rPr>
                <w:t>should be domain-joined in the same AD domain as the applications that you are publishing. For information, see KCD for single sign-on with Application Proxy.</w:t>
              </w:r>
            </w:ins>
          </w:p>
        </w:tc>
      </w:tr>
      <w:tr w:rsidR="001A6D4C" w:rsidDel="000B67AC" w14:paraId="195E3E0C" w14:textId="3CCA8471" w:rsidTr="00AF7BE8">
        <w:trPr>
          <w:cnfStyle w:val="000000100000" w:firstRow="0" w:lastRow="0" w:firstColumn="0" w:lastColumn="0" w:oddVBand="0" w:evenVBand="0" w:oddHBand="1" w:evenHBand="0" w:firstRowFirstColumn="0" w:firstRowLastColumn="0" w:lastRowFirstColumn="0" w:lastRowLastColumn="0"/>
          <w:ins w:id="521" w:author="Author"/>
          <w:del w:id="522" w:author="Author"/>
        </w:trPr>
        <w:tc>
          <w:tcPr>
            <w:tcW w:w="2340" w:type="dxa"/>
            <w:tcBorders>
              <w:top w:val="single" w:sz="4" w:space="0" w:color="auto"/>
              <w:left w:val="single" w:sz="4" w:space="0" w:color="auto"/>
              <w:bottom w:val="single" w:sz="4" w:space="0" w:color="auto"/>
              <w:right w:val="single" w:sz="4" w:space="0" w:color="auto"/>
            </w:tcBorders>
            <w:vAlign w:val="center"/>
          </w:tcPr>
          <w:p w14:paraId="0B0D07EA" w14:textId="1CFC4198" w:rsidR="001A6D4C" w:rsidDel="000B67AC" w:rsidRDefault="001A6D4C" w:rsidP="00AF7BE8">
            <w:pPr>
              <w:pStyle w:val="CellBody"/>
              <w:spacing w:after="240"/>
              <w:ind w:left="174" w:right="103"/>
              <w:rPr>
                <w:ins w:id="523" w:author="Author"/>
                <w:del w:id="524" w:author="Author"/>
                <w:lang w:val="en-US"/>
              </w:rPr>
            </w:pPr>
            <w:ins w:id="525" w:author="Author">
              <w:del w:id="526" w:author="Author">
                <w:r w:rsidDel="000B67AC">
                  <w:rPr>
                    <w:lang w:val="en-US"/>
                  </w:rPr>
                  <w:delText>Licencing</w:delText>
                </w:r>
              </w:del>
            </w:ins>
          </w:p>
        </w:tc>
        <w:tc>
          <w:tcPr>
            <w:tcW w:w="6793" w:type="dxa"/>
            <w:tcBorders>
              <w:top w:val="single" w:sz="4" w:space="0" w:color="auto"/>
              <w:left w:val="single" w:sz="4" w:space="0" w:color="auto"/>
              <w:bottom w:val="single" w:sz="4" w:space="0" w:color="auto"/>
              <w:right w:val="single" w:sz="4" w:space="0" w:color="auto"/>
            </w:tcBorders>
            <w:vAlign w:val="center"/>
          </w:tcPr>
          <w:p w14:paraId="0DF55F86" w14:textId="146D3658" w:rsidR="001A6D4C" w:rsidRPr="00210976" w:rsidDel="000B67AC" w:rsidRDefault="001A6D4C" w:rsidP="002527B7">
            <w:pPr>
              <w:pStyle w:val="CellBody"/>
              <w:keepNext/>
              <w:spacing w:after="240"/>
              <w:rPr>
                <w:ins w:id="527" w:author="Author"/>
                <w:del w:id="528" w:author="Author"/>
                <w:lang w:val="en-US"/>
              </w:rPr>
            </w:pPr>
          </w:p>
        </w:tc>
      </w:tr>
    </w:tbl>
    <w:p w14:paraId="34F91F80" w14:textId="47AFE74A" w:rsidR="00573042" w:rsidDel="00BC0843" w:rsidRDefault="00573042" w:rsidP="005E4B64">
      <w:pPr>
        <w:pStyle w:val="Caption"/>
        <w:rPr>
          <w:del w:id="529" w:author="Author"/>
        </w:rPr>
      </w:pPr>
    </w:p>
    <w:p w14:paraId="2E6F6D38" w14:textId="1C103620" w:rsidR="007672E1" w:rsidRDefault="005E4B64" w:rsidP="005E4B64">
      <w:pPr>
        <w:pStyle w:val="Caption"/>
      </w:pPr>
      <w:r>
        <w:t xml:space="preserve">Table </w:t>
      </w:r>
      <w:r w:rsidR="00A04B68">
        <w:fldChar w:fldCharType="begin"/>
      </w:r>
      <w:r w:rsidR="00A04B68">
        <w:instrText xml:space="preserve"> SEQ Table \* ARABIC </w:instrText>
      </w:r>
      <w:r w:rsidR="00A04B68">
        <w:fldChar w:fldCharType="separate"/>
      </w:r>
      <w:r w:rsidR="000322C2">
        <w:rPr>
          <w:noProof/>
        </w:rPr>
        <w:t>4</w:t>
      </w:r>
      <w:r w:rsidR="00A04B68">
        <w:rPr>
          <w:noProof/>
        </w:rPr>
        <w:fldChar w:fldCharType="end"/>
      </w:r>
      <w:r>
        <w:t>: Infrastructure Dependencies</w:t>
      </w:r>
    </w:p>
    <w:p w14:paraId="03BDD144" w14:textId="3D649F4A" w:rsidR="009F2DA8" w:rsidRDefault="00E97A78" w:rsidP="009F2DA8">
      <w:pPr>
        <w:pStyle w:val="Heading2Numbered"/>
      </w:pPr>
      <w:bookmarkStart w:id="530" w:name="_Toc508930350"/>
      <w:r>
        <w:t>Applications Discovery</w:t>
      </w:r>
      <w:bookmarkEnd w:id="530"/>
    </w:p>
    <w:p w14:paraId="2411E1F7" w14:textId="63E754FB" w:rsidR="005E4B64" w:rsidRPr="004F4D0F" w:rsidRDefault="005E4B64" w:rsidP="005E4B64">
      <w:pPr>
        <w:rPr>
          <w:lang w:eastAsia="ja-JP"/>
        </w:rPr>
      </w:pPr>
      <w:r w:rsidRPr="004F4D0F">
        <w:rPr>
          <w:lang w:eastAsia="ja-JP"/>
        </w:rPr>
        <w:t xml:space="preserve">This section details </w:t>
      </w:r>
      <w:r w:rsidR="00E97A78">
        <w:rPr>
          <w:lang w:eastAsia="ja-JP"/>
        </w:rPr>
        <w:t>the applications discussed and the application insights during the kick off workshop</w:t>
      </w:r>
      <w:ins w:id="531" w:author="Author">
        <w:r w:rsidR="005C0344">
          <w:rPr>
            <w:lang w:eastAsia="ja-JP"/>
          </w:rPr>
          <w:t>,</w:t>
        </w:r>
      </w:ins>
      <w:r w:rsidR="00E97A78">
        <w:rPr>
          <w:lang w:eastAsia="ja-JP"/>
        </w:rPr>
        <w:t xml:space="preserve"> as part of the assessment phase.</w:t>
      </w:r>
    </w:p>
    <w:tbl>
      <w:tblPr>
        <w:tblStyle w:val="SDMTemplateTable"/>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326"/>
        <w:gridCol w:w="1514"/>
        <w:gridCol w:w="2117"/>
        <w:gridCol w:w="2126"/>
        <w:gridCol w:w="2268"/>
      </w:tblGrid>
      <w:tr w:rsidR="003C3EAB" w14:paraId="69A26EEB" w14:textId="27E3F091" w:rsidTr="00F53BC9">
        <w:trPr>
          <w:cnfStyle w:val="100000000000" w:firstRow="1" w:lastRow="0" w:firstColumn="0" w:lastColumn="0" w:oddVBand="0" w:evenVBand="0" w:oddHBand="0" w:evenHBand="0" w:firstRowFirstColumn="0" w:firstRowLastColumn="0" w:lastRowFirstColumn="0" w:lastRowLastColumn="0"/>
        </w:trPr>
        <w:tc>
          <w:tcPr>
            <w:tcW w:w="1326" w:type="dxa"/>
          </w:tcPr>
          <w:p w14:paraId="5D16866A" w14:textId="3198B7E7" w:rsidR="003C3EAB" w:rsidRPr="004F4D0F" w:rsidRDefault="003C3EAB" w:rsidP="00735638">
            <w:pPr>
              <w:spacing w:before="0"/>
              <w:rPr>
                <w:rFonts w:cs="Segoe UI"/>
                <w:iCs/>
                <w:sz w:val="20"/>
                <w:szCs w:val="20"/>
              </w:rPr>
            </w:pPr>
            <w:commentRangeStart w:id="532"/>
            <w:r>
              <w:rPr>
                <w:rFonts w:cs="Segoe UI"/>
                <w:iCs/>
                <w:sz w:val="20"/>
                <w:szCs w:val="20"/>
              </w:rPr>
              <w:t>Application Name</w:t>
            </w:r>
          </w:p>
        </w:tc>
        <w:tc>
          <w:tcPr>
            <w:tcW w:w="1514" w:type="dxa"/>
          </w:tcPr>
          <w:p w14:paraId="442F6780" w14:textId="010D94B0" w:rsidR="003C3EAB" w:rsidRPr="004F4D0F" w:rsidRDefault="00F53BC9" w:rsidP="00735638">
            <w:pPr>
              <w:spacing w:before="0"/>
              <w:rPr>
                <w:rFonts w:cs="Segoe UI"/>
                <w:iCs/>
                <w:sz w:val="20"/>
                <w:szCs w:val="20"/>
              </w:rPr>
            </w:pPr>
            <w:ins w:id="533" w:author="Author">
              <w:r w:rsidRPr="00F53BC9">
                <w:rPr>
                  <w:rFonts w:cs="Segoe UI"/>
                  <w:iCs/>
                  <w:sz w:val="20"/>
                  <w:szCs w:val="20"/>
                  <w:lang w:val="en-GB"/>
                </w:rPr>
                <w:t>Application Platform: IIS, Apache, Tomcat, NGINX</w:t>
              </w:r>
              <w:r>
                <w:rPr>
                  <w:rFonts w:cs="Segoe UI"/>
                  <w:iCs/>
                  <w:sz w:val="20"/>
                  <w:szCs w:val="20"/>
                </w:rPr>
                <w:t xml:space="preserve"> </w:t>
              </w:r>
            </w:ins>
            <w:del w:id="534" w:author="Author">
              <w:r w:rsidR="003C3EAB" w:rsidDel="00F53BC9">
                <w:rPr>
                  <w:rFonts w:cs="Segoe UI"/>
                  <w:iCs/>
                  <w:sz w:val="20"/>
                  <w:szCs w:val="20"/>
                </w:rPr>
                <w:delText xml:space="preserve">Authentication Type: </w:delText>
              </w:r>
            </w:del>
            <w:ins w:id="535" w:author="Author">
              <w:del w:id="536" w:author="Author">
                <w:r w:rsidR="003C3EAB" w:rsidDel="00F53BC9">
                  <w:rPr>
                    <w:rFonts w:cs="Segoe UI"/>
                    <w:iCs/>
                    <w:sz w:val="20"/>
                    <w:szCs w:val="20"/>
                  </w:rPr>
                  <w:delText xml:space="preserve">FBA, </w:delText>
                </w:r>
              </w:del>
            </w:ins>
            <w:del w:id="537" w:author="Author">
              <w:r w:rsidR="003C3EAB" w:rsidDel="00F53BC9">
                <w:rPr>
                  <w:rFonts w:cs="Segoe UI"/>
                  <w:iCs/>
                  <w:sz w:val="20"/>
                  <w:szCs w:val="20"/>
                </w:rPr>
                <w:delText>SAML, WIA, LDAP, Custom, O</w:delText>
              </w:r>
            </w:del>
            <w:ins w:id="538" w:author="Author">
              <w:del w:id="539" w:author="Author">
                <w:r w:rsidR="003C3EAB" w:rsidDel="00F53BC9">
                  <w:rPr>
                    <w:rFonts w:cs="Segoe UI"/>
                    <w:iCs/>
                    <w:sz w:val="20"/>
                    <w:szCs w:val="20"/>
                  </w:rPr>
                  <w:delText>A</w:delText>
                </w:r>
              </w:del>
            </w:ins>
            <w:del w:id="540" w:author="Author">
              <w:r w:rsidR="003C3EAB" w:rsidDel="00F53BC9">
                <w:rPr>
                  <w:rFonts w:cs="Segoe UI"/>
                  <w:iCs/>
                  <w:sz w:val="20"/>
                  <w:szCs w:val="20"/>
                </w:rPr>
                <w:delText>auth</w:delText>
              </w:r>
            </w:del>
          </w:p>
        </w:tc>
        <w:tc>
          <w:tcPr>
            <w:tcW w:w="2117" w:type="dxa"/>
          </w:tcPr>
          <w:p w14:paraId="70AD7713" w14:textId="346C39FA" w:rsidR="003C3EAB" w:rsidRDefault="003C3EAB" w:rsidP="00735638">
            <w:pPr>
              <w:spacing w:before="0"/>
              <w:rPr>
                <w:rFonts w:cs="Segoe UI"/>
                <w:iCs/>
                <w:sz w:val="20"/>
                <w:szCs w:val="20"/>
              </w:rPr>
            </w:pPr>
            <w:r>
              <w:rPr>
                <w:rFonts w:cs="Segoe UI"/>
                <w:iCs/>
                <w:sz w:val="20"/>
                <w:szCs w:val="20"/>
              </w:rPr>
              <w:t>Application Type: SharePoint, SAP, CRM, Custom, Rich Client, Citrix, RDG</w:t>
            </w:r>
          </w:p>
        </w:tc>
        <w:tc>
          <w:tcPr>
            <w:tcW w:w="2126" w:type="dxa"/>
          </w:tcPr>
          <w:p w14:paraId="2D84947B" w14:textId="2B42E409" w:rsidR="003C3EAB" w:rsidRPr="00F77E8C" w:rsidRDefault="00F77E8C" w:rsidP="00735638">
            <w:pPr>
              <w:spacing w:before="0"/>
              <w:rPr>
                <w:rFonts w:cs="Segoe UI"/>
                <w:iCs/>
                <w:sz w:val="20"/>
                <w:szCs w:val="20"/>
                <w:lang w:val="en-GB"/>
              </w:rPr>
            </w:pPr>
            <w:ins w:id="541" w:author="Author">
              <w:r>
                <w:rPr>
                  <w:rFonts w:cs="Segoe UI"/>
                  <w:iCs/>
                  <w:sz w:val="20"/>
                  <w:szCs w:val="20"/>
                </w:rPr>
                <w:t>Authentication Type: FBA, SAML, WIA, LDAP, Custom, OAuth</w:t>
              </w:r>
            </w:ins>
            <w:del w:id="542" w:author="Author">
              <w:r w:rsidR="003C3EAB" w:rsidRPr="00F77E8C" w:rsidDel="00F77E8C">
                <w:rPr>
                  <w:rFonts w:cs="Segoe UI"/>
                  <w:iCs/>
                  <w:sz w:val="20"/>
                  <w:szCs w:val="20"/>
                  <w:lang w:val="en-GB"/>
                </w:rPr>
                <w:delText>Application Platform: IIS, Apache</w:delText>
              </w:r>
            </w:del>
            <w:ins w:id="543" w:author="Author">
              <w:del w:id="544" w:author="Author">
                <w:r w:rsidR="003C3EAB" w:rsidRPr="00F77E8C" w:rsidDel="00F77E8C">
                  <w:rPr>
                    <w:rFonts w:cs="Segoe UI"/>
                    <w:iCs/>
                    <w:sz w:val="20"/>
                    <w:szCs w:val="20"/>
                    <w:lang w:val="en-GB"/>
                  </w:rPr>
                  <w:delText>, Tomcat, NGINX</w:delText>
                </w:r>
                <w:r w:rsidR="003C3EAB" w:rsidRPr="00F77E8C" w:rsidDel="00131CED">
                  <w:rPr>
                    <w:rFonts w:cs="Segoe UI"/>
                    <w:iCs/>
                    <w:sz w:val="20"/>
                    <w:szCs w:val="20"/>
                    <w:lang w:val="en-GB"/>
                  </w:rPr>
                  <w:delText>, Tomcat</w:delText>
                </w:r>
              </w:del>
            </w:ins>
          </w:p>
        </w:tc>
        <w:tc>
          <w:tcPr>
            <w:tcW w:w="2268" w:type="dxa"/>
          </w:tcPr>
          <w:p w14:paraId="6E90BD9E" w14:textId="54579C5E" w:rsidR="003C3EAB" w:rsidRDefault="003C3EAB" w:rsidP="00EB2A4A">
            <w:pPr>
              <w:spacing w:before="0"/>
              <w:rPr>
                <w:rFonts w:cs="Segoe UI"/>
                <w:iCs/>
                <w:sz w:val="20"/>
                <w:szCs w:val="20"/>
              </w:rPr>
            </w:pPr>
            <w:ins w:id="545" w:author="Author">
              <w:r w:rsidRPr="2F909190">
                <w:rPr>
                  <w:rFonts w:cs="Segoe UI"/>
                </w:rPr>
                <w:t xml:space="preserve">Current </w:t>
              </w:r>
            </w:ins>
            <w:r>
              <w:rPr>
                <w:rFonts w:cs="Segoe UI"/>
                <w:iCs/>
                <w:sz w:val="20"/>
                <w:szCs w:val="20"/>
              </w:rPr>
              <w:t>Remote Access Method</w:t>
            </w:r>
          </w:p>
        </w:tc>
      </w:tr>
      <w:tr w:rsidR="003C3EAB" w14:paraId="3293F856" w14:textId="41C75986" w:rsidTr="00F53BC9">
        <w:trPr>
          <w:cnfStyle w:val="000000100000" w:firstRow="0" w:lastRow="0" w:firstColumn="0" w:lastColumn="0" w:oddVBand="0" w:evenVBand="0" w:oddHBand="1" w:evenHBand="0" w:firstRowFirstColumn="0" w:firstRowLastColumn="0" w:lastRowFirstColumn="0" w:lastRowLastColumn="0"/>
        </w:trPr>
        <w:tc>
          <w:tcPr>
            <w:tcW w:w="1326" w:type="dxa"/>
          </w:tcPr>
          <w:p w14:paraId="178609E9" w14:textId="3F098E4E" w:rsidR="003C3EAB" w:rsidRPr="004F4D0F" w:rsidRDefault="003C3EAB" w:rsidP="005E4B64">
            <w:pPr>
              <w:pStyle w:val="CellBody"/>
              <w:rPr>
                <w:lang w:val="en-US"/>
              </w:rPr>
            </w:pPr>
            <w:r>
              <w:rPr>
                <w:lang w:val="en-US"/>
              </w:rPr>
              <w:t>Application1</w:t>
            </w:r>
          </w:p>
        </w:tc>
        <w:tc>
          <w:tcPr>
            <w:tcW w:w="1514" w:type="dxa"/>
          </w:tcPr>
          <w:p w14:paraId="0C36EFA3" w14:textId="33669B3F" w:rsidR="003C3EAB" w:rsidRPr="004F4D0F" w:rsidRDefault="003C3EAB" w:rsidP="005E4B64">
            <w:pPr>
              <w:pStyle w:val="CellBody"/>
              <w:rPr>
                <w:szCs w:val="20"/>
                <w:lang w:val="en-US"/>
              </w:rPr>
            </w:pPr>
          </w:p>
        </w:tc>
        <w:tc>
          <w:tcPr>
            <w:tcW w:w="2117" w:type="dxa"/>
          </w:tcPr>
          <w:p w14:paraId="19672064" w14:textId="77777777" w:rsidR="003C3EAB" w:rsidRPr="004F4D0F" w:rsidRDefault="003C3EAB" w:rsidP="005E4B64">
            <w:pPr>
              <w:pStyle w:val="CellBody"/>
              <w:rPr>
                <w:szCs w:val="20"/>
                <w:lang w:val="en-US"/>
              </w:rPr>
            </w:pPr>
          </w:p>
        </w:tc>
        <w:tc>
          <w:tcPr>
            <w:tcW w:w="2126" w:type="dxa"/>
          </w:tcPr>
          <w:p w14:paraId="2253FBD5" w14:textId="77777777" w:rsidR="003C3EAB" w:rsidRPr="004F4D0F" w:rsidRDefault="003C3EAB" w:rsidP="005E4B64">
            <w:pPr>
              <w:pStyle w:val="CellBody"/>
              <w:rPr>
                <w:szCs w:val="20"/>
                <w:lang w:val="en-US"/>
              </w:rPr>
            </w:pPr>
          </w:p>
        </w:tc>
        <w:tc>
          <w:tcPr>
            <w:tcW w:w="2268" w:type="dxa"/>
          </w:tcPr>
          <w:p w14:paraId="17C23EBA" w14:textId="68CB0B87" w:rsidR="003C3EAB" w:rsidRPr="004F4D0F" w:rsidRDefault="003C3EAB" w:rsidP="005E4B64">
            <w:pPr>
              <w:pStyle w:val="CellBody"/>
              <w:rPr>
                <w:lang w:val="en-US"/>
              </w:rPr>
            </w:pPr>
            <w:r w:rsidRPr="2F909190">
              <w:rPr>
                <w:lang w:val="en-US"/>
              </w:rPr>
              <w:t>F5 with MFA</w:t>
            </w:r>
          </w:p>
        </w:tc>
      </w:tr>
      <w:tr w:rsidR="003C3EAB" w14:paraId="53ED4AC2" w14:textId="11ED1F45" w:rsidTr="00F53BC9">
        <w:trPr>
          <w:cnfStyle w:val="000000010000" w:firstRow="0" w:lastRow="0" w:firstColumn="0" w:lastColumn="0" w:oddVBand="0" w:evenVBand="0" w:oddHBand="0" w:evenHBand="1" w:firstRowFirstColumn="0" w:firstRowLastColumn="0" w:lastRowFirstColumn="0" w:lastRowLastColumn="0"/>
        </w:trPr>
        <w:tc>
          <w:tcPr>
            <w:tcW w:w="1326" w:type="dxa"/>
          </w:tcPr>
          <w:p w14:paraId="5A78E09F" w14:textId="738B3CB0" w:rsidR="003C3EAB" w:rsidRDefault="003C3EAB" w:rsidP="005E4B64">
            <w:pPr>
              <w:pStyle w:val="CellBody"/>
              <w:rPr>
                <w:lang w:val="en-US"/>
              </w:rPr>
            </w:pPr>
            <w:r>
              <w:rPr>
                <w:lang w:val="en-US"/>
              </w:rPr>
              <w:t>Application2</w:t>
            </w:r>
          </w:p>
        </w:tc>
        <w:tc>
          <w:tcPr>
            <w:tcW w:w="1514" w:type="dxa"/>
          </w:tcPr>
          <w:p w14:paraId="6A4E2BA5" w14:textId="77777777" w:rsidR="003C3EAB" w:rsidRPr="004F4D0F" w:rsidRDefault="003C3EAB" w:rsidP="005E4B64">
            <w:pPr>
              <w:pStyle w:val="CellBody"/>
              <w:rPr>
                <w:szCs w:val="20"/>
                <w:lang w:val="en-US"/>
              </w:rPr>
            </w:pPr>
          </w:p>
        </w:tc>
        <w:tc>
          <w:tcPr>
            <w:tcW w:w="2117" w:type="dxa"/>
          </w:tcPr>
          <w:p w14:paraId="089AD7AC" w14:textId="77777777" w:rsidR="003C3EAB" w:rsidRPr="004F4D0F" w:rsidRDefault="003C3EAB" w:rsidP="005E4B64">
            <w:pPr>
              <w:pStyle w:val="CellBody"/>
              <w:rPr>
                <w:szCs w:val="20"/>
                <w:lang w:val="en-US"/>
              </w:rPr>
            </w:pPr>
          </w:p>
        </w:tc>
        <w:tc>
          <w:tcPr>
            <w:tcW w:w="2126" w:type="dxa"/>
          </w:tcPr>
          <w:p w14:paraId="53F37245" w14:textId="77777777" w:rsidR="003C3EAB" w:rsidRPr="004F4D0F" w:rsidRDefault="003C3EAB" w:rsidP="005E4B64">
            <w:pPr>
              <w:pStyle w:val="CellBody"/>
              <w:rPr>
                <w:szCs w:val="20"/>
                <w:lang w:val="en-US"/>
              </w:rPr>
            </w:pPr>
          </w:p>
        </w:tc>
        <w:tc>
          <w:tcPr>
            <w:tcW w:w="2268" w:type="dxa"/>
          </w:tcPr>
          <w:p w14:paraId="50D5484C" w14:textId="262A07DA" w:rsidR="003C3EAB" w:rsidRPr="004F4D0F" w:rsidRDefault="003C3EAB" w:rsidP="005E4B64">
            <w:pPr>
              <w:pStyle w:val="CellBody"/>
              <w:rPr>
                <w:lang w:val="en-US"/>
              </w:rPr>
            </w:pPr>
            <w:r w:rsidRPr="2F909190">
              <w:rPr>
                <w:lang w:val="en-US"/>
              </w:rPr>
              <w:t>VPN</w:t>
            </w:r>
          </w:p>
        </w:tc>
      </w:tr>
      <w:tr w:rsidR="003C3EAB" w14:paraId="5CD1B2B4" w14:textId="21436839" w:rsidTr="00F53BC9">
        <w:trPr>
          <w:cnfStyle w:val="000000100000" w:firstRow="0" w:lastRow="0" w:firstColumn="0" w:lastColumn="0" w:oddVBand="0" w:evenVBand="0" w:oddHBand="1" w:evenHBand="0" w:firstRowFirstColumn="0" w:firstRowLastColumn="0" w:lastRowFirstColumn="0" w:lastRowLastColumn="0"/>
        </w:trPr>
        <w:tc>
          <w:tcPr>
            <w:tcW w:w="1326" w:type="dxa"/>
          </w:tcPr>
          <w:p w14:paraId="71AAD6F4" w14:textId="0C7FAD3D" w:rsidR="003C3EAB" w:rsidRPr="004F4D0F" w:rsidRDefault="003C3EAB" w:rsidP="00735638">
            <w:pPr>
              <w:pStyle w:val="CellBody"/>
              <w:rPr>
                <w:lang w:val="en-US"/>
              </w:rPr>
            </w:pPr>
            <w:r w:rsidRPr="2F909190">
              <w:rPr>
                <w:lang w:val="en-US"/>
              </w:rPr>
              <w:t>Application3</w:t>
            </w:r>
          </w:p>
        </w:tc>
        <w:tc>
          <w:tcPr>
            <w:tcW w:w="1514" w:type="dxa"/>
          </w:tcPr>
          <w:p w14:paraId="42053511" w14:textId="142E7A43" w:rsidR="003C3EAB" w:rsidRPr="004F4D0F" w:rsidRDefault="003C3EAB" w:rsidP="00735638">
            <w:pPr>
              <w:pStyle w:val="CellBody"/>
              <w:rPr>
                <w:szCs w:val="20"/>
                <w:lang w:val="en-US"/>
              </w:rPr>
            </w:pPr>
          </w:p>
        </w:tc>
        <w:tc>
          <w:tcPr>
            <w:tcW w:w="2117" w:type="dxa"/>
          </w:tcPr>
          <w:p w14:paraId="26F9EF5D" w14:textId="77777777" w:rsidR="003C3EAB" w:rsidRPr="004F4D0F" w:rsidRDefault="003C3EAB" w:rsidP="00735638">
            <w:pPr>
              <w:pStyle w:val="CellBody"/>
              <w:rPr>
                <w:szCs w:val="20"/>
                <w:lang w:val="en-US"/>
              </w:rPr>
            </w:pPr>
          </w:p>
        </w:tc>
        <w:tc>
          <w:tcPr>
            <w:tcW w:w="2126" w:type="dxa"/>
          </w:tcPr>
          <w:p w14:paraId="1B29787E" w14:textId="77777777" w:rsidR="003C3EAB" w:rsidRPr="004F4D0F" w:rsidRDefault="003C3EAB" w:rsidP="00735638">
            <w:pPr>
              <w:pStyle w:val="CellBody"/>
              <w:rPr>
                <w:szCs w:val="20"/>
                <w:lang w:val="en-US"/>
              </w:rPr>
            </w:pPr>
          </w:p>
        </w:tc>
        <w:tc>
          <w:tcPr>
            <w:tcW w:w="2268" w:type="dxa"/>
          </w:tcPr>
          <w:p w14:paraId="320219AA" w14:textId="3ACA57C3" w:rsidR="003C3EAB" w:rsidRPr="004F4D0F" w:rsidRDefault="003C3EAB" w:rsidP="00735638">
            <w:pPr>
              <w:pStyle w:val="CellBody"/>
              <w:rPr>
                <w:lang w:val="en-US"/>
              </w:rPr>
            </w:pPr>
            <w:ins w:id="546" w:author="Author">
              <w:r w:rsidRPr="2F909190">
                <w:rPr>
                  <w:lang w:val="en-US"/>
                </w:rPr>
                <w:t>UAG/TMG</w:t>
              </w:r>
            </w:ins>
            <w:commentRangeEnd w:id="532"/>
            <w:r>
              <w:rPr>
                <w:rStyle w:val="CommentReference"/>
                <w:color w:val="auto"/>
                <w:lang w:val="en-US"/>
              </w:rPr>
              <w:commentReference w:id="532"/>
            </w:r>
          </w:p>
        </w:tc>
      </w:tr>
    </w:tbl>
    <w:p w14:paraId="73C181F3" w14:textId="67BB5022" w:rsidR="005E4B64" w:rsidRDefault="005E4B64" w:rsidP="005E4B64">
      <w:pPr>
        <w:pStyle w:val="Caption"/>
        <w:rPr>
          <w:ins w:id="547" w:author="Author"/>
        </w:rPr>
      </w:pPr>
      <w:bookmarkStart w:id="548" w:name="_Ref370812958"/>
      <w:r w:rsidRPr="004F4D0F">
        <w:t xml:space="preserve">Table </w:t>
      </w:r>
      <w:bookmarkEnd w:id="548"/>
      <w:r>
        <w:fldChar w:fldCharType="begin"/>
      </w:r>
      <w:r>
        <w:instrText xml:space="preserve"> SEQ Table \* ARABIC </w:instrText>
      </w:r>
      <w:r>
        <w:fldChar w:fldCharType="separate"/>
      </w:r>
      <w:r w:rsidR="000322C2">
        <w:rPr>
          <w:noProof/>
        </w:rPr>
        <w:t>5</w:t>
      </w:r>
      <w:r>
        <w:fldChar w:fldCharType="end"/>
      </w:r>
      <w:r w:rsidRPr="004F4D0F">
        <w:t xml:space="preserve">: External Prerequisites of </w:t>
      </w:r>
      <w:r>
        <w:t xml:space="preserve">Azure </w:t>
      </w:r>
      <w:commentRangeStart w:id="549"/>
      <w:r>
        <w:t>Active</w:t>
      </w:r>
      <w:commentRangeEnd w:id="549"/>
      <w:r w:rsidR="00BC0843">
        <w:rPr>
          <w:rStyle w:val="CommentReference"/>
          <w:bCs w:val="0"/>
          <w:color w:val="auto"/>
        </w:rPr>
        <w:commentReference w:id="549"/>
      </w:r>
      <w:r>
        <w:t xml:space="preserve"> Directory Service.</w:t>
      </w:r>
    </w:p>
    <w:p w14:paraId="17FE1E37" w14:textId="77777777" w:rsidR="00F27859" w:rsidRPr="00F27859" w:rsidRDefault="00F27859" w:rsidP="00F27859"/>
    <w:p w14:paraId="156C51A0" w14:textId="2FF5A5A4" w:rsidR="00AA3B22" w:rsidRDefault="00AA3B22" w:rsidP="00AA3B22">
      <w:pPr>
        <w:pStyle w:val="Heading3Numbered"/>
      </w:pPr>
      <w:bookmarkStart w:id="550" w:name="_Toc508930351"/>
      <w:r>
        <w:t>Application specific details</w:t>
      </w:r>
      <w:bookmarkEnd w:id="550"/>
    </w:p>
    <w:p w14:paraId="39228539" w14:textId="09DCD2EA" w:rsidR="00A812AF" w:rsidRDefault="00AA3B22" w:rsidP="00AA3B22">
      <w:pPr>
        <w:rPr>
          <w:ins w:id="551" w:author="Author"/>
        </w:rPr>
      </w:pPr>
      <w:r w:rsidRPr="00AA3B22">
        <w:t>This secti</w:t>
      </w:r>
      <w:r>
        <w:t xml:space="preserve">on </w:t>
      </w:r>
      <w:ins w:id="552" w:author="Author">
        <w:r w:rsidR="007327D8">
          <w:t xml:space="preserve">captures </w:t>
        </w:r>
        <w:del w:id="553" w:author="Author">
          <w:r w:rsidR="007327D8" w:rsidDel="00EC2957">
            <w:delText xml:space="preserve">the </w:delText>
          </w:r>
        </w:del>
      </w:ins>
      <w:r>
        <w:t xml:space="preserve">details </w:t>
      </w:r>
      <w:ins w:id="554" w:author="Author">
        <w:r w:rsidR="007327D8">
          <w:t xml:space="preserve">for each of </w:t>
        </w:r>
      </w:ins>
      <w:r>
        <w:t xml:space="preserve">the </w:t>
      </w:r>
      <w:del w:id="555" w:author="Author">
        <w:r w:rsidDel="00490D35">
          <w:delText xml:space="preserve">applications listed in table 3.2, which will require additional details, for each </w:delText>
        </w:r>
      </w:del>
      <w:r>
        <w:t>application</w:t>
      </w:r>
      <w:ins w:id="556" w:author="Author">
        <w:r w:rsidR="00EC2957">
          <w:t>s</w:t>
        </w:r>
      </w:ins>
      <w:r>
        <w:t xml:space="preserve"> to be published, </w:t>
      </w:r>
      <w:ins w:id="557" w:author="Author">
        <w:r w:rsidR="00490D35">
          <w:t>as outlined in table 3.2</w:t>
        </w:r>
        <w:r w:rsidR="00E85CB5">
          <w:t>, and should be used to profile all applications that are in scope for publishing via Azure AD Application Proxy</w:t>
        </w:r>
        <w:r w:rsidR="00490D35">
          <w:t xml:space="preserve">. </w:t>
        </w:r>
      </w:ins>
    </w:p>
    <w:p w14:paraId="77940377" w14:textId="77777777" w:rsidR="00273974" w:rsidRDefault="00273974" w:rsidP="00AA3B22">
      <w:pPr>
        <w:rPr>
          <w:ins w:id="558" w:author="Author"/>
        </w:rPr>
      </w:pPr>
    </w:p>
    <w:p w14:paraId="32C28541" w14:textId="08544E88" w:rsidR="00A812AF" w:rsidDel="00273974" w:rsidRDefault="00A812AF" w:rsidP="00AA3B22">
      <w:pPr>
        <w:rPr>
          <w:ins w:id="559" w:author="Author"/>
          <w:del w:id="560" w:author="Author"/>
        </w:rPr>
      </w:pPr>
      <w:ins w:id="561" w:author="Author">
        <w:del w:id="562" w:author="Author">
          <w:r w:rsidDel="00273974">
            <w:delText>Note the following</w:delText>
          </w:r>
          <w:r w:rsidR="00B81CB1" w:rsidDel="00273974">
            <w:delText xml:space="preserve"> considerations:</w:delText>
          </w:r>
        </w:del>
      </w:ins>
    </w:p>
    <w:p w14:paraId="5DDE41D0" w14:textId="7672DCBB" w:rsidR="00B81CB1" w:rsidDel="00273974" w:rsidRDefault="00B81CB1" w:rsidP="00B81CB1">
      <w:pPr>
        <w:pStyle w:val="ListBullet2"/>
        <w:rPr>
          <w:ins w:id="563" w:author="Author"/>
          <w:del w:id="564" w:author="Author"/>
        </w:rPr>
      </w:pPr>
      <w:ins w:id="565" w:author="Author">
        <w:del w:id="566" w:author="Author">
          <w:r w:rsidDel="00273974">
            <w:delText>Azure AD Application Proxy only supports publishing of web based</w:delText>
          </w:r>
          <w:r w:rsidR="00B45F61" w:rsidDel="00273974">
            <w:delText>web-based</w:delText>
          </w:r>
          <w:r w:rsidDel="00273974">
            <w:delText xml:space="preserve"> applications</w:delText>
          </w:r>
          <w:r w:rsidR="004A443E" w:rsidDel="00273974">
            <w:delText xml:space="preserve"> only</w:delText>
          </w:r>
        </w:del>
      </w:ins>
    </w:p>
    <w:p w14:paraId="6BE8D5B5" w14:textId="7455E103" w:rsidR="00B81CB1" w:rsidDel="00273974" w:rsidRDefault="00B45F61" w:rsidP="00B81CB1">
      <w:pPr>
        <w:pStyle w:val="ListBullet2"/>
        <w:rPr>
          <w:ins w:id="567" w:author="Author"/>
          <w:del w:id="568" w:author="Author"/>
        </w:rPr>
      </w:pPr>
      <w:ins w:id="569" w:author="Author">
        <w:del w:id="570" w:author="Author">
          <w:r w:rsidDel="00273974">
            <w:delText>Web applications</w:delText>
          </w:r>
          <w:r w:rsidR="002B19F8" w:rsidDel="00273974">
            <w:delText xml:space="preserve"> configured for client certificate authentication cannot currently be published through Azure AD Application Proxy</w:delText>
          </w:r>
          <w:r w:rsidR="006E1E05" w:rsidDel="00273974">
            <w:delText xml:space="preserve">. This includes </w:delText>
          </w:r>
          <w:r w:rsidR="00763FBA" w:rsidDel="00273974">
            <w:delText>SAP implementations that employ a dispatcher front end</w:delText>
          </w:r>
          <w:r w:rsidR="001D0B8C" w:rsidDel="00273974">
            <w:delText xml:space="preserve"> to pre-authenticate users</w:delText>
          </w:r>
          <w:r w:rsidR="00763FBA" w:rsidDel="00273974">
            <w:delText xml:space="preserve">  </w:delText>
          </w:r>
          <w:r w:rsidDel="00273974">
            <w:delText xml:space="preserve"> authentica</w:delText>
          </w:r>
        </w:del>
      </w:ins>
    </w:p>
    <w:p w14:paraId="666696A3" w14:textId="1DA624C1" w:rsidR="00D96B6D" w:rsidDel="00273974" w:rsidRDefault="00D96B6D" w:rsidP="00D96B6D">
      <w:pPr>
        <w:pStyle w:val="ListBullet2"/>
        <w:numPr>
          <w:ilvl w:val="0"/>
          <w:numId w:val="0"/>
        </w:numPr>
        <w:ind w:left="720"/>
        <w:rPr>
          <w:ins w:id="571" w:author="Author"/>
          <w:del w:id="572" w:author="Author"/>
        </w:rPr>
      </w:pPr>
    </w:p>
    <w:p w14:paraId="08ADE61A" w14:textId="77777777" w:rsidR="00D96B6D" w:rsidRPr="00D217AE" w:rsidRDefault="00D96B6D" w:rsidP="00D96B6D">
      <w:pPr>
        <w:pStyle w:val="NoteTitle"/>
        <w:rPr>
          <w:ins w:id="573" w:author="Author"/>
          <w:sz w:val="20"/>
          <w:szCs w:val="20"/>
        </w:rPr>
      </w:pPr>
      <w:ins w:id="574" w:author="Author">
        <w:r w:rsidRPr="2F909190">
          <w:rPr>
            <w:sz w:val="20"/>
            <w:szCs w:val="20"/>
          </w:rPr>
          <w:t>Note</w:t>
        </w:r>
      </w:ins>
    </w:p>
    <w:p w14:paraId="7B25928E" w14:textId="64F48C46" w:rsidR="000A3C82" w:rsidRDefault="000A3C82" w:rsidP="00B24E2C">
      <w:pPr>
        <w:pStyle w:val="NoteTitle"/>
        <w:spacing w:before="0" w:after="0"/>
        <w:rPr>
          <w:ins w:id="575" w:author="Author"/>
          <w:color w:val="auto"/>
          <w:sz w:val="18"/>
          <w:lang w:val="en"/>
        </w:rPr>
      </w:pPr>
      <w:ins w:id="576" w:author="Author">
        <w:r w:rsidRPr="000A3C82">
          <w:rPr>
            <w:color w:val="auto"/>
            <w:sz w:val="18"/>
            <w:lang w:val="en"/>
          </w:rPr>
          <w:t>Azure AD Application Proxy supports publishing of web-based applications only</w:t>
        </w:r>
      </w:ins>
    </w:p>
    <w:p w14:paraId="126122BA" w14:textId="11BF8387" w:rsidR="00D96B6D" w:rsidRPr="00D217AE" w:rsidDel="000A3C82" w:rsidRDefault="000A3C82" w:rsidP="00B24E2C">
      <w:pPr>
        <w:pStyle w:val="NoteTitle"/>
        <w:spacing w:before="0" w:after="0"/>
        <w:rPr>
          <w:ins w:id="577" w:author="Author"/>
          <w:del w:id="578" w:author="Author"/>
          <w:rFonts w:eastAsiaTheme="minorHAnsi"/>
          <w:sz w:val="18"/>
        </w:rPr>
      </w:pPr>
      <w:ins w:id="579" w:author="Author">
        <w:r w:rsidRPr="000A3C82">
          <w:rPr>
            <w:color w:val="auto"/>
            <w:sz w:val="18"/>
            <w:lang w:val="en"/>
          </w:rPr>
          <w:t xml:space="preserve">Web applications configured for client certificate authentication cannot currently be published through Azure AD Application Proxy. This includes SAP implementations that employ a dispatcher front end to pre-authenticate users  </w:t>
        </w:r>
        <w:del w:id="580" w:author="Author">
          <w:r w:rsidR="00D96B6D" w:rsidRPr="00D217AE" w:rsidDel="000A3C82">
            <w:rPr>
              <w:sz w:val="18"/>
              <w:lang w:val="en"/>
            </w:rPr>
            <w:delText>The availability of services and features for a Microsoft cloud service varies by country or region. Features within a service can be restricted for legal reasons in certain countries or regions. To see if a service or feature is available with or without restrictions, look for your country or region on the service’s license restrictions site.</w:delText>
          </w:r>
          <w:r w:rsidR="00D96B6D" w:rsidRPr="00D217AE" w:rsidDel="000A3C82">
            <w:rPr>
              <w:rFonts w:eastAsiaTheme="minorHAnsi"/>
              <w:sz w:val="18"/>
            </w:rPr>
            <w:delText xml:space="preserve"> </w:delText>
          </w:r>
          <w:r w:rsidR="00D96B6D" w:rsidDel="000A3C82">
            <w:rPr>
              <w:rFonts w:eastAsiaTheme="minorHAnsi"/>
              <w:sz w:val="18"/>
            </w:rPr>
            <w:delText>Find m</w:delText>
          </w:r>
          <w:r w:rsidR="00D96B6D" w:rsidRPr="00D217AE" w:rsidDel="000A3C82">
            <w:rPr>
              <w:rFonts w:eastAsiaTheme="minorHAnsi"/>
              <w:sz w:val="18"/>
            </w:rPr>
            <w:delText>ore details</w:delText>
          </w:r>
          <w:r w:rsidR="00D96B6D" w:rsidDel="000A3C82">
            <w:rPr>
              <w:rFonts w:eastAsiaTheme="minorHAnsi"/>
              <w:sz w:val="18"/>
            </w:rPr>
            <w:delText xml:space="preserve"> at</w:delText>
          </w:r>
          <w:r w:rsidR="00D96B6D" w:rsidRPr="00D217AE" w:rsidDel="000A3C82">
            <w:rPr>
              <w:rFonts w:eastAsiaTheme="minorHAnsi"/>
              <w:sz w:val="18"/>
            </w:rPr>
            <w:delText xml:space="preserve"> </w:delText>
          </w:r>
          <w:r w:rsidR="00D96B6D" w:rsidDel="000A3C82">
            <w:fldChar w:fldCharType="begin"/>
          </w:r>
          <w:r w:rsidR="00D96B6D" w:rsidDel="000A3C82">
            <w:delInstrText xml:space="preserve"> HYPERLINK "https://msdn.microsoft.com/en-us/library/azure/dn499825.aspx" </w:delInstrText>
          </w:r>
          <w:r w:rsidR="00D96B6D" w:rsidDel="000A3C82">
            <w:fldChar w:fldCharType="separate"/>
          </w:r>
          <w:r w:rsidR="00D96B6D" w:rsidRPr="00D217AE" w:rsidDel="000A3C82">
            <w:rPr>
              <w:rStyle w:val="Hyperlink"/>
              <w:rFonts w:eastAsiaTheme="minorHAnsi"/>
              <w:sz w:val="18"/>
            </w:rPr>
            <w:delText>https://msdn.microsoft.com/en-us/library/azure/dn499825.aspx</w:delText>
          </w:r>
          <w:r w:rsidR="00D96B6D" w:rsidDel="000A3C82">
            <w:rPr>
              <w:rStyle w:val="Hyperlink"/>
              <w:rFonts w:eastAsiaTheme="minorHAnsi"/>
              <w:bCs w:val="0"/>
              <w:sz w:val="18"/>
            </w:rPr>
            <w:fldChar w:fldCharType="end"/>
          </w:r>
          <w:r w:rsidR="00D96B6D" w:rsidDel="000A3C82">
            <w:rPr>
              <w:rStyle w:val="Hyperlink"/>
              <w:rFonts w:eastAsiaTheme="minorHAnsi"/>
              <w:sz w:val="18"/>
            </w:rPr>
            <w:delText>.</w:delText>
          </w:r>
        </w:del>
      </w:ins>
    </w:p>
    <w:p w14:paraId="337E04A6" w14:textId="77777777" w:rsidR="00D96B6D" w:rsidRDefault="00D96B6D" w:rsidP="000A3C82">
      <w:pPr>
        <w:pStyle w:val="NoteTitle"/>
        <w:rPr>
          <w:ins w:id="581" w:author="Author"/>
        </w:rPr>
      </w:pPr>
    </w:p>
    <w:p w14:paraId="191D47C4" w14:textId="240B764F" w:rsidR="00006ACF" w:rsidDel="00DE7757" w:rsidRDefault="00006ACF" w:rsidP="00B81CB1">
      <w:pPr>
        <w:pStyle w:val="ListBullet2"/>
        <w:rPr>
          <w:ins w:id="582" w:author="Author"/>
          <w:del w:id="583" w:author="Author"/>
        </w:rPr>
      </w:pPr>
      <w:ins w:id="584" w:author="Author">
        <w:del w:id="585" w:author="Author">
          <w:r w:rsidDel="00DE7757">
            <w:delText xml:space="preserve">Terminating </w:delText>
          </w:r>
        </w:del>
      </w:ins>
    </w:p>
    <w:p w14:paraId="089F6C44" w14:textId="77777777" w:rsidR="002B19F8" w:rsidRDefault="002B19F8" w:rsidP="00CB6220">
      <w:pPr>
        <w:pStyle w:val="ListBullet2"/>
        <w:numPr>
          <w:ilvl w:val="0"/>
          <w:numId w:val="0"/>
        </w:numPr>
        <w:rPr>
          <w:ins w:id="586" w:author="Author"/>
        </w:rPr>
      </w:pPr>
    </w:p>
    <w:p w14:paraId="2B10558E" w14:textId="7C5DBA57" w:rsidR="00AA3B22" w:rsidRDefault="00EC2957" w:rsidP="00AA3B22">
      <w:ins w:id="587" w:author="Author">
        <w:r>
          <w:t xml:space="preserve">Please </w:t>
        </w:r>
        <w:del w:id="588" w:author="Author">
          <w:r w:rsidR="00490D35" w:rsidDel="00740C2B">
            <w:delText xml:space="preserve"> for </w:delText>
          </w:r>
          <w:r w:rsidR="00740C2B" w:rsidDel="00EC2957">
            <w:delText xml:space="preserve">Add </w:delText>
          </w:r>
          <w:r w:rsidR="00490D35" w:rsidDel="00EC2957">
            <w:delText xml:space="preserve">each </w:delText>
          </w:r>
        </w:del>
      </w:ins>
      <w:r w:rsidR="00AA3B22">
        <w:t>determine the following information</w:t>
      </w:r>
      <w:ins w:id="589" w:author="Author">
        <w:r w:rsidR="004B13B5">
          <w:t>, as appropriate</w:t>
        </w:r>
      </w:ins>
      <w:r w:rsidR="00AA3B22">
        <w:t>:</w:t>
      </w:r>
      <w:ins w:id="590" w:author="Author">
        <w:r>
          <w:t xml:space="preserve"> </w:t>
        </w:r>
      </w:ins>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5"/>
      </w:tblGrid>
      <w:tr w:rsidR="00AA3B22" w14:paraId="5C848D5E" w14:textId="77777777" w:rsidTr="00366EB7">
        <w:trPr>
          <w:cnfStyle w:val="100000000000" w:firstRow="1" w:lastRow="0" w:firstColumn="0" w:lastColumn="0" w:oddVBand="0" w:evenVBand="0" w:oddHBand="0" w:evenHBand="0" w:firstRowFirstColumn="0" w:firstRowLastColumn="0" w:lastRowFirstColumn="0" w:lastRowLastColumn="0"/>
        </w:trPr>
        <w:tc>
          <w:tcPr>
            <w:tcW w:w="2875" w:type="dxa"/>
            <w:vAlign w:val="center"/>
          </w:tcPr>
          <w:p w14:paraId="201AC0AA" w14:textId="202FA35E" w:rsidR="00AA3B22" w:rsidRDefault="00AA3B22" w:rsidP="00366EB7">
            <w:r>
              <w:t xml:space="preserve">Application </w:t>
            </w:r>
            <w:del w:id="591" w:author="Author">
              <w:r w:rsidDel="00AB0BF1">
                <w:delText>Name</w:delText>
              </w:r>
            </w:del>
            <w:ins w:id="592" w:author="Author">
              <w:r w:rsidR="00AB0BF1">
                <w:t>Properties</w:t>
              </w:r>
            </w:ins>
          </w:p>
        </w:tc>
        <w:tc>
          <w:tcPr>
            <w:tcW w:w="6475" w:type="dxa"/>
            <w:vAlign w:val="center"/>
          </w:tcPr>
          <w:p w14:paraId="3D5E0F7A" w14:textId="1FA8BEF1" w:rsidR="00AA3B22" w:rsidRPr="00AA3B22" w:rsidRDefault="00AA3B22" w:rsidP="00366EB7">
            <w:pPr>
              <w:rPr>
                <w:color w:val="FFFF00"/>
              </w:rPr>
            </w:pPr>
            <w:r w:rsidRPr="00AA3B22">
              <w:rPr>
                <w:color w:val="FFFF00"/>
              </w:rPr>
              <w:t>&lt;Application Name&gt;</w:t>
            </w:r>
          </w:p>
        </w:tc>
      </w:tr>
      <w:tr w:rsidR="00AA3B22" w14:paraId="3F169850" w14:textId="77777777" w:rsidTr="00366EB7">
        <w:tc>
          <w:tcPr>
            <w:tcW w:w="2875" w:type="dxa"/>
            <w:vAlign w:val="center"/>
          </w:tcPr>
          <w:p w14:paraId="64302504" w14:textId="3F6DFB74" w:rsidR="00AA3B22" w:rsidRDefault="00AA3B22" w:rsidP="00366EB7">
            <w:r>
              <w:t>Application Type</w:t>
            </w:r>
          </w:p>
        </w:tc>
        <w:tc>
          <w:tcPr>
            <w:tcW w:w="6475" w:type="dxa"/>
            <w:vAlign w:val="center"/>
          </w:tcPr>
          <w:p w14:paraId="2608EA70" w14:textId="77F76DC1" w:rsidR="00AA3B22" w:rsidRDefault="00AA3B22" w:rsidP="00366EB7">
            <w:r>
              <w:t>SharePoint, SAP, CRM, Custom Web Application</w:t>
            </w:r>
            <w:ins w:id="593" w:author="Author">
              <w:r w:rsidR="00131CED">
                <w:t>, etc</w:t>
              </w:r>
            </w:ins>
          </w:p>
        </w:tc>
      </w:tr>
      <w:tr w:rsidR="00AA3B22" w14:paraId="6587FCDC" w14:textId="77777777" w:rsidTr="00366EB7">
        <w:tc>
          <w:tcPr>
            <w:tcW w:w="2875" w:type="dxa"/>
            <w:vAlign w:val="center"/>
          </w:tcPr>
          <w:p w14:paraId="30CD74F6" w14:textId="1BEA8F5E" w:rsidR="00AA3B22" w:rsidRDefault="00AA3B22" w:rsidP="00366EB7">
            <w:r>
              <w:t>Application Platform</w:t>
            </w:r>
          </w:p>
        </w:tc>
        <w:tc>
          <w:tcPr>
            <w:tcW w:w="6475" w:type="dxa"/>
            <w:vAlign w:val="center"/>
          </w:tcPr>
          <w:p w14:paraId="550CC254" w14:textId="25FD0C97" w:rsidR="00AA3B22" w:rsidRDefault="00AA3B22" w:rsidP="00366EB7">
            <w:r>
              <w:t>Windows IIS, Apach</w:t>
            </w:r>
            <w:ins w:id="594" w:author="Author">
              <w:r w:rsidR="00131CED">
                <w:t>e</w:t>
              </w:r>
              <w:r w:rsidR="00653433">
                <w:t>, Tomcat, NGINX</w:t>
              </w:r>
            </w:ins>
            <w:del w:id="595" w:author="Author">
              <w:r w:rsidDel="00131CED">
                <w:delText>e</w:delText>
              </w:r>
            </w:del>
            <w:ins w:id="596" w:author="Author">
              <w:del w:id="597" w:author="Author">
                <w:r w:rsidR="004B13B5" w:rsidDel="00131CED">
                  <w:delText>, Tomcat</w:delText>
                </w:r>
              </w:del>
            </w:ins>
          </w:p>
        </w:tc>
      </w:tr>
      <w:tr w:rsidR="00AA3B22" w14:paraId="155F3558" w14:textId="77777777" w:rsidTr="00366EB7">
        <w:tc>
          <w:tcPr>
            <w:tcW w:w="2875" w:type="dxa"/>
            <w:vAlign w:val="center"/>
          </w:tcPr>
          <w:p w14:paraId="5BFAFA62" w14:textId="7305C552" w:rsidR="00AA3B22" w:rsidRDefault="00AA3B22" w:rsidP="00366EB7">
            <w:r>
              <w:t>Internal Access</w:t>
            </w:r>
            <w:ins w:id="598" w:author="Author">
              <w:del w:id="599" w:author="Author">
                <w:r w:rsidR="009345A8" w:rsidDel="00170346">
                  <w:delText xml:space="preserve"> URL</w:delText>
                </w:r>
              </w:del>
            </w:ins>
          </w:p>
        </w:tc>
        <w:tc>
          <w:tcPr>
            <w:tcW w:w="6475" w:type="dxa"/>
            <w:vAlign w:val="center"/>
          </w:tcPr>
          <w:p w14:paraId="6419849B" w14:textId="2CECB9FE" w:rsidR="00AA3B22" w:rsidRDefault="00AA3B22" w:rsidP="004A5AF4">
            <w:pPr>
              <w:pStyle w:val="ListParagraph"/>
              <w:numPr>
                <w:ilvl w:val="1"/>
                <w:numId w:val="13"/>
              </w:numPr>
              <w:spacing w:before="0" w:after="160" w:line="259" w:lineRule="auto"/>
            </w:pPr>
            <w:r>
              <w:t>What is the FQDN used to access the application internally?</w:t>
            </w:r>
          </w:p>
          <w:p w14:paraId="42012838" w14:textId="6645934E" w:rsidR="00AA3B22" w:rsidDel="009F3195" w:rsidRDefault="00AA3B22" w:rsidP="004A5AF4">
            <w:pPr>
              <w:pStyle w:val="ListParagraph"/>
              <w:numPr>
                <w:ilvl w:val="1"/>
                <w:numId w:val="13"/>
              </w:numPr>
              <w:spacing w:before="0" w:after="160" w:line="259" w:lineRule="auto"/>
              <w:rPr>
                <w:del w:id="600" w:author="Author"/>
              </w:rPr>
            </w:pPr>
            <w:r>
              <w:t>Is the application accessed over HTTP or HTTPS internally (or both)?</w:t>
            </w:r>
          </w:p>
          <w:p w14:paraId="1631052F" w14:textId="39539303" w:rsidR="009F3195" w:rsidRDefault="009F3195" w:rsidP="004A5AF4">
            <w:pPr>
              <w:pStyle w:val="ListParagraph"/>
              <w:numPr>
                <w:ilvl w:val="1"/>
                <w:numId w:val="13"/>
              </w:numPr>
              <w:spacing w:before="0" w:after="160" w:line="259" w:lineRule="auto"/>
              <w:rPr>
                <w:ins w:id="601" w:author="Author"/>
              </w:rPr>
            </w:pPr>
          </w:p>
          <w:p w14:paraId="4170B420" w14:textId="1E0F6E65" w:rsidR="00AA3B22" w:rsidDel="00762BAC" w:rsidRDefault="009F3195" w:rsidP="004A5AF4">
            <w:pPr>
              <w:pStyle w:val="ListParagraph"/>
              <w:numPr>
                <w:ilvl w:val="1"/>
                <w:numId w:val="13"/>
              </w:numPr>
              <w:spacing w:before="0" w:after="160" w:line="259" w:lineRule="auto"/>
              <w:rPr>
                <w:del w:id="602" w:author="Author"/>
              </w:rPr>
            </w:pPr>
            <w:ins w:id="603" w:author="Author">
              <w:r>
                <w:t xml:space="preserve">Does the application </w:t>
              </w:r>
              <w:r w:rsidR="0018461E">
                <w:t>draw content from sources other than itself?</w:t>
              </w:r>
            </w:ins>
            <w:del w:id="604" w:author="Author">
              <w:r w:rsidR="00AA3B22" w:rsidDel="000D4A8B">
                <w:delText>Which TCP port does the application use internally?</w:delText>
              </w:r>
            </w:del>
          </w:p>
          <w:p w14:paraId="510ACBCB" w14:textId="73BF882E" w:rsidR="00762BAC" w:rsidRDefault="00762BAC" w:rsidP="004A5AF4">
            <w:pPr>
              <w:pStyle w:val="ListParagraph"/>
              <w:numPr>
                <w:ilvl w:val="1"/>
                <w:numId w:val="13"/>
              </w:numPr>
              <w:spacing w:before="0" w:after="160" w:line="259" w:lineRule="auto"/>
              <w:rPr>
                <w:ins w:id="605" w:author="Author"/>
              </w:rPr>
            </w:pPr>
          </w:p>
          <w:p w14:paraId="1BBB09EB" w14:textId="5700BD0A" w:rsidR="00AA3B22" w:rsidDel="00320F0E" w:rsidRDefault="00563969" w:rsidP="00366EB7">
            <w:pPr>
              <w:pStyle w:val="ListParagraph"/>
              <w:rPr>
                <w:del w:id="606" w:author="Author"/>
              </w:rPr>
            </w:pPr>
            <w:ins w:id="607" w:author="Author">
              <w:r>
                <w:t>If SharePoint, are AAMs configured?</w:t>
              </w:r>
            </w:ins>
            <w:del w:id="608" w:author="Author">
              <w:r w:rsidR="00AA3B22" w:rsidDel="00320F0E">
                <w:delText>Does the web application authenticate users?</w:delText>
              </w:r>
            </w:del>
          </w:p>
          <w:p w14:paraId="71782B20" w14:textId="4B56D886" w:rsidR="00AA3B22" w:rsidDel="00320F0E" w:rsidRDefault="00AA3B22" w:rsidP="00366EB7">
            <w:pPr>
              <w:pStyle w:val="ListParagraph"/>
              <w:rPr>
                <w:del w:id="609" w:author="Author"/>
              </w:rPr>
            </w:pPr>
            <w:del w:id="610" w:author="Author">
              <w:r w:rsidDel="00320F0E">
                <w:delText>If so, what type of authentication does it use e.g. Windows Integration Authentication, forms-based auth, header based auth</w:delText>
              </w:r>
            </w:del>
          </w:p>
          <w:p w14:paraId="46646ABA" w14:textId="5DBD7ABF" w:rsidR="00AA3B22" w:rsidRDefault="00AA3B22" w:rsidP="004A5AF4">
            <w:pPr>
              <w:pStyle w:val="ListParagraph"/>
              <w:numPr>
                <w:ilvl w:val="1"/>
                <w:numId w:val="13"/>
              </w:numPr>
              <w:spacing w:before="0" w:after="160" w:line="259" w:lineRule="auto"/>
            </w:pPr>
            <w:del w:id="611" w:author="Author">
              <w:r w:rsidDel="00320F0E">
                <w:delText>SPN/Kerberos auth questions. It feels too deep for here but if we’re going to do KCD we need to know the details and if not here then where?</w:delText>
              </w:r>
            </w:del>
          </w:p>
        </w:tc>
      </w:tr>
      <w:tr w:rsidR="00170346" w14:paraId="5E5A9BE4" w14:textId="77777777" w:rsidTr="00366EB7">
        <w:trPr>
          <w:ins w:id="612" w:author="Author"/>
        </w:trPr>
        <w:tc>
          <w:tcPr>
            <w:tcW w:w="2875" w:type="dxa"/>
            <w:vAlign w:val="center"/>
          </w:tcPr>
          <w:p w14:paraId="66FC0C5F" w14:textId="4A7920D3" w:rsidR="00170346" w:rsidRDefault="00341D35" w:rsidP="00D13FDF">
            <w:pPr>
              <w:spacing w:after="0"/>
              <w:rPr>
                <w:ins w:id="613" w:author="Author"/>
              </w:rPr>
            </w:pPr>
            <w:ins w:id="614" w:author="Author">
              <w:r>
                <w:t>In</w:t>
              </w:r>
              <w:del w:id="615" w:author="Author">
                <w:r w:rsidR="00170346" w:rsidDel="00341D35">
                  <w:delText>Ex</w:delText>
                </w:r>
              </w:del>
              <w:r w:rsidR="00170346">
                <w:t>ternal URL</w:t>
              </w:r>
            </w:ins>
          </w:p>
        </w:tc>
        <w:tc>
          <w:tcPr>
            <w:tcW w:w="6475" w:type="dxa"/>
            <w:vAlign w:val="center"/>
          </w:tcPr>
          <w:p w14:paraId="6E7374F4" w14:textId="5F814859" w:rsidR="00170346" w:rsidRDefault="00170346" w:rsidP="004A5AF4">
            <w:pPr>
              <w:pStyle w:val="ListParagraph"/>
              <w:numPr>
                <w:ilvl w:val="0"/>
                <w:numId w:val="22"/>
              </w:numPr>
              <w:spacing w:before="0" w:after="0" w:line="259" w:lineRule="auto"/>
              <w:rPr>
                <w:ins w:id="616" w:author="Author"/>
              </w:rPr>
            </w:pPr>
            <w:ins w:id="617" w:author="Author">
              <w:r>
                <w:t xml:space="preserve">What </w:t>
              </w:r>
              <w:r w:rsidR="00341D35">
                <w:t>is the in</w:t>
              </w:r>
              <w:del w:id="618" w:author="Author">
                <w:r w:rsidDel="00341D35">
                  <w:delText>ex</w:delText>
                </w:r>
              </w:del>
              <w:r>
                <w:t xml:space="preserve">ternal FQDN </w:t>
              </w:r>
              <w:r w:rsidR="00341D35">
                <w:t xml:space="preserve">used to </w:t>
              </w:r>
              <w:del w:id="619" w:author="Author">
                <w:r w:rsidDel="00312020">
                  <w:delText>d</w:delText>
                </w:r>
              </w:del>
              <w:r w:rsidR="00312020">
                <w:t>access the application</w:t>
              </w:r>
              <w:del w:id="620" w:author="Author">
                <w:r w:rsidDel="00312020">
                  <w:delText>o you want to use for external access</w:delText>
                </w:r>
              </w:del>
              <w:r>
                <w:t>?</w:t>
              </w:r>
            </w:ins>
          </w:p>
        </w:tc>
      </w:tr>
      <w:tr w:rsidR="0045007E" w14:paraId="35E3FD04" w14:textId="77777777" w:rsidTr="00366EB7">
        <w:trPr>
          <w:ins w:id="621" w:author="Author"/>
        </w:trPr>
        <w:tc>
          <w:tcPr>
            <w:tcW w:w="2875" w:type="dxa"/>
            <w:vAlign w:val="center"/>
          </w:tcPr>
          <w:p w14:paraId="65B80C8D" w14:textId="77777777" w:rsidR="0045007E" w:rsidRDefault="0045007E" w:rsidP="00D13FDF">
            <w:pPr>
              <w:spacing w:after="0"/>
              <w:rPr>
                <w:ins w:id="622" w:author="Author"/>
              </w:rPr>
            </w:pPr>
            <w:ins w:id="623" w:author="Author">
              <w:r>
                <w:t xml:space="preserve">Internal network port </w:t>
              </w:r>
            </w:ins>
          </w:p>
        </w:tc>
        <w:tc>
          <w:tcPr>
            <w:tcW w:w="6475" w:type="dxa"/>
            <w:vAlign w:val="center"/>
          </w:tcPr>
          <w:p w14:paraId="60C66380" w14:textId="77777777" w:rsidR="0045007E" w:rsidRDefault="0045007E" w:rsidP="004A5AF4">
            <w:pPr>
              <w:pStyle w:val="ListParagraph"/>
              <w:numPr>
                <w:ilvl w:val="0"/>
                <w:numId w:val="22"/>
              </w:numPr>
              <w:spacing w:before="0" w:after="0" w:line="259" w:lineRule="auto"/>
              <w:rPr>
                <w:ins w:id="624" w:author="Author"/>
              </w:rPr>
            </w:pPr>
            <w:ins w:id="625" w:author="Author">
              <w:r>
                <w:t>Which TCP port(s) does the application use internally?</w:t>
              </w:r>
            </w:ins>
          </w:p>
        </w:tc>
      </w:tr>
      <w:tr w:rsidR="00A705E4" w14:paraId="2828087B" w14:textId="77777777" w:rsidTr="00366EB7">
        <w:trPr>
          <w:ins w:id="626" w:author="Author"/>
        </w:trPr>
        <w:tc>
          <w:tcPr>
            <w:tcW w:w="2875" w:type="dxa"/>
            <w:vAlign w:val="center"/>
          </w:tcPr>
          <w:p w14:paraId="00B5380A" w14:textId="3FF8A87D" w:rsidR="00A705E4" w:rsidDel="0045007E" w:rsidRDefault="00A705E4" w:rsidP="00D13FDF">
            <w:pPr>
              <w:spacing w:after="0"/>
              <w:rPr>
                <w:ins w:id="627" w:author="Author"/>
              </w:rPr>
            </w:pPr>
            <w:ins w:id="628" w:author="Author">
              <w:r>
                <w:t>External URL</w:t>
              </w:r>
            </w:ins>
          </w:p>
        </w:tc>
        <w:tc>
          <w:tcPr>
            <w:tcW w:w="6475" w:type="dxa"/>
            <w:vAlign w:val="center"/>
          </w:tcPr>
          <w:p w14:paraId="4333754E" w14:textId="4164A6C4" w:rsidR="00A705E4" w:rsidRDefault="00A705E4" w:rsidP="004A5AF4">
            <w:pPr>
              <w:pStyle w:val="ListParagraph"/>
              <w:numPr>
                <w:ilvl w:val="0"/>
                <w:numId w:val="22"/>
              </w:numPr>
              <w:spacing w:before="0" w:after="0" w:line="259" w:lineRule="auto"/>
              <w:rPr>
                <w:ins w:id="629" w:author="Author"/>
              </w:rPr>
            </w:pPr>
            <w:ins w:id="630" w:author="Author">
              <w:r>
                <w:t>What external FQDN do you want to use for external access?</w:t>
              </w:r>
            </w:ins>
          </w:p>
        </w:tc>
      </w:tr>
      <w:tr w:rsidR="00C271C7" w14:paraId="1BD28DFA" w14:textId="77777777" w:rsidTr="00366EB7">
        <w:tc>
          <w:tcPr>
            <w:tcW w:w="2875" w:type="dxa"/>
            <w:vAlign w:val="center"/>
          </w:tcPr>
          <w:p w14:paraId="6A8C6B74" w14:textId="236C204D" w:rsidR="00C271C7" w:rsidRDefault="000D4A8B" w:rsidP="00D13FDF">
            <w:pPr>
              <w:spacing w:after="0"/>
            </w:pPr>
            <w:ins w:id="631" w:author="Author">
              <w:del w:id="632" w:author="Author">
                <w:r w:rsidDel="0045007E">
                  <w:delText>Internal network port</w:delText>
                </w:r>
                <w:r w:rsidR="0045007E" w:rsidDel="00953B1C">
                  <w:delText>Does it employ Websocket</w:delText>
                </w:r>
              </w:del>
              <w:r w:rsidR="00953B1C">
                <w:t>Web</w:t>
              </w:r>
              <w:r w:rsidR="005D1085">
                <w:t>s</w:t>
              </w:r>
              <w:del w:id="633" w:author="Author">
                <w:r w:rsidR="00953B1C" w:rsidDel="005D1085">
                  <w:delText>S</w:delText>
                </w:r>
              </w:del>
              <w:r w:rsidR="00953B1C">
                <w:t>ocket</w:t>
              </w:r>
              <w:r w:rsidR="005D1085">
                <w:t>s</w:t>
              </w:r>
              <w:r w:rsidR="00953B1C">
                <w:t xml:space="preserve"> details</w:t>
              </w:r>
              <w:del w:id="634" w:author="Author">
                <w:r w:rsidR="0045007E" w:rsidDel="00953B1C">
                  <w:delText>s</w:delText>
                </w:r>
                <w:r w:rsidDel="00953B1C">
                  <w:delText xml:space="preserve"> </w:delText>
                </w:r>
              </w:del>
            </w:ins>
            <w:del w:id="635" w:author="Author">
              <w:r w:rsidR="00C271C7" w:rsidDel="000D4A8B">
                <w:delText>Custom certificate required</w:delText>
              </w:r>
            </w:del>
          </w:p>
        </w:tc>
        <w:tc>
          <w:tcPr>
            <w:tcW w:w="6475" w:type="dxa"/>
            <w:vAlign w:val="center"/>
          </w:tcPr>
          <w:p w14:paraId="280325EC" w14:textId="73AB4D09" w:rsidR="00C271C7" w:rsidRDefault="000D4A8B" w:rsidP="004A5AF4">
            <w:pPr>
              <w:pStyle w:val="ListParagraph"/>
              <w:numPr>
                <w:ilvl w:val="0"/>
                <w:numId w:val="22"/>
              </w:numPr>
              <w:spacing w:before="0" w:after="0" w:line="259" w:lineRule="auto"/>
            </w:pPr>
            <w:ins w:id="636" w:author="Author">
              <w:r>
                <w:t>Wh</w:t>
              </w:r>
              <w:r w:rsidR="00953B1C">
                <w:t xml:space="preserve">at </w:t>
              </w:r>
              <w:r w:rsidR="005D1085">
                <w:t xml:space="preserve">websockets protocol and port </w:t>
              </w:r>
              <w:del w:id="637" w:author="Author">
                <w:r w:rsidR="00953B1C" w:rsidDel="005D1085">
                  <w:delText xml:space="preserve">ports does </w:delText>
                </w:r>
              </w:del>
              <w:r>
                <w:t>i</w:t>
              </w:r>
              <w:r w:rsidR="005D1085">
                <w:t>s in use?</w:t>
              </w:r>
              <w:del w:id="638" w:author="Author">
                <w:r w:rsidDel="005D1085">
                  <w:delText>ch TCP port(s) does the application use internally?</w:delText>
                </w:r>
              </w:del>
            </w:ins>
          </w:p>
        </w:tc>
      </w:tr>
      <w:tr w:rsidR="00C271C7" w14:paraId="67F0D311" w14:textId="77777777" w:rsidTr="00366EB7">
        <w:tc>
          <w:tcPr>
            <w:tcW w:w="2875" w:type="dxa"/>
            <w:vAlign w:val="center"/>
          </w:tcPr>
          <w:p w14:paraId="3027C0D0" w14:textId="134F7084" w:rsidR="00C271C7" w:rsidRDefault="00CB6220" w:rsidP="00D13FDF">
            <w:pPr>
              <w:spacing w:after="0"/>
            </w:pPr>
            <w:ins w:id="639" w:author="Author">
              <w:r>
                <w:t xml:space="preserve">Public </w:t>
              </w:r>
              <w:del w:id="640" w:author="Author">
                <w:r w:rsidR="000D4A8B" w:rsidDel="000B00AF">
                  <w:delText>Custom c</w:delText>
                </w:r>
              </w:del>
              <w:r>
                <w:t>c</w:t>
              </w:r>
              <w:del w:id="641" w:author="Author">
                <w:r w:rsidR="000B00AF" w:rsidDel="00CB6220">
                  <w:delText>C</w:delText>
                </w:r>
              </w:del>
              <w:r w:rsidR="000D4A8B">
                <w:t>ertificate</w:t>
              </w:r>
              <w:del w:id="642" w:author="Author">
                <w:r w:rsidR="000D4A8B" w:rsidDel="00CB6220">
                  <w:delText xml:space="preserve"> required</w:delText>
                </w:r>
              </w:del>
              <w:r w:rsidR="000D4A8B" w:rsidDel="000D4A8B">
                <w:t xml:space="preserve"> </w:t>
              </w:r>
            </w:ins>
            <w:del w:id="643" w:author="Author">
              <w:r w:rsidR="00C271C7" w:rsidDel="000D4A8B">
                <w:delText>Internal network port</w:delText>
              </w:r>
            </w:del>
          </w:p>
        </w:tc>
        <w:tc>
          <w:tcPr>
            <w:tcW w:w="6475" w:type="dxa"/>
            <w:vAlign w:val="center"/>
          </w:tcPr>
          <w:p w14:paraId="001CB24D" w14:textId="79BF65E2" w:rsidR="00C271C7" w:rsidRDefault="006C631B" w:rsidP="004A5AF4">
            <w:pPr>
              <w:pStyle w:val="ListParagraph"/>
              <w:numPr>
                <w:ilvl w:val="0"/>
                <w:numId w:val="22"/>
              </w:numPr>
              <w:spacing w:before="0" w:after="0" w:line="259" w:lineRule="auto"/>
            </w:pPr>
            <w:ins w:id="644" w:author="Author">
              <w:r>
                <w:t>Note subject name</w:t>
              </w:r>
              <w:r w:rsidR="00520AB7">
                <w:t xml:space="preserve">, </w:t>
              </w:r>
              <w:del w:id="645" w:author="Author">
                <w:r w:rsidDel="00520AB7">
                  <w:delText xml:space="preserve"> and </w:delText>
                </w:r>
                <w:r w:rsidDel="000941B0">
                  <w:delText xml:space="preserve">perhaps </w:delText>
                </w:r>
                <w:r w:rsidDel="00520AB7">
                  <w:delText>s</w:delText>
                </w:r>
              </w:del>
              <w:r w:rsidR="00520AB7">
                <w:t>s</w:t>
              </w:r>
              <w:r>
                <w:t>erial #</w:t>
              </w:r>
              <w:r w:rsidR="00520AB7">
                <w:t>, and location</w:t>
              </w:r>
              <w:r>
                <w:t xml:space="preserve"> of certificate that will be </w:t>
              </w:r>
              <w:r w:rsidR="00520AB7">
                <w:t xml:space="preserve">used to publish </w:t>
              </w:r>
              <w:del w:id="646" w:author="Author">
                <w:r w:rsidDel="00520AB7">
                  <w:delText>imported into the</w:delText>
                </w:r>
              </w:del>
              <w:r w:rsidR="00520AB7">
                <w:t>the</w:t>
              </w:r>
              <w:r>
                <w:t xml:space="preserve"> </w:t>
              </w:r>
              <w:r w:rsidR="000941B0">
                <w:t>application</w:t>
              </w:r>
              <w:del w:id="647" w:author="Author">
                <w:r w:rsidR="000941B0" w:rsidDel="00520AB7">
                  <w:delText>’s</w:delText>
                </w:r>
              </w:del>
              <w:r w:rsidR="00520AB7">
                <w:t xml:space="preserve"> using a cu</w:t>
              </w:r>
              <w:r w:rsidR="00FF66EE">
                <w:t xml:space="preserve">stom domain, </w:t>
              </w:r>
              <w:del w:id="648" w:author="Author">
                <w:r w:rsidR="000941B0" w:rsidDel="00520AB7">
                  <w:delText xml:space="preserve"> configuration b</w:delText>
                </w:r>
                <w:r w:rsidR="00FD3C9E" w:rsidDel="00520AB7">
                  <w:delText>lade</w:delText>
                </w:r>
                <w:r w:rsidR="000941B0" w:rsidDel="00FD3C9E">
                  <w:delText>alde</w:delText>
                </w:r>
                <w:r w:rsidR="000941B0" w:rsidDel="00520AB7">
                  <w:delText xml:space="preserve"> i</w:delText>
                </w:r>
              </w:del>
              <w:r w:rsidR="00520AB7">
                <w:t>i</w:t>
              </w:r>
              <w:r w:rsidR="000941B0">
                <w:t>n the Azure AD portal</w:t>
              </w:r>
              <w:r w:rsidR="009553EA">
                <w:t>?</w:t>
              </w:r>
            </w:ins>
          </w:p>
        </w:tc>
      </w:tr>
      <w:tr w:rsidR="00C271C7" w14:paraId="282A544A" w14:textId="77777777" w:rsidTr="00366EB7">
        <w:tc>
          <w:tcPr>
            <w:tcW w:w="2875" w:type="dxa"/>
            <w:vAlign w:val="center"/>
          </w:tcPr>
          <w:p w14:paraId="44EB98D9" w14:textId="4BEA1FD4" w:rsidR="00C271C7" w:rsidRDefault="00C271C7" w:rsidP="00D13FDF">
            <w:pPr>
              <w:spacing w:after="0"/>
            </w:pPr>
            <w:r>
              <w:t>Authentication type</w:t>
            </w:r>
          </w:p>
        </w:tc>
        <w:tc>
          <w:tcPr>
            <w:tcW w:w="6475" w:type="dxa"/>
            <w:vAlign w:val="center"/>
          </w:tcPr>
          <w:p w14:paraId="22C103FB" w14:textId="178E3FE5" w:rsidR="00320F0E" w:rsidRDefault="007171B5" w:rsidP="004A5AF4">
            <w:pPr>
              <w:pStyle w:val="ListParagraph"/>
              <w:numPr>
                <w:ilvl w:val="0"/>
                <w:numId w:val="21"/>
              </w:numPr>
              <w:spacing w:before="0" w:after="0" w:line="259" w:lineRule="auto"/>
              <w:rPr>
                <w:ins w:id="649" w:author="Author"/>
              </w:rPr>
            </w:pPr>
            <w:commentRangeStart w:id="650"/>
            <w:ins w:id="651" w:author="Author">
              <w:r>
                <w:t xml:space="preserve">Is the application accessed anonymously, or </w:t>
              </w:r>
              <w:del w:id="652" w:author="Author">
                <w:r w:rsidDel="00FF66EE">
                  <w:delText>does</w:delText>
                </w:r>
              </w:del>
              <w:r w:rsidR="00FF66EE">
                <w:t xml:space="preserve">is </w:t>
              </w:r>
              <w:del w:id="653" w:author="Author">
                <w:r w:rsidDel="00FF66EE">
                  <w:delText xml:space="preserve"> </w:delText>
                </w:r>
                <w:r w:rsidR="00320F0E" w:rsidDel="007171B5">
                  <w:delText>D</w:delText>
                </w:r>
              </w:del>
              <w:r>
                <w:t xml:space="preserve">it </w:t>
              </w:r>
              <w:r w:rsidR="00FF66EE">
                <w:t xml:space="preserve">configured </w:t>
              </w:r>
              <w:del w:id="654" w:author="Author">
                <w:r w:rsidR="00C40899" w:rsidDel="00FF66EE">
                  <w:delText>expect u</w:delText>
                </w:r>
              </w:del>
              <w:r w:rsidR="00FF66EE">
                <w:t xml:space="preserve">to authenticate </w:t>
              </w:r>
              <w:del w:id="655" w:author="Author">
                <w:r w:rsidR="00C40899" w:rsidDel="00FF66EE">
                  <w:delText>s</w:delText>
                </w:r>
              </w:del>
              <w:r w:rsidR="00FF66EE">
                <w:t>us</w:t>
              </w:r>
              <w:r w:rsidR="00C40899">
                <w:t>er</w:t>
              </w:r>
              <w:r w:rsidR="00FF66EE">
                <w:t>s</w:t>
              </w:r>
              <w:del w:id="656" w:author="Author">
                <w:r w:rsidR="00C40899" w:rsidDel="00FF66EE">
                  <w:delText xml:space="preserve">s to </w:delText>
                </w:r>
                <w:r w:rsidR="00320F0E" w:rsidDel="007171B5">
                  <w:delText xml:space="preserve">oes the web application </w:delText>
                </w:r>
                <w:r w:rsidR="00320F0E" w:rsidDel="00FF66EE">
                  <w:delText>authenticate</w:delText>
                </w:r>
                <w:r w:rsidR="00320F0E" w:rsidDel="00C40899">
                  <w:delText xml:space="preserve"> users</w:delText>
                </w:r>
              </w:del>
              <w:r w:rsidR="00320F0E">
                <w:t>?</w:t>
              </w:r>
            </w:ins>
          </w:p>
          <w:p w14:paraId="61C2760B" w14:textId="7297AF3A" w:rsidR="00320F0E" w:rsidRDefault="00320F0E" w:rsidP="004A5AF4">
            <w:pPr>
              <w:pStyle w:val="ListParagraph"/>
              <w:numPr>
                <w:ilvl w:val="0"/>
                <w:numId w:val="21"/>
              </w:numPr>
              <w:spacing w:before="0" w:after="0" w:line="259" w:lineRule="auto"/>
              <w:rPr>
                <w:ins w:id="657" w:author="Author"/>
              </w:rPr>
            </w:pPr>
            <w:ins w:id="658" w:author="Author">
              <w:r>
                <w:t xml:space="preserve">If so, what type of authentication </w:t>
              </w:r>
              <w:r w:rsidR="00FF66EE">
                <w:t>is it configured for?</w:t>
              </w:r>
              <w:del w:id="659" w:author="Author">
                <w:r w:rsidDel="00FF66EE">
                  <w:delText>does it use</w:delText>
                </w:r>
              </w:del>
              <w:r>
                <w:t xml:space="preserve"> e.g. Windows Integration Authentication, forms-based auth, header based auth</w:t>
              </w:r>
              <w:r w:rsidR="00FF66EE">
                <w:t xml:space="preserve">N, </w:t>
              </w:r>
              <w:r w:rsidR="006E36C9">
                <w:t>direct federation with an STS?</w:t>
              </w:r>
              <w:del w:id="660" w:author="Author">
                <w:r w:rsidR="00FF66EE" w:rsidDel="006E36C9">
                  <w:delText>etc.</w:delText>
                </w:r>
              </w:del>
            </w:ins>
          </w:p>
          <w:p w14:paraId="1D538537" w14:textId="7C37773C" w:rsidR="00C271C7" w:rsidRDefault="00320F0E" w:rsidP="004A5AF4">
            <w:pPr>
              <w:pStyle w:val="ListParagraph"/>
              <w:numPr>
                <w:ilvl w:val="0"/>
                <w:numId w:val="21"/>
              </w:numPr>
              <w:spacing w:before="0" w:after="0" w:line="259" w:lineRule="auto"/>
            </w:pPr>
            <w:ins w:id="661" w:author="Author">
              <w:r>
                <w:lastRenderedPageBreak/>
                <w:t>SPN/Kerberos auth questions. It feels too deep for here but if we’re going to do KCD we need to know the details and if not here then where?</w:t>
              </w:r>
            </w:ins>
            <w:commentRangeEnd w:id="650"/>
            <w:r w:rsidR="009553EA">
              <w:rPr>
                <w:rStyle w:val="CommentReference"/>
              </w:rPr>
              <w:commentReference w:id="650"/>
            </w:r>
          </w:p>
        </w:tc>
      </w:tr>
      <w:tr w:rsidR="00AA3B22" w14:paraId="2C48E971" w14:textId="77777777" w:rsidTr="00366EB7">
        <w:tc>
          <w:tcPr>
            <w:tcW w:w="2875" w:type="dxa"/>
            <w:vAlign w:val="center"/>
          </w:tcPr>
          <w:p w14:paraId="4B817B1E" w14:textId="46F7BFC4" w:rsidR="00AA3B22" w:rsidRDefault="00AA3B22" w:rsidP="00366EB7">
            <w:r>
              <w:lastRenderedPageBreak/>
              <w:t>Application Server Location</w:t>
            </w:r>
          </w:p>
        </w:tc>
        <w:tc>
          <w:tcPr>
            <w:tcW w:w="6475" w:type="dxa"/>
            <w:vAlign w:val="center"/>
          </w:tcPr>
          <w:p w14:paraId="45AB27FE" w14:textId="77777777" w:rsidR="00AA3B22" w:rsidRDefault="00AA3B22" w:rsidP="004A5AF4">
            <w:pPr>
              <w:pStyle w:val="ListParagraph"/>
              <w:numPr>
                <w:ilvl w:val="0"/>
                <w:numId w:val="21"/>
              </w:numPr>
              <w:spacing w:before="0" w:after="160" w:line="259" w:lineRule="auto"/>
              <w:rPr>
                <w:ins w:id="662" w:author="Author"/>
              </w:rPr>
            </w:pPr>
            <w:r>
              <w:t xml:space="preserve">Where is the web server/farm located on your </w:t>
            </w:r>
            <w:r w:rsidR="00C271C7">
              <w:t>network?</w:t>
            </w:r>
            <w:r>
              <w:t xml:space="preserve"> Determining common network locations across the web applications is important as we will target Connector groups based on these.</w:t>
            </w:r>
          </w:p>
          <w:p w14:paraId="415D1DB1" w14:textId="34C9D571" w:rsidR="00006ACF" w:rsidRDefault="00006ACF" w:rsidP="004A5AF4">
            <w:pPr>
              <w:pStyle w:val="ListParagraph"/>
              <w:numPr>
                <w:ilvl w:val="0"/>
                <w:numId w:val="21"/>
              </w:numPr>
              <w:spacing w:before="0" w:after="160" w:line="259" w:lineRule="auto"/>
            </w:pPr>
            <w:ins w:id="663" w:author="Author">
              <w:r>
                <w:t>Is the application front ended by a load balancer?</w:t>
              </w:r>
            </w:ins>
          </w:p>
        </w:tc>
      </w:tr>
      <w:tr w:rsidR="00AA3B22" w14:paraId="6C283AE6" w14:textId="77777777" w:rsidTr="00366EB7">
        <w:tc>
          <w:tcPr>
            <w:tcW w:w="2875" w:type="dxa"/>
            <w:vAlign w:val="center"/>
          </w:tcPr>
          <w:p w14:paraId="395F3B8F" w14:textId="2102799C" w:rsidR="00AA3B22" w:rsidRDefault="00AA3B22" w:rsidP="00366EB7">
            <w:r>
              <w:t>Web server domain</w:t>
            </w:r>
            <w:del w:id="664" w:author="Author">
              <w:r w:rsidDel="00007CB2">
                <w:delText xml:space="preserve"> Joined</w:delText>
              </w:r>
            </w:del>
            <w:r>
              <w:t>?</w:t>
            </w:r>
          </w:p>
        </w:tc>
        <w:tc>
          <w:tcPr>
            <w:tcW w:w="6475" w:type="dxa"/>
            <w:vAlign w:val="center"/>
          </w:tcPr>
          <w:p w14:paraId="157CB493" w14:textId="24A21138" w:rsidR="00AA3B22" w:rsidRDefault="00007CB2" w:rsidP="004A5AF4">
            <w:pPr>
              <w:pStyle w:val="ListParagraph"/>
              <w:numPr>
                <w:ilvl w:val="0"/>
                <w:numId w:val="21"/>
              </w:numPr>
              <w:spacing w:before="0" w:after="0" w:line="259" w:lineRule="auto"/>
            </w:pPr>
            <w:ins w:id="665" w:author="Author">
              <w:r>
                <w:t>D</w:t>
              </w:r>
            </w:ins>
            <w:del w:id="666" w:author="Author">
              <w:r w:rsidR="00C271C7" w:rsidDel="00007CB2">
                <w:delText>d</w:delText>
              </w:r>
            </w:del>
            <w:r w:rsidR="00AA3B22">
              <w:t>omain Name?</w:t>
            </w:r>
            <w:r w:rsidR="00C271C7">
              <w:t xml:space="preserve"> forest name?</w:t>
            </w:r>
          </w:p>
        </w:tc>
      </w:tr>
      <w:tr w:rsidR="00AA3B22" w14:paraId="04BD6994" w14:textId="77777777" w:rsidTr="00366EB7">
        <w:tc>
          <w:tcPr>
            <w:tcW w:w="2875" w:type="dxa"/>
            <w:vAlign w:val="center"/>
          </w:tcPr>
          <w:p w14:paraId="5FD0126B" w14:textId="23411338" w:rsidR="00AA3B22" w:rsidRDefault="00AA3B22" w:rsidP="00366EB7">
            <w:r>
              <w:t>Load balancing</w:t>
            </w:r>
          </w:p>
        </w:tc>
        <w:tc>
          <w:tcPr>
            <w:tcW w:w="6475" w:type="dxa"/>
            <w:vAlign w:val="center"/>
          </w:tcPr>
          <w:p w14:paraId="4C5F72A1" w14:textId="77464459" w:rsidR="00AA3B22" w:rsidRPr="00AA3B22" w:rsidRDefault="00AB0BF1" w:rsidP="004A5AF4">
            <w:pPr>
              <w:pStyle w:val="ListParagraph"/>
              <w:numPr>
                <w:ilvl w:val="0"/>
                <w:numId w:val="21"/>
              </w:numPr>
            </w:pPr>
            <w:ins w:id="667" w:author="Author">
              <w:r>
                <w:t>If a far</w:t>
              </w:r>
              <w:r w:rsidR="00366EB7">
                <w:t xml:space="preserve">m, </w:t>
              </w:r>
            </w:ins>
            <w:del w:id="668" w:author="Author">
              <w:r w:rsidR="00AA3B22" w:rsidDel="00007CB2">
                <w:delText xml:space="preserve">Test </w:delText>
              </w:r>
              <w:r w:rsidR="00AA3B22" w:rsidRPr="00AA3B22" w:rsidDel="00366EB7">
                <w:delText>W</w:delText>
              </w:r>
            </w:del>
            <w:ins w:id="669" w:author="Author">
              <w:r w:rsidR="00366EB7">
                <w:t>w</w:t>
              </w:r>
            </w:ins>
            <w:r w:rsidR="00AA3B22" w:rsidRPr="00AA3B22">
              <w:t xml:space="preserve">hat </w:t>
            </w:r>
            <w:ins w:id="670" w:author="Author">
              <w:r>
                <w:t xml:space="preserve">type of </w:t>
              </w:r>
            </w:ins>
            <w:r w:rsidR="00AA3B22" w:rsidRPr="00AA3B22">
              <w:t>load balancing is in use</w:t>
            </w:r>
            <w:del w:id="671" w:author="Author">
              <w:r w:rsidR="00AA3B22" w:rsidRPr="00AA3B22" w:rsidDel="00366EB7">
                <w:delText xml:space="preserve"> for the web application server farm</w:delText>
              </w:r>
            </w:del>
            <w:ins w:id="672" w:author="Author">
              <w:r w:rsidR="00366EB7">
                <w:t>?</w:t>
              </w:r>
            </w:ins>
            <w:del w:id="673" w:author="Author">
              <w:r w:rsidR="00AA3B22" w:rsidRPr="00AA3B22" w:rsidDel="00366EB7">
                <w:delText>?</w:delText>
              </w:r>
            </w:del>
          </w:p>
        </w:tc>
      </w:tr>
      <w:tr w:rsidR="00AA3B22" w:rsidDel="00A705E4" w14:paraId="4B8F65EE" w14:textId="1AF2412D" w:rsidTr="00366EB7">
        <w:trPr>
          <w:del w:id="674" w:author="Author"/>
        </w:trPr>
        <w:tc>
          <w:tcPr>
            <w:tcW w:w="2875" w:type="dxa"/>
            <w:vAlign w:val="center"/>
          </w:tcPr>
          <w:p w14:paraId="59B8C1CD" w14:textId="545B2375" w:rsidR="00AA3B22" w:rsidDel="00A705E4" w:rsidRDefault="00AA3B22" w:rsidP="00366EB7">
            <w:pPr>
              <w:rPr>
                <w:del w:id="675" w:author="Author"/>
              </w:rPr>
            </w:pPr>
            <w:del w:id="676" w:author="Author">
              <w:r w:rsidDel="00A705E4">
                <w:delText xml:space="preserve">External FQDN </w:delText>
              </w:r>
            </w:del>
            <w:ins w:id="677" w:author="Author">
              <w:del w:id="678" w:author="Author">
                <w:r w:rsidR="00426F17" w:rsidDel="00A705E4">
                  <w:delText xml:space="preserve">URL </w:delText>
                </w:r>
              </w:del>
            </w:ins>
            <w:del w:id="679" w:author="Author">
              <w:r w:rsidDel="00A705E4">
                <w:delText>to access</w:delText>
              </w:r>
            </w:del>
          </w:p>
        </w:tc>
        <w:tc>
          <w:tcPr>
            <w:tcW w:w="6475" w:type="dxa"/>
            <w:vAlign w:val="center"/>
          </w:tcPr>
          <w:p w14:paraId="50D7D987" w14:textId="47198D7B" w:rsidR="00AA3B22" w:rsidDel="00A705E4" w:rsidRDefault="00AA3B22" w:rsidP="004A5AF4">
            <w:pPr>
              <w:pStyle w:val="ListParagraph"/>
              <w:numPr>
                <w:ilvl w:val="0"/>
                <w:numId w:val="21"/>
              </w:numPr>
              <w:rPr>
                <w:del w:id="680" w:author="Author"/>
              </w:rPr>
            </w:pPr>
            <w:del w:id="681" w:author="Author">
              <w:r w:rsidDel="00A705E4">
                <w:delText xml:space="preserve">What external FQDN do you want to use for </w:delText>
              </w:r>
            </w:del>
            <w:ins w:id="682" w:author="Author">
              <w:del w:id="683" w:author="Author">
                <w:r w:rsidR="00426F17" w:rsidDel="00A705E4">
                  <w:delText>e</w:delText>
                </w:r>
              </w:del>
            </w:ins>
            <w:del w:id="684" w:author="Author">
              <w:r w:rsidDel="00A705E4">
                <w:delText>External access?</w:delText>
              </w:r>
            </w:del>
          </w:p>
          <w:p w14:paraId="059D0C8F" w14:textId="3A55954E" w:rsidR="009E4FC2" w:rsidDel="00A705E4" w:rsidRDefault="009E4FC2" w:rsidP="004A5AF4">
            <w:pPr>
              <w:pStyle w:val="ListParagraph"/>
              <w:numPr>
                <w:ilvl w:val="0"/>
                <w:numId w:val="21"/>
              </w:numPr>
              <w:rPr>
                <w:ins w:id="685" w:author="Author"/>
                <w:del w:id="686" w:author="Author"/>
              </w:rPr>
            </w:pPr>
          </w:p>
          <w:p w14:paraId="4ACBA3B2" w14:textId="00DE1EE7" w:rsidR="00AA3B22" w:rsidDel="00A705E4" w:rsidRDefault="00EE5A73" w:rsidP="004A5AF4">
            <w:pPr>
              <w:pStyle w:val="ListParagraph"/>
              <w:numPr>
                <w:ilvl w:val="0"/>
                <w:numId w:val="21"/>
              </w:numPr>
              <w:rPr>
                <w:del w:id="687" w:author="Author"/>
              </w:rPr>
            </w:pPr>
            <w:ins w:id="688" w:author="Author">
              <w:del w:id="689" w:author="Author">
                <w:r w:rsidDel="00A705E4">
                  <w:delText>E.g. intranet.&lt;customers_domain&gt;.com</w:delText>
                </w:r>
              </w:del>
            </w:ins>
            <w:del w:id="690" w:author="Author">
              <w:r w:rsidR="00AA3B22" w:rsidDel="00A705E4">
                <w:delText>We would recommend using the same internal and external FQDN wherever possible. This has multiple benefits including:</w:delText>
              </w:r>
            </w:del>
          </w:p>
          <w:p w14:paraId="0153B50A" w14:textId="0C3D221F" w:rsidR="00AA3B22" w:rsidDel="00A705E4" w:rsidRDefault="00AA3B22" w:rsidP="00B94891">
            <w:pPr>
              <w:pStyle w:val="ListParagraph"/>
              <w:rPr>
                <w:del w:id="691" w:author="Author"/>
              </w:rPr>
            </w:pPr>
            <w:del w:id="692" w:author="Author">
              <w:r w:rsidDel="00A705E4">
                <w:delText>Links that are emailed/IM’d will work regardless of user location</w:delText>
              </w:r>
            </w:del>
          </w:p>
          <w:p w14:paraId="0354FE27" w14:textId="1ED69763" w:rsidR="00AA3B22" w:rsidDel="00A705E4" w:rsidRDefault="00AA3B22" w:rsidP="00B94891">
            <w:pPr>
              <w:pStyle w:val="ListParagraph"/>
              <w:rPr>
                <w:del w:id="693" w:author="Author"/>
              </w:rPr>
            </w:pPr>
            <w:del w:id="694" w:author="Author">
              <w:r w:rsidDel="00A705E4">
                <w:delText>Users can use familiar URL’s to access resources</w:delText>
              </w:r>
            </w:del>
          </w:p>
          <w:p w14:paraId="6EA6D683" w14:textId="5A577319" w:rsidR="00AA3B22" w:rsidDel="00A705E4" w:rsidRDefault="00AA3B22" w:rsidP="00B94891">
            <w:pPr>
              <w:pStyle w:val="ListParagraph"/>
              <w:rPr>
                <w:del w:id="695" w:author="Author"/>
              </w:rPr>
            </w:pPr>
            <w:del w:id="696" w:author="Author">
              <w:r w:rsidDel="00A705E4">
                <w:delText>Bookmarked URL’s will work regardless of location</w:delText>
              </w:r>
            </w:del>
          </w:p>
          <w:p w14:paraId="1FEFBF6C" w14:textId="476C25C8" w:rsidR="00AA3B22" w:rsidRPr="00A16632" w:rsidDel="00A705E4" w:rsidRDefault="00AA3B22" w:rsidP="004A5AF4">
            <w:pPr>
              <w:pStyle w:val="ListParagraph"/>
              <w:numPr>
                <w:ilvl w:val="0"/>
                <w:numId w:val="21"/>
              </w:numPr>
              <w:rPr>
                <w:del w:id="697" w:author="Author"/>
              </w:rPr>
            </w:pPr>
            <w:del w:id="698" w:author="Author">
              <w:r w:rsidRPr="00A16632" w:rsidDel="00A705E4">
                <w:delText>Eliminates potential link translation issues.</w:delText>
              </w:r>
            </w:del>
          </w:p>
        </w:tc>
      </w:tr>
      <w:tr w:rsidR="00E83852" w14:paraId="7E5C267C" w14:textId="77777777" w:rsidTr="00366EB7">
        <w:trPr>
          <w:ins w:id="699" w:author="Author"/>
        </w:trPr>
        <w:tc>
          <w:tcPr>
            <w:tcW w:w="2875" w:type="dxa"/>
            <w:vAlign w:val="center"/>
          </w:tcPr>
          <w:p w14:paraId="53B4F3B4" w14:textId="75955887" w:rsidR="00E83852" w:rsidRDefault="00E83852" w:rsidP="00366EB7">
            <w:pPr>
              <w:rPr>
                <w:ins w:id="700" w:author="Author"/>
              </w:rPr>
            </w:pPr>
            <w:ins w:id="701" w:author="Author">
              <w:r>
                <w:t>Specific Requirements</w:t>
              </w:r>
            </w:ins>
          </w:p>
        </w:tc>
        <w:tc>
          <w:tcPr>
            <w:tcW w:w="6475" w:type="dxa"/>
            <w:vAlign w:val="center"/>
          </w:tcPr>
          <w:p w14:paraId="5FF613A2" w14:textId="27A3D5B5" w:rsidR="00E83852" w:rsidRDefault="00E83852" w:rsidP="004A5AF4">
            <w:pPr>
              <w:pStyle w:val="ListParagraph"/>
              <w:numPr>
                <w:ilvl w:val="0"/>
                <w:numId w:val="21"/>
              </w:numPr>
              <w:rPr>
                <w:ins w:id="702" w:author="Author"/>
              </w:rPr>
            </w:pPr>
            <w:ins w:id="703" w:author="Author">
              <w:r>
                <w:t xml:space="preserve">Any </w:t>
              </w:r>
              <w:r w:rsidR="003C3EAB">
                <w:t>additional remote access requirements to take into account?</w:t>
              </w:r>
            </w:ins>
          </w:p>
        </w:tc>
      </w:tr>
      <w:tr w:rsidR="00AA3B22" w14:paraId="1EB20EB6" w14:textId="77777777" w:rsidTr="00366EB7">
        <w:tc>
          <w:tcPr>
            <w:tcW w:w="2875" w:type="dxa"/>
            <w:vAlign w:val="center"/>
          </w:tcPr>
          <w:p w14:paraId="320407C0" w14:textId="501561D7" w:rsidR="00AA3B22" w:rsidRDefault="00C271C7" w:rsidP="00366EB7">
            <w:r>
              <w:t>Users/Groups access</w:t>
            </w:r>
          </w:p>
        </w:tc>
        <w:tc>
          <w:tcPr>
            <w:tcW w:w="6475" w:type="dxa"/>
            <w:vAlign w:val="center"/>
          </w:tcPr>
          <w:p w14:paraId="5FAA2DF6" w14:textId="0B168C98" w:rsidR="00AA3B22" w:rsidRPr="00C271C7" w:rsidRDefault="00C271C7" w:rsidP="004A5AF4">
            <w:pPr>
              <w:pStyle w:val="ListParagraph"/>
              <w:numPr>
                <w:ilvl w:val="0"/>
                <w:numId w:val="21"/>
              </w:numPr>
            </w:pPr>
            <w:r w:rsidRPr="00C271C7">
              <w:t>Which users/groups of users should be able to access the application externally</w:t>
            </w:r>
          </w:p>
        </w:tc>
      </w:tr>
      <w:tr w:rsidR="00C271C7" w14:paraId="327F0CAA" w14:textId="77777777" w:rsidTr="00366EB7">
        <w:tc>
          <w:tcPr>
            <w:tcW w:w="2875" w:type="dxa"/>
            <w:vAlign w:val="center"/>
          </w:tcPr>
          <w:p w14:paraId="5513C20A" w14:textId="5F6C8B75" w:rsidR="00C271C7" w:rsidRDefault="00C271C7" w:rsidP="00366EB7">
            <w:r>
              <w:t>Additional security controls</w:t>
            </w:r>
          </w:p>
        </w:tc>
        <w:tc>
          <w:tcPr>
            <w:tcW w:w="6475" w:type="dxa"/>
            <w:vAlign w:val="center"/>
          </w:tcPr>
          <w:p w14:paraId="7207DB90" w14:textId="10222940" w:rsidR="00C271C7" w:rsidRPr="00C271C7" w:rsidRDefault="00C271C7" w:rsidP="004A5AF4">
            <w:pPr>
              <w:pStyle w:val="ListParagraph"/>
              <w:numPr>
                <w:ilvl w:val="0"/>
                <w:numId w:val="21"/>
              </w:numPr>
            </w:pPr>
            <w:r w:rsidRPr="00C271C7">
              <w:t xml:space="preserve">Do you require any additional security controls for external access e.g. MFA or </w:t>
            </w:r>
            <w:del w:id="704" w:author="Author">
              <w:r w:rsidRPr="00C271C7" w:rsidDel="004F3EEA">
                <w:delText>device based</w:delText>
              </w:r>
            </w:del>
            <w:ins w:id="705" w:author="Author">
              <w:r w:rsidR="004F3EEA" w:rsidRPr="00C271C7">
                <w:t>device-based</w:t>
              </w:r>
            </w:ins>
            <w:r w:rsidRPr="00C271C7">
              <w:t xml:space="preserve"> CA?</w:t>
            </w:r>
          </w:p>
        </w:tc>
      </w:tr>
      <w:tr w:rsidR="00C271C7" w14:paraId="4F7DCB5E" w14:textId="77777777" w:rsidTr="00366EB7">
        <w:tc>
          <w:tcPr>
            <w:tcW w:w="2875" w:type="dxa"/>
            <w:vAlign w:val="center"/>
          </w:tcPr>
          <w:p w14:paraId="65660D50" w14:textId="79BDCF6C" w:rsidR="00C271C7" w:rsidRDefault="00C271C7" w:rsidP="00366EB7">
            <w:r>
              <w:t>Connector group</w:t>
            </w:r>
            <w:ins w:id="706" w:author="Author">
              <w:r w:rsidR="00EB73E4">
                <w:t xml:space="preserve"> name</w:t>
              </w:r>
            </w:ins>
          </w:p>
        </w:tc>
        <w:tc>
          <w:tcPr>
            <w:tcW w:w="6475" w:type="dxa"/>
            <w:vAlign w:val="center"/>
          </w:tcPr>
          <w:p w14:paraId="1719AFE6" w14:textId="7A162747" w:rsidR="00C271C7" w:rsidRPr="00C271C7" w:rsidRDefault="00EB73E4" w:rsidP="004A5AF4">
            <w:pPr>
              <w:pStyle w:val="ListParagraph"/>
              <w:numPr>
                <w:ilvl w:val="0"/>
                <w:numId w:val="21"/>
              </w:numPr>
            </w:pPr>
            <w:ins w:id="707" w:author="Author">
              <w:r>
                <w:t xml:space="preserve">Define a logical name for the group of connectors that will provide the conduit </w:t>
              </w:r>
              <w:r w:rsidR="004F3EEA">
                <w:t xml:space="preserve">and SSO </w:t>
              </w:r>
              <w:r>
                <w:t>to this application</w:t>
              </w:r>
            </w:ins>
          </w:p>
        </w:tc>
      </w:tr>
    </w:tbl>
    <w:p w14:paraId="61A329F5" w14:textId="578718F8" w:rsidR="009F2DA8" w:rsidRPr="009F2DA8" w:rsidRDefault="00474F1B" w:rsidP="009F2DA8">
      <w:pPr>
        <w:pStyle w:val="Heading2Numbered"/>
      </w:pPr>
      <w:bookmarkStart w:id="708" w:name="_Toc508930352"/>
      <w:r>
        <w:t>Pilot best practices recommendations</w:t>
      </w:r>
      <w:bookmarkEnd w:id="708"/>
    </w:p>
    <w:p w14:paraId="06B9BF7C" w14:textId="4A3614F8" w:rsidR="00406356" w:rsidDel="0063567F" w:rsidRDefault="009F2DA8" w:rsidP="009553EA">
      <w:pPr>
        <w:rPr>
          <w:ins w:id="709" w:author="Author"/>
          <w:del w:id="710" w:author="Author"/>
        </w:rPr>
      </w:pPr>
      <w:del w:id="711" w:author="Author">
        <w:r w:rsidDel="0063567F">
          <w:delText>T</w:delText>
        </w:r>
      </w:del>
      <w:ins w:id="712" w:author="Author">
        <w:del w:id="713" w:author="Author">
          <w:r w:rsidR="00406356" w:rsidDel="0063567F">
            <w:delText xml:space="preserve">In the majority of cases, the actual process of making an application available externally through Azure AD Application Proxy is somewhat trivial, typically requiring very little effort and expertise. </w:delText>
          </w:r>
        </w:del>
      </w:ins>
    </w:p>
    <w:p w14:paraId="1EF3AB00" w14:textId="29686CBC" w:rsidR="00406356" w:rsidDel="0063567F" w:rsidRDefault="00406356" w:rsidP="009553EA">
      <w:pPr>
        <w:rPr>
          <w:ins w:id="714" w:author="Author"/>
          <w:del w:id="715" w:author="Author"/>
        </w:rPr>
      </w:pPr>
      <w:ins w:id="716" w:author="Author">
        <w:del w:id="717" w:author="Author">
          <w:r w:rsidDel="0063567F">
            <w:delText>The amount of time and effort that is then required to fully commission an application with SSO, really depends on many factors, including application type, its configuration, and available options.</w:delText>
          </w:r>
        </w:del>
      </w:ins>
    </w:p>
    <w:p w14:paraId="04F3E643" w14:textId="5DF3ADEB" w:rsidR="00406356" w:rsidDel="0063567F" w:rsidRDefault="00406356" w:rsidP="009553EA">
      <w:pPr>
        <w:rPr>
          <w:ins w:id="718" w:author="Author"/>
          <w:del w:id="719" w:author="Author"/>
        </w:rPr>
      </w:pPr>
      <w:ins w:id="720" w:author="Author">
        <w:del w:id="721" w:author="Author">
          <w:r w:rsidDel="0063567F">
            <w:delText>For this reason</w:delText>
          </w:r>
          <w:r w:rsidR="00694497" w:rsidDel="0063567F">
            <w:delText>reason,</w:delText>
          </w:r>
          <w:r w:rsidDel="0063567F">
            <w:delText xml:space="preserve"> we would perhaps suggest running a pilot on a standard IIS based</w:delText>
          </w:r>
          <w:r w:rsidRPr="00474F1B" w:rsidDel="0063567F">
            <w:delText xml:space="preserve"> web application t</w:delText>
          </w:r>
          <w:r w:rsidDel="0063567F">
            <w:delText xml:space="preserve">hat is already </w:delText>
          </w:r>
          <w:r w:rsidR="00694497" w:rsidDel="0063567F">
            <w:delText>pre-</w:delText>
          </w:r>
          <w:r w:rsidDel="0063567F">
            <w:delText>configured for Integrated Windows Authentication(IWA), as this will</w:delText>
          </w:r>
          <w:r w:rsidR="00694497" w:rsidDel="0063567F">
            <w:delText>should</w:delText>
          </w:r>
          <w:r w:rsidDel="0063567F">
            <w:delText xml:space="preserve"> require the least effort to </w:delText>
          </w:r>
          <w:r w:rsidR="00694497" w:rsidDel="0063567F">
            <w:delText xml:space="preserve">successfully </w:delText>
          </w:r>
          <w:r w:rsidDel="0063567F">
            <w:delText>pilot remote access and SSO</w:delText>
          </w:r>
          <w:r w:rsidR="00694497" w:rsidDel="0063567F">
            <w:delText>.</w:delText>
          </w:r>
          <w:r w:rsidDel="0063567F">
            <w:delText xml:space="preserve"> </w:delText>
          </w:r>
        </w:del>
      </w:ins>
    </w:p>
    <w:p w14:paraId="0E366267" w14:textId="464C2B23" w:rsidR="00A043C8" w:rsidDel="009553EA" w:rsidRDefault="00406356" w:rsidP="009553EA">
      <w:pPr>
        <w:rPr>
          <w:ins w:id="722" w:author="Author"/>
          <w:del w:id="723" w:author="Author"/>
        </w:rPr>
      </w:pPr>
      <w:ins w:id="724" w:author="Author">
        <w:del w:id="725" w:author="Author">
          <w:r w:rsidDel="009553EA">
            <w:delText>T</w:delText>
          </w:r>
        </w:del>
      </w:ins>
      <w:del w:id="726" w:author="Author">
        <w:r w:rsidR="009F2DA8" w:rsidDel="009553EA">
          <w:delText xml:space="preserve">he following </w:delText>
        </w:r>
      </w:del>
      <w:ins w:id="727" w:author="Author">
        <w:del w:id="728" w:author="Author">
          <w:r w:rsidR="00A236CC" w:rsidDel="009553EA">
            <w:delText xml:space="preserve">should be considered as </w:delText>
          </w:r>
        </w:del>
      </w:ins>
      <w:del w:id="729" w:author="Author">
        <w:r w:rsidR="009F2DA8" w:rsidDel="009553EA">
          <w:delText xml:space="preserve">table provides </w:delText>
        </w:r>
      </w:del>
      <w:ins w:id="730" w:author="Author">
        <w:del w:id="731" w:author="Author">
          <w:r w:rsidR="00F323AF" w:rsidDel="009553EA">
            <w:delText>core</w:delText>
          </w:r>
          <w:r w:rsidR="00950FC6" w:rsidDel="009553EA">
            <w:delText xml:space="preserve">key best practice </w:delText>
          </w:r>
          <w:r w:rsidR="00F323AF" w:rsidDel="009553EA">
            <w:delText>elements that should make</w:delText>
          </w:r>
          <w:r w:rsidR="009B3A1D" w:rsidDel="009553EA">
            <w:delText xml:space="preserve">facilitate </w:delText>
          </w:r>
          <w:r w:rsidR="00F323AF" w:rsidDel="009553EA">
            <w:delText xml:space="preserve"> for a</w:delText>
          </w:r>
          <w:r w:rsidR="009B3A1D" w:rsidDel="009553EA">
            <w:delText>n</w:delText>
          </w:r>
          <w:r w:rsidR="00F323AF" w:rsidDel="009553EA">
            <w:delText xml:space="preserve"> </w:delText>
          </w:r>
        </w:del>
      </w:ins>
      <w:del w:id="732" w:author="Author">
        <w:r w:rsidR="009F2DA8" w:rsidDel="009553EA">
          <w:delText xml:space="preserve">a list </w:delText>
        </w:r>
        <w:r w:rsidR="00470398" w:rsidDel="009553EA">
          <w:delText>the</w:delText>
        </w:r>
      </w:del>
      <w:ins w:id="733" w:author="Author">
        <w:del w:id="734" w:author="Author">
          <w:r w:rsidR="00F323AF" w:rsidDel="009553EA">
            <w:delText>optimal</w:delText>
          </w:r>
        </w:del>
      </w:ins>
      <w:del w:id="735" w:author="Author">
        <w:r w:rsidR="009F2DA8" w:rsidDel="009553EA">
          <w:delText xml:space="preserve"> </w:delText>
        </w:r>
      </w:del>
      <w:ins w:id="736" w:author="Author">
        <w:del w:id="737" w:author="Author">
          <w:r w:rsidR="00EB229A" w:rsidDel="009553EA">
            <w:delText>design for both, a pilot</w:delText>
          </w:r>
          <w:r w:rsidR="00E960AC" w:rsidDel="009553EA">
            <w:delText xml:space="preserve"> and production</w:delText>
          </w:r>
          <w:r w:rsidR="001B4A5F" w:rsidDel="009553EA">
            <w:delText xml:space="preserve">a pilot </w:delText>
          </w:r>
          <w:r w:rsidR="00EB229A" w:rsidDel="009553EA">
            <w:delText xml:space="preserve"> </w:delText>
          </w:r>
          <w:r w:rsidR="001723F1" w:rsidDel="009553EA">
            <w:delText xml:space="preserve">pilot </w:delText>
          </w:r>
        </w:del>
      </w:ins>
      <w:del w:id="738" w:author="Author">
        <w:r w:rsidR="009F2DA8" w:rsidDel="009553EA">
          <w:delText xml:space="preserve">design </w:delText>
        </w:r>
      </w:del>
      <w:ins w:id="739" w:author="Author">
        <w:del w:id="740" w:author="Author">
          <w:r w:rsidR="009B3A1D" w:rsidDel="009553EA">
            <w:delText xml:space="preserve">for </w:delText>
          </w:r>
        </w:del>
      </w:ins>
      <w:del w:id="741" w:author="Author">
        <w:r w:rsidR="009F2DA8" w:rsidDel="009553EA">
          <w:delText xml:space="preserve">decisions </w:delText>
        </w:r>
        <w:r w:rsidR="00474F1B" w:rsidDel="009553EA">
          <w:delText>best practices for</w:delText>
        </w:r>
      </w:del>
      <w:ins w:id="742" w:author="Author">
        <w:del w:id="743" w:author="Author">
          <w:r w:rsidR="009B3A1D" w:rsidDel="009553EA">
            <w:delText>a</w:delText>
          </w:r>
        </w:del>
      </w:ins>
      <w:del w:id="744" w:author="Author">
        <w:r w:rsidR="00474F1B" w:rsidDel="009553EA">
          <w:delText xml:space="preserve"> </w:delText>
        </w:r>
      </w:del>
      <w:ins w:id="745" w:author="Author">
        <w:del w:id="746" w:author="Author">
          <w:r w:rsidR="001723F1" w:rsidDel="009553EA">
            <w:delText>im</w:delText>
          </w:r>
          <w:r w:rsidR="001B4A5F" w:rsidDel="009553EA">
            <w:delText>im</w:delText>
          </w:r>
          <w:r w:rsidR="001723F1" w:rsidDel="009553EA">
            <w:delText>plementation</w:delText>
          </w:r>
          <w:r w:rsidR="00E960AC" w:rsidDel="009553EA">
            <w:delText>s</w:delText>
          </w:r>
        </w:del>
      </w:ins>
      <w:del w:id="747" w:author="Author">
        <w:r w:rsidR="00474F1B" w:rsidDel="009553EA">
          <w:delText>pilot</w:delText>
        </w:r>
      </w:del>
      <w:ins w:id="748" w:author="Author">
        <w:del w:id="749" w:author="Author">
          <w:r w:rsidR="002031CB" w:rsidDel="009553EA">
            <w:delText>.</w:delText>
          </w:r>
        </w:del>
      </w:ins>
      <w:del w:id="750" w:author="Author">
        <w:r w:rsidR="00474F1B" w:rsidDel="009553EA">
          <w:delText>:</w:delText>
        </w:r>
      </w:del>
    </w:p>
    <w:p w14:paraId="781AD7A6" w14:textId="1AF78B6B" w:rsidR="002031CB" w:rsidRPr="002031CB" w:rsidDel="00A16632" w:rsidRDefault="002031CB" w:rsidP="009553EA">
      <w:pPr>
        <w:rPr>
          <w:del w:id="751" w:author="Author"/>
          <w:b/>
        </w:rPr>
      </w:pPr>
      <w:ins w:id="752" w:author="Author">
        <w:del w:id="753" w:author="Author">
          <w:r w:rsidRPr="002031CB" w:rsidDel="00A16632">
            <w:rPr>
              <w:b/>
            </w:rPr>
            <w:delText>FUNCTIONAL</w:delText>
          </w:r>
        </w:del>
      </w:ins>
    </w:p>
    <w:p w14:paraId="1C3A48E9" w14:textId="2832B4D0" w:rsidR="009553EA" w:rsidRDefault="0063567F" w:rsidP="009553EA">
      <w:pPr>
        <w:rPr>
          <w:ins w:id="754" w:author="Author"/>
        </w:rPr>
      </w:pPr>
      <w:ins w:id="755" w:author="Author">
        <w:del w:id="756" w:author="Author">
          <w:r w:rsidDel="00C465EA">
            <w:delText>In the majority of cases, t</w:delText>
          </w:r>
        </w:del>
        <w:r w:rsidR="00C465EA">
          <w:t>T</w:t>
        </w:r>
        <w:r>
          <w:t xml:space="preserve">he </w:t>
        </w:r>
        <w:del w:id="757" w:author="Author">
          <w:r w:rsidDel="00C006E8">
            <w:delText xml:space="preserve">actual </w:delText>
          </w:r>
        </w:del>
        <w:r>
          <w:t xml:space="preserve">process of making an application available externally through Azure AD Application Proxy is somewhat trivial, typically requiring very little effort and expertise. The amount of time and effort that is then required to fully commission an application with SSO, really depends on </w:t>
        </w:r>
        <w:r w:rsidR="002D2D6C">
          <w:t xml:space="preserve">several external </w:t>
        </w:r>
        <w:del w:id="758" w:author="Author">
          <w:r w:rsidDel="002D2D6C">
            <w:delText xml:space="preserve">many </w:delText>
          </w:r>
        </w:del>
        <w:r>
          <w:t xml:space="preserve">factors, including application type, its configuration, and available </w:t>
        </w:r>
        <w:r w:rsidR="006D591E">
          <w:t xml:space="preserve">authentication </w:t>
        </w:r>
        <w:r>
          <w:t xml:space="preserve">options. </w:t>
        </w:r>
      </w:ins>
    </w:p>
    <w:p w14:paraId="620332C9" w14:textId="0C25A510" w:rsidR="0063567F" w:rsidRDefault="0063567F" w:rsidP="009553EA">
      <w:pPr>
        <w:rPr>
          <w:ins w:id="759" w:author="Author"/>
        </w:rPr>
      </w:pPr>
      <w:ins w:id="760" w:author="Author">
        <w:r>
          <w:t>For this reason, we would perhaps suggest running a pilot on a standard IIS based</w:t>
        </w:r>
        <w:r w:rsidRPr="00474F1B">
          <w:t xml:space="preserve"> web application t</w:t>
        </w:r>
        <w:r>
          <w:t xml:space="preserve">hat is already pre-configured for Integrated Windows Authentication(IWA), as this should require the least effort to successfully pilot remote access and SSO. </w:t>
        </w:r>
      </w:ins>
    </w:p>
    <w:p w14:paraId="09E4EF9F" w14:textId="77777777" w:rsidR="009553EA" w:rsidRDefault="009553EA" w:rsidP="009553EA">
      <w:pPr>
        <w:rPr>
          <w:ins w:id="761" w:author="Author"/>
        </w:rPr>
      </w:pPr>
      <w:ins w:id="762" w:author="Author">
        <w:r>
          <w:t>The following best practice elements should facilitate an optimal design for a pilot implementation.</w:t>
        </w:r>
      </w:ins>
    </w:p>
    <w:p w14:paraId="1B3A189A" w14:textId="75D53BA4" w:rsidR="009553EA" w:rsidDel="006F4B59" w:rsidRDefault="009553EA" w:rsidP="006F4B59">
      <w:pPr>
        <w:rPr>
          <w:del w:id="763" w:author="Author"/>
        </w:rPr>
      </w:pPr>
    </w:p>
    <w:p w14:paraId="105E064E" w14:textId="1B604F41" w:rsidR="006F4B59" w:rsidDel="00967EFF" w:rsidRDefault="006F4B59" w:rsidP="006F4B59">
      <w:pPr>
        <w:rPr>
          <w:ins w:id="764" w:author="Author"/>
          <w:del w:id="765" w:author="Author"/>
        </w:rPr>
      </w:pPr>
    </w:p>
    <w:p w14:paraId="6293AA99" w14:textId="74C98D49" w:rsidR="006F4B59" w:rsidDel="00A737FD" w:rsidRDefault="006F4B59" w:rsidP="006F4B59">
      <w:pPr>
        <w:pStyle w:val="ListBullet2"/>
        <w:rPr>
          <w:ins w:id="766" w:author="Author"/>
          <w:del w:id="767" w:author="Author"/>
        </w:rPr>
      </w:pPr>
      <w:ins w:id="768" w:author="Author">
        <w:del w:id="769" w:author="Author">
          <w:r w:rsidDel="00A737FD">
            <w:delText xml:space="preserve">Making </w:delText>
          </w:r>
          <w:r w:rsidR="007C1FC7" w:rsidDel="00A737FD">
            <w:delText>i</w:delText>
          </w:r>
          <w:r w:rsidR="00897F13" w:rsidDel="00A737FD">
            <w:delText>I</w:delText>
          </w:r>
          <w:r w:rsidR="007C1FC7" w:rsidDel="00A737FD">
            <w:delText xml:space="preserve">nfrastructure </w:delText>
          </w:r>
          <w:r w:rsidDel="00A737FD">
            <w:delText xml:space="preserve">changes </w:delText>
          </w:r>
          <w:r w:rsidR="00897F13" w:rsidDel="00A737FD">
            <w:delText xml:space="preserve">such as DNS can </w:delText>
          </w:r>
          <w:r w:rsidR="007C1FC7" w:rsidDel="00A737FD">
            <w:delText xml:space="preserve">usually take time to go through change control, so </w:delText>
          </w:r>
          <w:r w:rsidR="00897F13" w:rsidDel="00A737FD">
            <w:delText xml:space="preserve">try and </w:delText>
          </w:r>
          <w:r w:rsidR="0085739A" w:rsidDel="00A737FD">
            <w:delText xml:space="preserve">get </w:delText>
          </w:r>
          <w:r w:rsidR="00555B1A" w:rsidDel="00A737FD">
            <w:delText xml:space="preserve">getting </w:delText>
          </w:r>
          <w:r w:rsidR="0085739A" w:rsidDel="00A737FD">
            <w:delText xml:space="preserve">all pre-requisites processed </w:delText>
          </w:r>
          <w:r w:rsidR="00555B1A" w:rsidDel="00A737FD">
            <w:delText xml:space="preserve">ahead of time is </w:delText>
          </w:r>
          <w:r w:rsidR="00CE1B24" w:rsidDel="00A737FD">
            <w:delText xml:space="preserve">key to accelerating publishing of applications using </w:delText>
          </w:r>
          <w:r w:rsidR="003F47B2" w:rsidDel="00A737FD">
            <w:delText>custom, verified domains.</w:delText>
          </w:r>
          <w:r w:rsidR="00555B1A" w:rsidDel="00A737FD">
            <w:delText xml:space="preserve">critical to </w:delText>
          </w:r>
          <w:r w:rsidR="0085739A" w:rsidDel="00A737FD">
            <w:delText>at the earliest</w:delText>
          </w:r>
          <w:r w:rsidR="00D56431" w:rsidDel="00A737FD">
            <w:delText xml:space="preserve">. </w:delText>
          </w:r>
          <w:r w:rsidR="00897F13" w:rsidDel="00A737FD">
            <w:delText xml:space="preserve">get </w:delText>
          </w:r>
        </w:del>
      </w:ins>
    </w:p>
    <w:p w14:paraId="726D7D41" w14:textId="2473BAC0" w:rsidR="00E76401" w:rsidRDefault="00E76401" w:rsidP="004A5AF4">
      <w:pPr>
        <w:pStyle w:val="ListBullet2"/>
        <w:rPr>
          <w:ins w:id="770" w:author="Author"/>
        </w:rPr>
      </w:pPr>
      <w:ins w:id="771" w:author="Author">
        <w:r>
          <w:t>Procurement of a public certificate issued by a third party trusted certificate authority is a typically a better approach than using privately issued certificates. Azure Application Proxy supports standard, wildcard or SAN based certificates.</w:t>
        </w:r>
      </w:ins>
    </w:p>
    <w:p w14:paraId="750A5192" w14:textId="7C619C7E" w:rsidR="006F4B59" w:rsidRDefault="006F4B59" w:rsidP="006F4B59">
      <w:pPr>
        <w:pStyle w:val="ListBullet2"/>
        <w:rPr>
          <w:ins w:id="772" w:author="Author"/>
        </w:rPr>
      </w:pPr>
      <w:ins w:id="773" w:author="Author">
        <w:r>
          <w:t xml:space="preserve">If Kerberos Constrained Delegation is required to perform SSO, ensure that the Connector server is domain joined ahead of time, </w:t>
        </w:r>
        <w:del w:id="774" w:author="Author">
          <w:r w:rsidDel="00B652FC">
            <w:delText>so as to</w:delText>
          </w:r>
        </w:del>
        <w:r w:rsidR="00B652FC">
          <w:t>to</w:t>
        </w:r>
        <w:r>
          <w:t xml:space="preserve"> avoid change control delays</w:t>
        </w:r>
      </w:ins>
    </w:p>
    <w:p w14:paraId="30AD1F9F" w14:textId="1A7D9A8C" w:rsidR="00326151" w:rsidRDefault="00326151" w:rsidP="00326151">
      <w:pPr>
        <w:pStyle w:val="ListBullet2"/>
        <w:rPr>
          <w:ins w:id="775" w:author="Author"/>
        </w:rPr>
      </w:pPr>
      <w:ins w:id="776" w:author="Author">
        <w:r>
          <w:lastRenderedPageBreak/>
          <w:t xml:space="preserve">Existing connector instances should be of version </w:t>
        </w:r>
        <w:r w:rsidRPr="00326151">
          <w:t>1.5.132.0</w:t>
        </w:r>
        <w:r>
          <w:t xml:space="preserve"> or higher,</w:t>
        </w:r>
        <w:r w:rsidR="008C732B">
          <w:t xml:space="preserve"> </w:t>
        </w:r>
        <w:del w:id="777" w:author="Author">
          <w:r w:rsidDel="008C732B">
            <w:delText xml:space="preserve"> </w:delText>
          </w:r>
          <w:r w:rsidR="006746E1" w:rsidDel="008C732B">
            <w:delText xml:space="preserve">to allow for </w:delText>
          </w:r>
          <w:r w:rsidDel="009D39B5">
            <w:delText xml:space="preserve">to take full advantage of </w:delText>
          </w:r>
        </w:del>
        <w:r w:rsidR="009D39B5">
          <w:t xml:space="preserve">so please check this before publishing any applications, and </w:t>
        </w:r>
        <w:r w:rsidR="00B652FC">
          <w:t>upgrade if necessary</w:t>
        </w:r>
      </w:ins>
    </w:p>
    <w:p w14:paraId="2DBBE096" w14:textId="1F1CD892" w:rsidR="002F3A37" w:rsidDel="00FF1427" w:rsidRDefault="002F3A37" w:rsidP="00FF1427">
      <w:pPr>
        <w:pStyle w:val="ListBullet2"/>
        <w:rPr>
          <w:del w:id="778" w:author="Author"/>
        </w:rPr>
      </w:pPr>
      <w:ins w:id="779" w:author="Author">
        <w:r>
          <w:t>Our recommendation is to install the Connector within the same domain as the service account that is used to run the backend web application</w:t>
        </w:r>
      </w:ins>
    </w:p>
    <w:p w14:paraId="02BE445C" w14:textId="77777777" w:rsidR="00FF1427" w:rsidRDefault="00FF1427" w:rsidP="00F171BA">
      <w:pPr>
        <w:pStyle w:val="ListBullet2"/>
        <w:rPr>
          <w:ins w:id="780" w:author="Author"/>
        </w:rPr>
      </w:pPr>
    </w:p>
    <w:p w14:paraId="3A6FA09C" w14:textId="084EDCDD" w:rsidR="00FF1427" w:rsidRDefault="00FF1427" w:rsidP="00FF1427">
      <w:pPr>
        <w:pStyle w:val="ListBullet2"/>
        <w:rPr>
          <w:ins w:id="781" w:author="Author"/>
        </w:rPr>
      </w:pPr>
      <w:ins w:id="782" w:author="Author">
        <w:r>
          <w:t xml:space="preserve">Connectors need line of site to published web and domain controllers, if doing KCD SSO, so </w:t>
        </w:r>
        <w:r w:rsidR="00AF3C50">
          <w:t xml:space="preserve">ensure to have all internal routing and firewall segregation changes raised ahead of </w:t>
        </w:r>
        <w:r w:rsidR="00BB07CA">
          <w:t>time.</w:t>
        </w:r>
      </w:ins>
    </w:p>
    <w:p w14:paraId="62105F88" w14:textId="378FE33C" w:rsidR="002F3A37" w:rsidDel="00FF1427" w:rsidRDefault="002F3A37" w:rsidP="00F171BA">
      <w:pPr>
        <w:pStyle w:val="ListBullet2"/>
        <w:rPr>
          <w:ins w:id="783" w:author="Author"/>
          <w:del w:id="784" w:author="Author"/>
        </w:rPr>
      </w:pPr>
    </w:p>
    <w:p w14:paraId="64666556" w14:textId="17DEB5E9" w:rsidR="002F3A37" w:rsidRDefault="002F3A37" w:rsidP="002F3A37">
      <w:pPr>
        <w:pStyle w:val="ListBullet2"/>
        <w:rPr>
          <w:ins w:id="785" w:author="Author"/>
        </w:rPr>
      </w:pPr>
      <w:ins w:id="786" w:author="Author">
        <w:r>
          <w:t xml:space="preserve">Deploying a single connector for initial pilot testing is sufficient for proof testing </w:t>
        </w:r>
        <w:commentRangeStart w:id="787"/>
        <w:r>
          <w:t>and is often retained for ongoing staging of application publishing and more intricate uses cases</w:t>
        </w:r>
        <w:r w:rsidR="00D171DE">
          <w:t xml:space="preserve">. Web applications being piloted can </w:t>
        </w:r>
        <w:r w:rsidR="008A23A1">
          <w:t xml:space="preserve">later </w:t>
        </w:r>
        <w:del w:id="788" w:author="Author">
          <w:r w:rsidR="00D171DE" w:rsidDel="008A23A1">
            <w:delText xml:space="preserve">then </w:delText>
          </w:r>
        </w:del>
        <w:r w:rsidR="00D171DE">
          <w:t xml:space="preserve">be </w:t>
        </w:r>
        <w:r w:rsidR="008A23A1">
          <w:t>moved into production connector groups</w:t>
        </w:r>
        <w:del w:id="789" w:author="Author">
          <w:r w:rsidR="00D171DE" w:rsidDel="008A23A1">
            <w:delText xml:space="preserve">moved </w:delText>
          </w:r>
        </w:del>
        <w:r>
          <w:t xml:space="preserve">  </w:t>
        </w:r>
        <w:commentRangeEnd w:id="787"/>
        <w:r>
          <w:rPr>
            <w:rStyle w:val="CommentReference"/>
          </w:rPr>
          <w:commentReference w:id="787"/>
        </w:r>
      </w:ins>
    </w:p>
    <w:p w14:paraId="41D05126" w14:textId="65F9F2DE" w:rsidR="00E44803" w:rsidDel="00313AC8" w:rsidRDefault="00E44803" w:rsidP="002F3A37">
      <w:pPr>
        <w:pStyle w:val="ListBullet2"/>
        <w:rPr>
          <w:ins w:id="790" w:author="Author"/>
          <w:del w:id="791" w:author="Author"/>
        </w:rPr>
      </w:pPr>
      <w:ins w:id="792" w:author="Author">
        <w:del w:id="793" w:author="Author">
          <w:r w:rsidDel="00313AC8">
            <w:delText>Connectors need line of site to published web and domain controllers, if doing KCD SSO.</w:delText>
          </w:r>
        </w:del>
      </w:ins>
    </w:p>
    <w:p w14:paraId="152E5566" w14:textId="51F1BC44" w:rsidR="00474F1B" w:rsidDel="001E7D00" w:rsidRDefault="005C46A2" w:rsidP="002F3A37">
      <w:pPr>
        <w:pStyle w:val="ListBullet2"/>
        <w:rPr>
          <w:del w:id="794" w:author="Author"/>
        </w:rPr>
      </w:pPr>
      <w:ins w:id="795" w:author="Author">
        <w:r>
          <w:t xml:space="preserve">Security </w:t>
        </w:r>
        <w:r w:rsidR="00C37A9E">
          <w:t>is paramount</w:t>
        </w:r>
        <w:r w:rsidR="00C94AC5">
          <w:t>, so</w:t>
        </w:r>
        <w:del w:id="796" w:author="Author">
          <w:r w:rsidR="001C63E5" w:rsidDel="00C94AC5">
            <w:delText xml:space="preserve"> -</w:delText>
          </w:r>
        </w:del>
        <w:r w:rsidR="001C63E5">
          <w:t xml:space="preserve"> </w:t>
        </w:r>
        <w:del w:id="797" w:author="Author">
          <w:r w:rsidR="00C37A9E" w:rsidDel="001C63E5">
            <w:delText xml:space="preserve">, so </w:delText>
          </w:r>
          <w:r w:rsidR="00F72578" w:rsidDel="001E7D00">
            <w:delText xml:space="preserve">Where possible </w:delText>
          </w:r>
          <w:r w:rsidR="00F77EA3" w:rsidDel="001E7D00">
            <w:delText xml:space="preserve">we would suggest publishing </w:delText>
          </w:r>
          <w:r w:rsidR="00F72578" w:rsidDel="001E7D00">
            <w:delText xml:space="preserve">try and </w:delText>
          </w:r>
        </w:del>
      </w:ins>
      <w:del w:id="798" w:author="Author">
        <w:r w:rsidR="00474F1B" w:rsidRPr="00474F1B" w:rsidDel="001E7D00">
          <w:delText>Select a suitable</w:delText>
        </w:r>
      </w:del>
      <w:ins w:id="799" w:author="Author">
        <w:del w:id="800" w:author="Author">
          <w:r w:rsidR="00F77EA3" w:rsidDel="001E7D00">
            <w:delText>a standard IIS based</w:delText>
          </w:r>
        </w:del>
      </w:ins>
      <w:del w:id="801" w:author="Author">
        <w:r w:rsidR="00474F1B" w:rsidRPr="00474F1B" w:rsidDel="001E7D00">
          <w:delText xml:space="preserve"> web application t</w:delText>
        </w:r>
      </w:del>
      <w:ins w:id="802" w:author="Author">
        <w:del w:id="803" w:author="Author">
          <w:r w:rsidR="00F77EA3" w:rsidDel="001E7D00">
            <w:delText xml:space="preserve">hat is already configured for Integrated Windows Authentication(IWA), as this will require the least effort to </w:delText>
          </w:r>
          <w:r w:rsidR="004419D2" w:rsidDel="001E7D00">
            <w:delText>pilot remote access and SSO</w:delText>
          </w:r>
          <w:r w:rsidR="00F77EA3" w:rsidDel="001E7D00">
            <w:delText xml:space="preserve"> </w:delText>
          </w:r>
        </w:del>
      </w:ins>
      <w:del w:id="804" w:author="Author">
        <w:r w:rsidR="00474F1B" w:rsidRPr="00474F1B" w:rsidDel="001E7D00">
          <w:delText>o use for a pilot deployment</w:delText>
        </w:r>
      </w:del>
      <w:ins w:id="805" w:author="Author">
        <w:del w:id="806" w:author="Author">
          <w:r w:rsidR="00E960AC" w:rsidDel="001E7D00">
            <w:delText xml:space="preserve"> and where possible </w:delText>
          </w:r>
          <w:r w:rsidR="00870E2E" w:rsidDel="001E7D00">
            <w:delText xml:space="preserve">consider a simple application that requires </w:delText>
          </w:r>
        </w:del>
      </w:ins>
      <w:del w:id="807" w:author="Author">
        <w:r w:rsidR="00474F1B" w:rsidDel="001E7D00">
          <w:delText>.</w:delText>
        </w:r>
      </w:del>
    </w:p>
    <w:p w14:paraId="6A905832" w14:textId="2516F696" w:rsidR="00474F1B" w:rsidDel="00E97FB7" w:rsidRDefault="00474F1B" w:rsidP="00F6157A">
      <w:pPr>
        <w:pStyle w:val="ListBullet2"/>
        <w:spacing w:after="0"/>
        <w:rPr>
          <w:del w:id="808" w:author="Author"/>
        </w:rPr>
      </w:pPr>
      <w:r>
        <w:t xml:space="preserve">SSL </w:t>
      </w:r>
      <w:ins w:id="809" w:author="Author">
        <w:del w:id="810" w:author="Author">
          <w:r w:rsidR="00097B7A" w:rsidDel="00F171C7">
            <w:delText xml:space="preserve">comms </w:delText>
          </w:r>
        </w:del>
        <w:r w:rsidR="00097B7A">
          <w:t xml:space="preserve">between the connector host and target applications should </w:t>
        </w:r>
        <w:del w:id="811" w:author="Author">
          <w:r w:rsidR="00C60E91" w:rsidDel="00C37A9E">
            <w:delText>also</w:delText>
          </w:r>
        </w:del>
        <w:r w:rsidR="00C37A9E">
          <w:t>always</w:t>
        </w:r>
        <w:r w:rsidR="00C60E91">
          <w:t xml:space="preserve"> </w:t>
        </w:r>
        <w:r w:rsidR="00097B7A">
          <w:t xml:space="preserve">be </w:t>
        </w:r>
      </w:ins>
      <w:del w:id="812" w:author="Author">
        <w:r w:rsidDel="00097B7A">
          <w:delText xml:space="preserve">in </w:delText>
        </w:r>
      </w:del>
      <w:r>
        <w:t>use</w:t>
      </w:r>
      <w:ins w:id="813" w:author="Author">
        <w:r w:rsidR="00097B7A">
          <w:t>d</w:t>
        </w:r>
      </w:ins>
      <w:del w:id="814" w:author="Author">
        <w:r w:rsidDel="00C37A9E">
          <w:delText xml:space="preserve"> internally</w:delText>
        </w:r>
      </w:del>
      <w:ins w:id="815" w:author="Author">
        <w:r w:rsidR="002F7489">
          <w:t xml:space="preserve">. </w:t>
        </w:r>
        <w:del w:id="816" w:author="Author">
          <w:r w:rsidR="00F171C7" w:rsidDel="002F7489">
            <w:delText xml:space="preserve">, </w:delText>
          </w:r>
          <w:r w:rsidR="00C37A9E" w:rsidDel="002F7489">
            <w:delText xml:space="preserve">and </w:delText>
          </w:r>
          <w:r w:rsidR="00F171C7" w:rsidDel="002F7489">
            <w:delText>p</w:delText>
          </w:r>
        </w:del>
        <w:r w:rsidR="002F7489">
          <w:t>P</w:t>
        </w:r>
        <w:r w:rsidR="00F171C7">
          <w:t xml:space="preserve">articularly if the </w:t>
        </w:r>
        <w:r w:rsidR="005E69F4">
          <w:t xml:space="preserve">web application is </w:t>
        </w:r>
        <w:del w:id="817" w:author="Author">
          <w:r w:rsidR="005E69F4" w:rsidDel="00C37A9E">
            <w:delText>doing</w:delText>
          </w:r>
        </w:del>
        <w:r w:rsidR="00C37A9E">
          <w:t>configured for</w:t>
        </w:r>
        <w:r w:rsidR="005E69F4">
          <w:t xml:space="preserve"> </w:t>
        </w:r>
        <w:del w:id="818" w:author="Author">
          <w:r w:rsidR="005E69F4" w:rsidDel="0063567F">
            <w:delText>forms based</w:delText>
          </w:r>
        </w:del>
        <w:r w:rsidR="0063567F">
          <w:t>forms-based</w:t>
        </w:r>
        <w:r w:rsidR="005E69F4">
          <w:t xml:space="preserve"> authentication (FBA), as </w:t>
        </w:r>
        <w:r w:rsidR="002F7489">
          <w:t xml:space="preserve">user </w:t>
        </w:r>
        <w:r w:rsidR="005E69F4">
          <w:t xml:space="preserve">credentials </w:t>
        </w:r>
        <w:r w:rsidR="00CA4BED">
          <w:t>are effectively transmitted in clear text</w:t>
        </w:r>
        <w:r w:rsidR="002F7489">
          <w:t>.</w:t>
        </w:r>
        <w:r w:rsidR="00CA4BED">
          <w:t xml:space="preserve">  </w:t>
        </w:r>
      </w:ins>
    </w:p>
    <w:p w14:paraId="7E3E7160" w14:textId="6E98CF3F" w:rsidR="00DE6365" w:rsidDel="00E97FB7" w:rsidRDefault="00DE6365" w:rsidP="002F3A37">
      <w:pPr>
        <w:pStyle w:val="ListBullet2"/>
        <w:rPr>
          <w:ins w:id="819" w:author="Author"/>
          <w:del w:id="820" w:author="Author"/>
        </w:rPr>
      </w:pPr>
    </w:p>
    <w:p w14:paraId="5C04D7F8" w14:textId="77777777" w:rsidR="00E97FB7" w:rsidRDefault="00E97FB7" w:rsidP="002F3A37">
      <w:pPr>
        <w:pStyle w:val="ListBullet2"/>
        <w:rPr>
          <w:ins w:id="821" w:author="Author"/>
        </w:rPr>
      </w:pPr>
    </w:p>
    <w:p w14:paraId="3209C541" w14:textId="77539194" w:rsidR="00D6597A" w:rsidRDefault="00D6597A" w:rsidP="004A5AF4">
      <w:pPr>
        <w:pStyle w:val="ListParagraph"/>
        <w:numPr>
          <w:ilvl w:val="0"/>
          <w:numId w:val="14"/>
        </w:numPr>
        <w:spacing w:before="0" w:after="0"/>
        <w:rPr>
          <w:ins w:id="822" w:author="Author"/>
        </w:rPr>
      </w:pPr>
      <w:ins w:id="823" w:author="Author">
        <w:r>
          <w:t xml:space="preserve">Your workforce </w:t>
        </w:r>
        <w:del w:id="824" w:author="Author">
          <w:r w:rsidDel="00F243E1">
            <w:delText>are</w:delText>
          </w:r>
        </w:del>
        <w:r w:rsidR="00F243E1">
          <w:t>is</w:t>
        </w:r>
        <w:r>
          <w:t xml:space="preserve"> most likely to remember a</w:t>
        </w:r>
        <w:r w:rsidR="00DA5957">
          <w:t>n external</w:t>
        </w:r>
        <w:r>
          <w:t xml:space="preserve"> URL that has relevance, so try </w:t>
        </w:r>
        <w:r w:rsidR="00DA5957">
          <w:t xml:space="preserve">and </w:t>
        </w:r>
        <w:r w:rsidR="00897F88">
          <w:t xml:space="preserve">avoid </w:t>
        </w:r>
        <w:r w:rsidR="00E1316A">
          <w:t xml:space="preserve">publishing your application </w:t>
        </w:r>
        <w:r w:rsidR="00897F88">
          <w:t>using our pre</w:t>
        </w:r>
        <w:r w:rsidR="001370D7">
          <w:t>-defined msappproxy</w:t>
        </w:r>
        <w:r w:rsidR="00F243E1">
          <w:t xml:space="preserve">.net or onmicrosoft.com </w:t>
        </w:r>
        <w:r w:rsidR="00E1316A">
          <w:t xml:space="preserve">suffixes. </w:t>
        </w:r>
        <w:r w:rsidR="00DA5957">
          <w:t xml:space="preserve">A much better approach would be to </w:t>
        </w:r>
        <w:del w:id="825" w:author="Author">
          <w:r w:rsidDel="00DA5957">
            <w:delText xml:space="preserve">and </w:delText>
          </w:r>
        </w:del>
        <w:r>
          <w:t xml:space="preserve">use a familiar top level </w:t>
        </w:r>
        <w:r w:rsidR="00DA5957">
          <w:t xml:space="preserve">verified </w:t>
        </w:r>
        <w:r>
          <w:t>domain, prefixed with a logical hostname E.g. intranet.&lt;</w:t>
        </w:r>
        <w:r w:rsidRPr="00D6597A">
          <w:rPr>
            <w:i/>
          </w:rPr>
          <w:t>customers_domain</w:t>
        </w:r>
        <w:r>
          <w:t>&gt;.co</w:t>
        </w:r>
        <w:r w:rsidR="00DA5957">
          <w:t>m</w:t>
        </w:r>
        <w:del w:id="826" w:author="Author">
          <w:r w:rsidDel="00DA5957">
            <w:delText>m</w:delText>
          </w:r>
        </w:del>
      </w:ins>
    </w:p>
    <w:p w14:paraId="592CF255" w14:textId="5C60697A" w:rsidR="00DA5957" w:rsidDel="00DA5957" w:rsidRDefault="00DA5957" w:rsidP="00DA5957">
      <w:pPr>
        <w:pStyle w:val="ListParagraph"/>
        <w:spacing w:before="0" w:after="0"/>
        <w:ind w:left="720"/>
        <w:rPr>
          <w:ins w:id="827" w:author="Author"/>
          <w:del w:id="828" w:author="Author"/>
        </w:rPr>
      </w:pPr>
    </w:p>
    <w:p w14:paraId="55C7F061" w14:textId="2E719AED" w:rsidR="009A495A" w:rsidDel="001C63E5" w:rsidRDefault="00474F1B" w:rsidP="004A5AF4">
      <w:pPr>
        <w:pStyle w:val="ListParagraph"/>
        <w:numPr>
          <w:ilvl w:val="0"/>
          <w:numId w:val="14"/>
        </w:numPr>
        <w:rPr>
          <w:ins w:id="829" w:author="Author"/>
          <w:del w:id="830" w:author="Author"/>
        </w:rPr>
      </w:pPr>
      <w:del w:id="831" w:author="Author">
        <w:r w:rsidDel="00EA26FD">
          <w:delText xml:space="preserve">Same </w:delText>
        </w:r>
      </w:del>
      <w:ins w:id="832" w:author="Author">
        <w:r w:rsidR="00EA26FD">
          <w:t xml:space="preserve">Common </w:t>
        </w:r>
      </w:ins>
      <w:r>
        <w:t xml:space="preserve">internal and external </w:t>
      </w:r>
      <w:del w:id="833" w:author="Author">
        <w:r w:rsidDel="00EA26FD">
          <w:delText>FQDN</w:delText>
        </w:r>
      </w:del>
      <w:ins w:id="834" w:author="Author">
        <w:del w:id="835" w:author="Author">
          <w:r w:rsidR="005130A0" w:rsidDel="00EA26FD">
            <w:delText xml:space="preserve"> </w:delText>
          </w:r>
        </w:del>
        <w:r w:rsidR="00EA26FD">
          <w:t>URL</w:t>
        </w:r>
        <w:del w:id="836" w:author="Author">
          <w:r w:rsidR="005130A0" w:rsidDel="00B16581">
            <w:delText>-</w:delText>
          </w:r>
        </w:del>
        <w:r w:rsidR="00C94AC5">
          <w:t>.</w:t>
        </w:r>
        <w:del w:id="837" w:author="Author">
          <w:r w:rsidR="00B16581" w:rsidDel="009A495A">
            <w:delText>-</w:delText>
          </w:r>
          <w:r w:rsidR="00431052" w:rsidDel="00C94AC5">
            <w:delText>-</w:delText>
          </w:r>
          <w:r w:rsidR="009A495A" w:rsidDel="00431052">
            <w:delText>–</w:delText>
          </w:r>
        </w:del>
        <w:r w:rsidR="00B16581">
          <w:t xml:space="preserve"> </w:t>
        </w:r>
        <w:r w:rsidR="009A495A">
          <w:t xml:space="preserve">The URL used to </w:t>
        </w:r>
        <w:r w:rsidR="005426F6">
          <w:t xml:space="preserve">address </w:t>
        </w:r>
        <w:del w:id="838" w:author="Author">
          <w:r w:rsidR="009A495A" w:rsidDel="005426F6">
            <w:delText xml:space="preserve">publish </w:delText>
          </w:r>
          <w:r w:rsidR="009A495A" w:rsidDel="00431052">
            <w:delText>the</w:delText>
          </w:r>
        </w:del>
        <w:r w:rsidR="00431052">
          <w:t>an</w:t>
        </w:r>
        <w:r w:rsidR="009A495A">
          <w:t xml:space="preserve"> application is critical </w:t>
        </w:r>
        <w:r w:rsidR="00431052">
          <w:t xml:space="preserve">to </w:t>
        </w:r>
        <w:r w:rsidR="004C6625">
          <w:t xml:space="preserve">providing </w:t>
        </w:r>
        <w:r w:rsidR="00A16632">
          <w:t xml:space="preserve">an optimal user </w:t>
        </w:r>
        <w:del w:id="839" w:author="Author">
          <w:r w:rsidR="00A16632" w:rsidDel="001C63E5">
            <w:delText>experience</w:delText>
          </w:r>
          <w:r w:rsidR="00431052" w:rsidDel="001C63E5">
            <w:delText>,</w:delText>
          </w:r>
          <w:r w:rsidR="00A16632" w:rsidDel="001C63E5">
            <w:delText xml:space="preserve"> and</w:delText>
          </w:r>
        </w:del>
        <w:r w:rsidR="001C63E5">
          <w:t>experience and</w:t>
        </w:r>
        <w:r w:rsidR="00A16632">
          <w:t xml:space="preserve"> should be defined from the very outset</w:t>
        </w:r>
        <w:r w:rsidR="006056BC">
          <w:t xml:space="preserve">. </w:t>
        </w:r>
        <w:del w:id="840" w:author="Author">
          <w:r w:rsidR="00EA26FD" w:rsidDel="006056BC">
            <w:delText>, so w</w:delText>
          </w:r>
        </w:del>
        <w:r w:rsidR="006056BC">
          <w:t>W</w:t>
        </w:r>
        <w:r w:rsidR="00EA26FD">
          <w:t xml:space="preserve">here possible </w:t>
        </w:r>
        <w:del w:id="841" w:author="Author">
          <w:r w:rsidR="00A16632" w:rsidDel="00EA26FD">
            <w:delText>.</w:delText>
          </w:r>
          <w:r w:rsidR="001C63E5" w:rsidDel="00EA26FD">
            <w:delText xml:space="preserve"> </w:delText>
          </w:r>
        </w:del>
      </w:ins>
    </w:p>
    <w:p w14:paraId="3E945686" w14:textId="484F2A0E" w:rsidR="00474F1B" w:rsidDel="001C63E5" w:rsidRDefault="009A495A" w:rsidP="004A5AF4">
      <w:pPr>
        <w:pStyle w:val="ListParagraph"/>
        <w:numPr>
          <w:ilvl w:val="0"/>
          <w:numId w:val="14"/>
        </w:numPr>
        <w:rPr>
          <w:del w:id="842" w:author="Author"/>
        </w:rPr>
      </w:pPr>
      <w:ins w:id="843" w:author="Author">
        <w:del w:id="844" w:author="Author">
          <w:r w:rsidDel="001C63E5">
            <w:delText xml:space="preserve"> </w:delText>
          </w:r>
          <w:r w:rsidR="005130A0" w:rsidDel="00B16581">
            <w:delText xml:space="preserve"> </w:delText>
          </w:r>
          <w:r w:rsidR="00B16581" w:rsidDel="001C63E5">
            <w:delText xml:space="preserve"> </w:delText>
          </w:r>
        </w:del>
      </w:ins>
    </w:p>
    <w:p w14:paraId="5E6FADDE" w14:textId="494B175B" w:rsidR="00B362B6" w:rsidRPr="001C63E5" w:rsidDel="00CB424B" w:rsidRDefault="00B362B6" w:rsidP="004A5AF4">
      <w:pPr>
        <w:pStyle w:val="ListParagraph"/>
        <w:numPr>
          <w:ilvl w:val="0"/>
          <w:numId w:val="14"/>
        </w:numPr>
        <w:spacing w:before="0" w:after="0"/>
        <w:rPr>
          <w:ins w:id="845" w:author="Author"/>
          <w:del w:id="846" w:author="Author"/>
        </w:rPr>
      </w:pPr>
      <w:ins w:id="847" w:author="Author">
        <w:del w:id="848" w:author="Author">
          <w:r w:rsidRPr="001C63E5" w:rsidDel="00EA26FD">
            <w:delText>W</w:delText>
          </w:r>
        </w:del>
        <w:r w:rsidR="00EA26FD">
          <w:t>w</w:t>
        </w:r>
        <w:r w:rsidRPr="001C63E5">
          <w:t xml:space="preserve">e would </w:t>
        </w:r>
        <w:r w:rsidR="00EA26FD">
          <w:t xml:space="preserve">insist </w:t>
        </w:r>
        <w:del w:id="849" w:author="Author">
          <w:r w:rsidRPr="001C63E5" w:rsidDel="00EA26FD">
            <w:delText xml:space="preserve">recommend </w:delText>
          </w:r>
        </w:del>
        <w:r w:rsidR="00EA26FD">
          <w:t xml:space="preserve">on </w:t>
        </w:r>
        <w:r w:rsidRPr="001C63E5">
          <w:t>using the same internal and external FQDN</w:t>
        </w:r>
        <w:del w:id="850" w:author="Author">
          <w:r w:rsidRPr="001C63E5" w:rsidDel="00EA26FD">
            <w:delText xml:space="preserve"> wherever possible.</w:delText>
          </w:r>
        </w:del>
        <w:r w:rsidR="006056BC">
          <w:t xml:space="preserve">, as </w:t>
        </w:r>
        <w:del w:id="851" w:author="Author">
          <w:r w:rsidR="00EA26FD" w:rsidDel="006056BC">
            <w:delText>.</w:delText>
          </w:r>
          <w:r w:rsidRPr="001C63E5" w:rsidDel="006056BC">
            <w:delText xml:space="preserve"> T</w:delText>
          </w:r>
        </w:del>
        <w:r w:rsidR="006056BC">
          <w:t>t</w:t>
        </w:r>
        <w:r w:rsidRPr="001C63E5">
          <w:t xml:space="preserve">his </w:t>
        </w:r>
        <w:del w:id="852" w:author="Author">
          <w:r w:rsidRPr="001C63E5" w:rsidDel="006056BC">
            <w:delText>has</w:delText>
          </w:r>
        </w:del>
        <w:r w:rsidR="006056BC">
          <w:t>offers</w:t>
        </w:r>
        <w:r w:rsidRPr="001C63E5">
          <w:t xml:space="preserve"> multiple benefits</w:t>
        </w:r>
        <w:r w:rsidR="006056BC">
          <w:t>,</w:t>
        </w:r>
        <w:r w:rsidRPr="001C63E5">
          <w:t xml:space="preserve"> including:</w:t>
        </w:r>
        <w:r w:rsidR="0055667D">
          <w:t xml:space="preserve"> </w:t>
        </w:r>
      </w:ins>
    </w:p>
    <w:p w14:paraId="6BA0E359" w14:textId="77777777" w:rsidR="006A46F7" w:rsidRDefault="006A46F7" w:rsidP="004A5AF4">
      <w:pPr>
        <w:pStyle w:val="ListParagraph"/>
        <w:numPr>
          <w:ilvl w:val="0"/>
          <w:numId w:val="14"/>
        </w:numPr>
        <w:spacing w:before="0" w:after="0"/>
        <w:rPr>
          <w:ins w:id="853" w:author="Author"/>
        </w:rPr>
      </w:pPr>
    </w:p>
    <w:p w14:paraId="77683B49" w14:textId="2EFC67B0" w:rsidR="00D54862" w:rsidRPr="0055667D" w:rsidDel="00D6597A" w:rsidRDefault="00E32A71" w:rsidP="004A5AF4">
      <w:pPr>
        <w:pStyle w:val="ListParagraph"/>
        <w:numPr>
          <w:ilvl w:val="0"/>
          <w:numId w:val="23"/>
        </w:numPr>
        <w:rPr>
          <w:ins w:id="854" w:author="Author"/>
          <w:del w:id="855" w:author="Author"/>
        </w:rPr>
      </w:pPr>
      <w:ins w:id="856" w:author="Author">
        <w:del w:id="857" w:author="Author">
          <w:r w:rsidRPr="0055667D" w:rsidDel="00D6597A">
            <w:delText xml:space="preserve">Your workforce </w:delText>
          </w:r>
          <w:r w:rsidR="00D54862" w:rsidRPr="0055667D" w:rsidDel="00D6597A">
            <w:delText>Use</w:delText>
          </w:r>
          <w:r w:rsidRPr="0055667D" w:rsidDel="00D6597A">
            <w:delText xml:space="preserve">are most likely to remember </w:delText>
          </w:r>
          <w:r w:rsidR="00D54862" w:rsidRPr="0055667D" w:rsidDel="00D6597A">
            <w:delText xml:space="preserve"> a URL that </w:delText>
          </w:r>
          <w:r w:rsidRPr="0055667D" w:rsidDel="00D6597A">
            <w:delText xml:space="preserve">has relevance, so at the very least try and </w:delText>
          </w:r>
          <w:r w:rsidR="009B472F" w:rsidRPr="0055667D" w:rsidDel="00D6597A">
            <w:delText xml:space="preserve">your workforce may already be familiar with, or at the </w:delText>
          </w:r>
          <w:r w:rsidRPr="0055667D" w:rsidDel="00D6597A">
            <w:delText xml:space="preserve">use a </w:delText>
          </w:r>
          <w:r w:rsidR="009B472F" w:rsidRPr="0055667D" w:rsidDel="00D6597A">
            <w:delText xml:space="preserve">very least a </w:delText>
          </w:r>
          <w:r w:rsidRPr="0055667D" w:rsidDel="00D6597A">
            <w:delText xml:space="preserve">familiar </w:delText>
          </w:r>
          <w:r w:rsidR="009E4FC2" w:rsidRPr="0055667D" w:rsidDel="00D6597A">
            <w:delText xml:space="preserve">top level </w:delText>
          </w:r>
          <w:r w:rsidRPr="0055667D" w:rsidDel="00D6597A">
            <w:delText>domain</w:delText>
          </w:r>
          <w:r w:rsidR="00957319" w:rsidRPr="0055667D" w:rsidDel="00D6597A">
            <w:delText xml:space="preserve">, </w:delText>
          </w:r>
          <w:r w:rsidR="00F001E0" w:rsidRPr="0055667D" w:rsidDel="00D6597A">
            <w:delText xml:space="preserve">prefixed </w:delText>
          </w:r>
          <w:r w:rsidR="00957319" w:rsidRPr="0055667D" w:rsidDel="00D6597A">
            <w:delText xml:space="preserve">with a </w:delText>
          </w:r>
          <w:r w:rsidR="009E4FC2" w:rsidRPr="0055667D" w:rsidDel="00D6597A">
            <w:delText xml:space="preserve">logical </w:delText>
          </w:r>
          <w:r w:rsidR="00F001E0" w:rsidRPr="0055667D" w:rsidDel="00D6597A">
            <w:delText>hostname</w:delText>
          </w:r>
          <w:r w:rsidR="009E4FC2" w:rsidRPr="0055667D" w:rsidDel="00D6597A">
            <w:delText>prefix</w:delText>
          </w:r>
          <w:r w:rsidRPr="0055667D" w:rsidDel="00D6597A">
            <w:delText xml:space="preserve"> </w:delText>
          </w:r>
          <w:r w:rsidR="00B94891" w:rsidRPr="0055667D" w:rsidDel="00D6597A">
            <w:delText>E.g. intranet.&lt;customers_domain&gt;.com</w:delText>
          </w:r>
        </w:del>
      </w:ins>
    </w:p>
    <w:p w14:paraId="7D6E1814" w14:textId="63010BD5" w:rsidR="00B362B6" w:rsidRPr="0055667D" w:rsidRDefault="00B362B6" w:rsidP="004A5AF4">
      <w:pPr>
        <w:pStyle w:val="ListParagraph"/>
        <w:numPr>
          <w:ilvl w:val="0"/>
          <w:numId w:val="23"/>
        </w:numPr>
        <w:rPr>
          <w:ins w:id="858" w:author="Author"/>
        </w:rPr>
      </w:pPr>
      <w:ins w:id="859" w:author="Author">
        <w:r w:rsidRPr="0055667D">
          <w:t xml:space="preserve">Links </w:t>
        </w:r>
        <w:r w:rsidR="001B4AC7">
          <w:t xml:space="preserve">shared over </w:t>
        </w:r>
        <w:del w:id="860" w:author="Author">
          <w:r w:rsidRPr="0055667D" w:rsidDel="001B4AC7">
            <w:delText xml:space="preserve">that are </w:delText>
          </w:r>
        </w:del>
        <w:r w:rsidRPr="0055667D">
          <w:t>email</w:t>
        </w:r>
        <w:del w:id="861" w:author="Author">
          <w:r w:rsidRPr="0055667D" w:rsidDel="001B4AC7">
            <w:delText>ed</w:delText>
          </w:r>
        </w:del>
        <w:r w:rsidRPr="0055667D">
          <w:t>/IM</w:t>
        </w:r>
        <w:del w:id="862" w:author="Author">
          <w:r w:rsidRPr="0055667D" w:rsidDel="001B4AC7">
            <w:delText>’d</w:delText>
          </w:r>
        </w:del>
        <w:r w:rsidRPr="0055667D">
          <w:t xml:space="preserve"> will work regardless of user location</w:t>
        </w:r>
      </w:ins>
    </w:p>
    <w:p w14:paraId="039EAFD4" w14:textId="5A8CD2C7" w:rsidR="00B362B6" w:rsidRPr="0055667D" w:rsidDel="001B4AC7" w:rsidRDefault="00B362B6" w:rsidP="004A5AF4">
      <w:pPr>
        <w:pStyle w:val="ListParagraph"/>
        <w:numPr>
          <w:ilvl w:val="0"/>
          <w:numId w:val="23"/>
        </w:numPr>
        <w:spacing w:before="0" w:after="0"/>
        <w:rPr>
          <w:ins w:id="863" w:author="Author"/>
          <w:del w:id="864" w:author="Author"/>
        </w:rPr>
      </w:pPr>
      <w:ins w:id="865" w:author="Author">
        <w:del w:id="866" w:author="Author">
          <w:r w:rsidRPr="0055667D" w:rsidDel="001B4AC7">
            <w:delText>Users can use familiar URL’s to access resources</w:delText>
          </w:r>
        </w:del>
      </w:ins>
    </w:p>
    <w:p w14:paraId="79CC1587" w14:textId="41C1EDFB" w:rsidR="00B362B6" w:rsidDel="00156E71" w:rsidRDefault="00B362B6" w:rsidP="004A5AF4">
      <w:pPr>
        <w:pStyle w:val="ListParagraph"/>
        <w:numPr>
          <w:ilvl w:val="0"/>
          <w:numId w:val="23"/>
        </w:numPr>
        <w:rPr>
          <w:del w:id="867" w:author="Author"/>
        </w:rPr>
      </w:pPr>
      <w:ins w:id="868" w:author="Author">
        <w:r w:rsidRPr="0055667D">
          <w:t>Bookmarked URL’s will work regardless of location</w:t>
        </w:r>
      </w:ins>
    </w:p>
    <w:p w14:paraId="47D38E99" w14:textId="77777777" w:rsidR="00156E71" w:rsidRDefault="00156E71" w:rsidP="004A5AF4">
      <w:pPr>
        <w:pStyle w:val="ListParagraph"/>
        <w:numPr>
          <w:ilvl w:val="0"/>
          <w:numId w:val="23"/>
        </w:numPr>
        <w:rPr>
          <w:ins w:id="869" w:author="Author"/>
        </w:rPr>
      </w:pPr>
    </w:p>
    <w:p w14:paraId="64396426" w14:textId="099FC3AB" w:rsidR="00156E71" w:rsidRPr="0055667D" w:rsidRDefault="00156E71" w:rsidP="004A5AF4">
      <w:pPr>
        <w:pStyle w:val="ListParagraph"/>
        <w:numPr>
          <w:ilvl w:val="0"/>
          <w:numId w:val="23"/>
        </w:numPr>
        <w:rPr>
          <w:ins w:id="870" w:author="Author"/>
        </w:rPr>
      </w:pPr>
      <w:ins w:id="871" w:author="Author">
        <w:r>
          <w:t xml:space="preserve">Native </w:t>
        </w:r>
        <w:r w:rsidR="00036BB9">
          <w:t xml:space="preserve">application </w:t>
        </w:r>
        <w:r>
          <w:t>performance</w:t>
        </w:r>
        <w:r w:rsidR="004F74D2">
          <w:t xml:space="preserve"> can only be </w:t>
        </w:r>
        <w:r w:rsidR="00036BB9">
          <w:t xml:space="preserve">achieved </w:t>
        </w:r>
        <w:r w:rsidR="007516A7">
          <w:t xml:space="preserve">in scenarios where </w:t>
        </w:r>
        <w:del w:id="872" w:author="Author">
          <w:r w:rsidR="00036BB9" w:rsidDel="007516A7">
            <w:delText>when t</w:delText>
          </w:r>
        </w:del>
        <w:r w:rsidR="007516A7">
          <w:t>t</w:t>
        </w:r>
        <w:r w:rsidR="00036BB9">
          <w:t xml:space="preserve">he proxy is </w:t>
        </w:r>
        <w:r w:rsidR="007516A7">
          <w:t>doing as little as possible</w:t>
        </w:r>
        <w:r>
          <w:t xml:space="preserve">. </w:t>
        </w:r>
        <w:r w:rsidRPr="0055667D">
          <w:t xml:space="preserve">Link translation is an expensive process that requires parsing of all data </w:t>
        </w:r>
        <w:r>
          <w:t xml:space="preserve">in flight, as it’s being </w:t>
        </w:r>
        <w:r w:rsidRPr="0055667D">
          <w:t>exchanged between a client and the backend applications</w:t>
        </w:r>
        <w:r w:rsidR="005513A6">
          <w:t xml:space="preserve">, thus </w:t>
        </w:r>
        <w:del w:id="873" w:author="Author">
          <w:r w:rsidDel="005513A6">
            <w:delText xml:space="preserve">. This can </w:delText>
          </w:r>
        </w:del>
        <w:r>
          <w:t>add</w:t>
        </w:r>
        <w:r w:rsidR="005513A6">
          <w:t>ing</w:t>
        </w:r>
        <w:r>
          <w:t xml:space="preserve"> unnecessary load on the proxy service, whilst possibly affecting an applications ability to </w:t>
        </w:r>
        <w:del w:id="874" w:author="Author">
          <w:r w:rsidDel="004F74D2">
            <w:delText>offer</w:delText>
          </w:r>
        </w:del>
        <w:r w:rsidR="004F74D2">
          <w:t>perform</w:t>
        </w:r>
        <w:r>
          <w:t xml:space="preserve"> </w:t>
        </w:r>
        <w:del w:id="875" w:author="Author">
          <w:r w:rsidDel="004F74D2">
            <w:delText>optimal</w:delText>
          </w:r>
        </w:del>
        <w:r w:rsidR="004F74D2">
          <w:t>optimally</w:t>
        </w:r>
        <w:r w:rsidR="007516A7">
          <w:t xml:space="preserve">. </w:t>
        </w:r>
        <w:del w:id="876" w:author="Author">
          <w:r w:rsidR="007516A7" w:rsidDel="006B0A17">
            <w:delText>So</w:delText>
          </w:r>
        </w:del>
        <w:r w:rsidR="006B0A17">
          <w:t>So,</w:t>
        </w:r>
        <w:r w:rsidR="007516A7">
          <w:t xml:space="preserve"> </w:t>
        </w:r>
        <w:r w:rsidR="005F653C">
          <w:t xml:space="preserve">why not </w:t>
        </w:r>
        <w:r w:rsidR="006B0A17">
          <w:t>save the proxy tons of legwork</w:t>
        </w:r>
        <w:r w:rsidR="00321CF8">
          <w:t xml:space="preserve"> by </w:t>
        </w:r>
        <w:del w:id="877" w:author="Author">
          <w:r w:rsidR="00321CF8" w:rsidDel="0061175D">
            <w:delText>reducing the amount legwork it has to do</w:delText>
          </w:r>
        </w:del>
        <w:r w:rsidR="0061175D">
          <w:t>having the application itself return the same URL</w:t>
        </w:r>
        <w:r w:rsidR="005F653C">
          <w:t xml:space="preserve"> as used externally, by simply addressing it </w:t>
        </w:r>
        <w:r w:rsidR="000F387B">
          <w:t>with that URL in the first place.</w:t>
        </w:r>
        <w:del w:id="878" w:author="Author">
          <w:r w:rsidR="0061175D" w:rsidDel="005F653C">
            <w:delText xml:space="preserve">s </w:delText>
          </w:r>
          <w:r w:rsidR="00321CF8" w:rsidDel="0061175D">
            <w:delText xml:space="preserve"> </w:delText>
          </w:r>
          <w:r w:rsidDel="004F74D2">
            <w:delText xml:space="preserve"> performance, so</w:delText>
          </w:r>
        </w:del>
      </w:ins>
    </w:p>
    <w:p w14:paraId="2F6A0449" w14:textId="26BBE20B" w:rsidR="006A46F7" w:rsidRPr="0055667D" w:rsidDel="008D433D" w:rsidRDefault="00F71A89" w:rsidP="008D433D">
      <w:pPr>
        <w:rPr>
          <w:ins w:id="879" w:author="Author"/>
          <w:del w:id="880" w:author="Author"/>
        </w:rPr>
      </w:pPr>
      <w:ins w:id="881" w:author="Author">
        <w:r>
          <w:t xml:space="preserve">When attempting to connect to a backend application, </w:t>
        </w:r>
      </w:ins>
    </w:p>
    <w:p w14:paraId="1284BCB5" w14:textId="0D84A91C" w:rsidR="0055667D" w:rsidRPr="0055667D" w:rsidDel="0095525C" w:rsidRDefault="00751D76" w:rsidP="008D433D">
      <w:pPr>
        <w:rPr>
          <w:ins w:id="882" w:author="Author"/>
          <w:del w:id="883" w:author="Author"/>
        </w:rPr>
      </w:pPr>
      <w:ins w:id="884" w:author="Author">
        <w:del w:id="885" w:author="Author">
          <w:r w:rsidRPr="0055667D" w:rsidDel="0095525C">
            <w:delText xml:space="preserve">Applications prefer to </w:delText>
          </w:r>
        </w:del>
      </w:ins>
    </w:p>
    <w:p w14:paraId="29D25069" w14:textId="7A7AB6D8" w:rsidR="00B362B6" w:rsidRPr="0055667D" w:rsidDel="000F387B" w:rsidRDefault="00B362B6" w:rsidP="008D433D">
      <w:pPr>
        <w:rPr>
          <w:ins w:id="886" w:author="Author"/>
          <w:del w:id="887" w:author="Author"/>
        </w:rPr>
      </w:pPr>
      <w:ins w:id="888" w:author="Author">
        <w:del w:id="889" w:author="Author">
          <w:r w:rsidRPr="0055667D" w:rsidDel="000F387B">
            <w:delText>Eliminates</w:delText>
          </w:r>
          <w:r w:rsidR="0055667D" w:rsidRPr="0055667D" w:rsidDel="000F387B">
            <w:delText>Eliminates</w:delText>
          </w:r>
          <w:r w:rsidRPr="0055667D" w:rsidDel="000F387B">
            <w:delText xml:space="preserve"> potential link translation issues</w:delText>
          </w:r>
          <w:r w:rsidR="0095525C" w:rsidDel="000F387B">
            <w:delText xml:space="preserve">, in scenarios where web application content is too </w:delText>
          </w:r>
          <w:r w:rsidR="00DD1083" w:rsidDel="000F387B">
            <w:delText>complex for Application Proxy to unpick</w:delText>
          </w:r>
          <w:r w:rsidR="0053322E" w:rsidDel="000F387B">
            <w:delText xml:space="preserve">. </w:delText>
          </w:r>
          <w:r w:rsidR="00B33291" w:rsidDel="000F387B">
            <w:delText xml:space="preserve">Using different </w:delText>
          </w:r>
          <w:r w:rsidR="00E44092" w:rsidDel="000F387B">
            <w:delText>internal and external fqdn</w:delText>
          </w:r>
          <w:r w:rsidR="005A71A0" w:rsidDel="000F387B">
            <w:delText>fqdn’s’</w:delText>
          </w:r>
          <w:r w:rsidR="00E44092" w:rsidDel="000F387B">
            <w:delText xml:space="preserve">s will </w:delText>
          </w:r>
          <w:r w:rsidR="009B361F" w:rsidDel="000F387B">
            <w:delText xml:space="preserve">leave </w:delText>
          </w:r>
          <w:r w:rsidR="0023481C" w:rsidDel="000F387B">
            <w:delText xml:space="preserve">Having the Proxy connector address the web application with the same fqdn will ensure that it responds in kind, </w:delText>
          </w:r>
          <w:r w:rsidR="008A417C" w:rsidDel="000F387B">
            <w:delText xml:space="preserve">avoiding </w:delText>
          </w:r>
          <w:r w:rsidR="007E2411" w:rsidDel="000F387B">
            <w:delText xml:space="preserve">foreign </w:delText>
          </w:r>
          <w:r w:rsidR="008A417C" w:rsidDel="000F387B">
            <w:delText>the c</w:delText>
          </w:r>
          <w:r w:rsidR="007E2411" w:rsidDel="000F387B">
            <w:delText>links being returned to external c</w:delText>
          </w:r>
          <w:r w:rsidR="008A417C" w:rsidDel="000F387B">
            <w:delText xml:space="preserve">lient </w:delText>
          </w:r>
          <w:r w:rsidR="0095525C" w:rsidDel="000F387B">
            <w:delText xml:space="preserve"> </w:delText>
          </w:r>
          <w:r w:rsidR="007E2411" w:rsidDel="000F387B">
            <w:delText>in scenarios where web application content is too complex for Application Proxy to unpick.</w:delText>
          </w:r>
          <w:r w:rsidRPr="0055667D" w:rsidDel="000F387B">
            <w:delText>.</w:delText>
          </w:r>
        </w:del>
      </w:ins>
    </w:p>
    <w:p w14:paraId="5BD95510" w14:textId="285F0CA1" w:rsidR="00746685" w:rsidDel="00156E71" w:rsidRDefault="00746685" w:rsidP="008D433D">
      <w:pPr>
        <w:rPr>
          <w:del w:id="890" w:author="Author"/>
        </w:rPr>
      </w:pPr>
      <w:ins w:id="891" w:author="Author">
        <w:del w:id="892" w:author="Author">
          <w:r w:rsidRPr="0055667D" w:rsidDel="00156E71">
            <w:delText xml:space="preserve">Link translation is an expensive process that requires </w:delText>
          </w:r>
          <w:r w:rsidR="00133783" w:rsidRPr="0055667D" w:rsidDel="00156E71">
            <w:delText xml:space="preserve">parsing of all data </w:delText>
          </w:r>
          <w:r w:rsidR="00F4591C" w:rsidDel="00156E71">
            <w:delText xml:space="preserve">in flight, as it’s being </w:delText>
          </w:r>
          <w:r w:rsidR="00133783" w:rsidRPr="0055667D" w:rsidDel="00156E71">
            <w:delText>exchanged between a client and the backend applications</w:delText>
          </w:r>
          <w:r w:rsidR="003E3314" w:rsidDel="00156E71">
            <w:delText xml:space="preserve">. </w:delText>
          </w:r>
          <w:r w:rsidR="00133783" w:rsidRPr="0055667D" w:rsidDel="00156E71">
            <w:delText>,</w:delText>
          </w:r>
          <w:r w:rsidR="003E3314" w:rsidDel="00156E71">
            <w:delText xml:space="preserve">This </w:delText>
          </w:r>
          <w:r w:rsidR="00C02F42" w:rsidDel="00156E71">
            <w:delText>can</w:delText>
          </w:r>
          <w:r w:rsidR="00133783" w:rsidRPr="0055667D" w:rsidDel="00156E71">
            <w:delText xml:space="preserve"> so </w:delText>
          </w:r>
          <w:r w:rsidR="00751D76" w:rsidRPr="0055667D" w:rsidDel="00156E71">
            <w:delText>configuring the application to</w:delText>
          </w:r>
          <w:r w:rsidR="00F4591C" w:rsidDel="00156E71">
            <w:delText xml:space="preserve">will add unnecessary load </w:delText>
          </w:r>
          <w:r w:rsidR="003E3314" w:rsidDel="00156E71">
            <w:delText>on the proxy service</w:delText>
          </w:r>
          <w:r w:rsidR="00D5167A" w:rsidDel="00156E71">
            <w:delText xml:space="preserve">, </w:delText>
          </w:r>
          <w:r w:rsidR="007407AC" w:rsidDel="00156E71">
            <w:delText xml:space="preserve">whilst </w:delText>
          </w:r>
          <w:r w:rsidR="00D5167A" w:rsidDel="00156E71">
            <w:delText xml:space="preserve">possibly </w:delText>
          </w:r>
          <w:r w:rsidR="00C02F42" w:rsidDel="00156E71">
            <w:delText xml:space="preserve"> and in some cases potentially </w:delText>
          </w:r>
          <w:r w:rsidR="008B5F7D" w:rsidDel="00156E71">
            <w:delText>reduc</w:delText>
          </w:r>
          <w:r w:rsidR="008037AF" w:rsidDel="00156E71">
            <w:delText>ing</w:delText>
          </w:r>
          <w:r w:rsidR="0073130C" w:rsidDel="00156E71">
            <w:delText>affecting</w:delText>
          </w:r>
          <w:r w:rsidR="008037AF" w:rsidDel="00156E71">
            <w:delText xml:space="preserve"> an applications ability to </w:delText>
          </w:r>
          <w:r w:rsidR="00A26EEC" w:rsidDel="00156E71">
            <w:delText xml:space="preserve">offer optimal </w:delText>
          </w:r>
          <w:r w:rsidR="008037AF" w:rsidDel="00156E71">
            <w:delText>perform</w:delText>
          </w:r>
          <w:r w:rsidR="00A26EEC" w:rsidDel="00156E71">
            <w:delText>ance</w:delText>
          </w:r>
          <w:r w:rsidR="00855D6D" w:rsidDel="00156E71">
            <w:delText xml:space="preserve">, so </w:delText>
          </w:r>
          <w:r w:rsidR="008037AF" w:rsidDel="00156E71">
            <w:delText xml:space="preserve"> </w:delText>
          </w:r>
          <w:r w:rsidR="0073130C" w:rsidDel="00156E71">
            <w:delText xml:space="preserve">at its </w:delText>
          </w:r>
          <w:r w:rsidR="007407AC" w:rsidDel="00156E71">
            <w:delText xml:space="preserve">optimal </w:delText>
          </w:r>
          <w:r w:rsidR="0073130C" w:rsidDel="00156E71">
            <w:delText xml:space="preserve">native speed and responsiveness </w:delText>
          </w:r>
          <w:r w:rsidR="008037AF" w:rsidDel="00156E71">
            <w:delText xml:space="preserve">to it’s </w:delText>
          </w:r>
          <w:r w:rsidR="008B5F7D" w:rsidDel="00156E71">
            <w:delText xml:space="preserve">e </w:delText>
          </w:r>
          <w:r w:rsidR="003E3314" w:rsidDel="00156E71">
            <w:delText xml:space="preserve">, </w:delText>
          </w:r>
          <w:r w:rsidR="00751D76" w:rsidRPr="0055667D" w:rsidDel="00156E71">
            <w:delText xml:space="preserve"> </w:delText>
          </w:r>
        </w:del>
      </w:ins>
    </w:p>
    <w:p w14:paraId="61EC2C29" w14:textId="20082504" w:rsidR="007630C2" w:rsidRPr="0055667D" w:rsidDel="008D433D" w:rsidRDefault="007630C2" w:rsidP="008D433D">
      <w:pPr>
        <w:rPr>
          <w:ins w:id="893" w:author="Author"/>
          <w:del w:id="894" w:author="Author"/>
        </w:rPr>
      </w:pPr>
    </w:p>
    <w:p w14:paraId="7A40301E" w14:textId="1F10BA61" w:rsidR="00B362B6" w:rsidDel="007630C2" w:rsidRDefault="00B362B6" w:rsidP="007630C2">
      <w:pPr>
        <w:rPr>
          <w:del w:id="895" w:author="Author"/>
        </w:rPr>
      </w:pPr>
    </w:p>
    <w:p w14:paraId="5FCAECAF" w14:textId="3354CC6A" w:rsidR="007630C2" w:rsidDel="008D433D" w:rsidRDefault="007630C2" w:rsidP="007630C2">
      <w:pPr>
        <w:rPr>
          <w:ins w:id="896" w:author="Author"/>
          <w:del w:id="897" w:author="Author"/>
        </w:rPr>
      </w:pPr>
    </w:p>
    <w:p w14:paraId="623C69D2" w14:textId="5D82C466" w:rsidR="007630C2" w:rsidDel="00C63EED" w:rsidRDefault="007630C2" w:rsidP="007630C2">
      <w:pPr>
        <w:rPr>
          <w:ins w:id="898" w:author="Author"/>
          <w:moveFrom w:id="899" w:author="Author"/>
        </w:rPr>
      </w:pPr>
      <w:moveFromRangeStart w:id="900" w:author="Author" w:name="move508897479"/>
      <w:moveFrom w:id="901" w:author="Author">
        <w:ins w:id="902" w:author="Author">
          <w:r w:rsidRPr="0055667D" w:rsidDel="00C63EED">
            <w:t>Eliminates potential link translation issues</w:t>
          </w:r>
          <w:r w:rsidDel="00C63EED">
            <w:t>.</w:t>
          </w:r>
        </w:ins>
      </w:moveFrom>
    </w:p>
    <w:moveFromRangeEnd w:id="900"/>
    <w:p w14:paraId="37EAD7E7" w14:textId="36967693" w:rsidR="00B362B6" w:rsidDel="008D433D" w:rsidRDefault="00B362B6" w:rsidP="007630C2">
      <w:pPr>
        <w:rPr>
          <w:ins w:id="903" w:author="Author"/>
          <w:del w:id="904" w:author="Author"/>
        </w:rPr>
      </w:pPr>
    </w:p>
    <w:p w14:paraId="75D9DCC6" w14:textId="5322CC3C" w:rsidR="006056BC" w:rsidDel="000C20B3" w:rsidRDefault="006056BC" w:rsidP="004A5AF4">
      <w:pPr>
        <w:pStyle w:val="ListParagraph"/>
        <w:numPr>
          <w:ilvl w:val="0"/>
          <w:numId w:val="14"/>
        </w:numPr>
        <w:rPr>
          <w:del w:id="905" w:author="Author"/>
        </w:rPr>
      </w:pPr>
      <w:ins w:id="906" w:author="Author">
        <w:del w:id="907" w:author="Author">
          <w:r w:rsidDel="00E92ECB">
            <w:delText xml:space="preserve">The </w:delText>
          </w:r>
          <w:r w:rsidR="009648E1" w:rsidDel="00F71A89">
            <w:delText>P</w:delText>
          </w:r>
        </w:del>
        <w:r w:rsidR="00F71A89">
          <w:t>p</w:t>
        </w:r>
        <w:r w:rsidR="009648E1">
          <w:t>roxy connector</w:t>
        </w:r>
        <w:r w:rsidR="00E92ECB">
          <w:t>s</w:t>
        </w:r>
        <w:r w:rsidR="009648E1">
          <w:t xml:space="preserve"> will </w:t>
        </w:r>
        <w:r w:rsidR="0053560B">
          <w:t xml:space="preserve">normally </w:t>
        </w:r>
        <w:del w:id="908" w:author="Author">
          <w:r w:rsidR="009648E1" w:rsidDel="0053560B">
            <w:delText xml:space="preserve">need to </w:delText>
          </w:r>
          <w:r w:rsidDel="0053560B">
            <w:delText xml:space="preserve">use </w:delText>
          </w:r>
        </w:del>
        <w:r w:rsidR="0053560B">
          <w:t xml:space="preserve">perform a DNS query </w:t>
        </w:r>
        <w:r w:rsidR="00F71A89">
          <w:t xml:space="preserve">against the </w:t>
        </w:r>
        <w:r w:rsidR="00AE08E7">
          <w:t xml:space="preserve">local site DNS servers. </w:t>
        </w:r>
        <w:del w:id="909" w:author="Author">
          <w:r w:rsidDel="00AE08E7">
            <w:delText xml:space="preserve">of a common URL </w:delText>
          </w:r>
          <w:r w:rsidDel="00BE31E2">
            <w:delText xml:space="preserve">may </w:delText>
          </w:r>
          <w:r w:rsidR="00BE31E2" w:rsidRPr="00BE31E2" w:rsidDel="00AE08E7">
            <w:delText>necessitate</w:delText>
          </w:r>
          <w:r w:rsidR="00BE31E2" w:rsidDel="00AE08E7">
            <w:delText xml:space="preserve">s </w:delText>
          </w:r>
          <w:r w:rsidDel="00BE31E2">
            <w:delText xml:space="preserve">necitate </w:delText>
          </w:r>
          <w:r w:rsidDel="00AE08E7">
            <w:delText>internal DNS</w:delText>
          </w:r>
          <w:r w:rsidR="00C13E73" w:rsidDel="00AE08E7">
            <w:delText xml:space="preserve">. </w:delText>
          </w:r>
        </w:del>
        <w:r w:rsidR="00C13E73">
          <w:t xml:space="preserve">This is not the case if the proxy is being configured to route </w:t>
        </w:r>
        <w:del w:id="910" w:author="Author">
          <w:r w:rsidR="00C13E73" w:rsidDel="00EF5046">
            <w:delText xml:space="preserve">onwards </w:delText>
          </w:r>
        </w:del>
        <w:r w:rsidR="00C13E73">
          <w:t xml:space="preserve">traffic via an internal </w:t>
        </w:r>
        <w:r w:rsidR="00EF5046">
          <w:t xml:space="preserve">forward proxy, as in that </w:t>
        </w:r>
        <w:r w:rsidR="00AE08E7">
          <w:t xml:space="preserve">scenario </w:t>
        </w:r>
        <w:del w:id="911" w:author="Author">
          <w:r w:rsidR="00EF5046" w:rsidDel="00AE08E7">
            <w:delText xml:space="preserve">case </w:delText>
          </w:r>
        </w:del>
        <w:r w:rsidR="00EF5046">
          <w:t>we would expect the onwards proxy to handle all DNS resolution</w:t>
        </w:r>
        <w:r w:rsidR="000C20B3">
          <w:t xml:space="preserve"> on behalf of clients.</w:t>
        </w:r>
      </w:ins>
    </w:p>
    <w:p w14:paraId="7901EB9E" w14:textId="77777777" w:rsidR="000C20B3" w:rsidRDefault="000C20B3" w:rsidP="004A5AF4">
      <w:pPr>
        <w:pStyle w:val="ListParagraph"/>
        <w:numPr>
          <w:ilvl w:val="0"/>
          <w:numId w:val="14"/>
        </w:numPr>
        <w:rPr>
          <w:ins w:id="912" w:author="Author"/>
        </w:rPr>
      </w:pPr>
    </w:p>
    <w:p w14:paraId="233D41F1" w14:textId="7224BFEB" w:rsidR="00EF5046" w:rsidDel="008C1735" w:rsidRDefault="000C20B3" w:rsidP="004A5AF4">
      <w:pPr>
        <w:pStyle w:val="ListParagraph"/>
        <w:numPr>
          <w:ilvl w:val="0"/>
          <w:numId w:val="14"/>
        </w:numPr>
        <w:rPr>
          <w:ins w:id="913" w:author="Author"/>
          <w:del w:id="914" w:author="Author"/>
        </w:rPr>
      </w:pPr>
      <w:ins w:id="915" w:author="Author">
        <w:r>
          <w:t>The use of localhost DNS records</w:t>
        </w:r>
        <w:r w:rsidR="00F13218">
          <w:t xml:space="preserve"> is perfectly fine for </w:t>
        </w:r>
        <w:r w:rsidR="003404D5">
          <w:t>quick and dirty</w:t>
        </w:r>
        <w:r w:rsidR="00D87F54">
          <w:t xml:space="preserve"> functional</w:t>
        </w:r>
        <w:del w:id="916" w:author="Author">
          <w:r w:rsidR="00EF45D2" w:rsidDel="00D87F54">
            <w:delText xml:space="preserve"> </w:delText>
          </w:r>
        </w:del>
        <w:r w:rsidR="003404D5">
          <w:t xml:space="preserve"> testing</w:t>
        </w:r>
        <w:r w:rsidR="00D87F54">
          <w:t>,</w:t>
        </w:r>
        <w:r w:rsidR="003404D5">
          <w:t xml:space="preserve"> before requesting internal DNS changes</w:t>
        </w:r>
        <w:del w:id="917" w:author="Author">
          <w:r w:rsidDel="00F13218">
            <w:delText xml:space="preserve"> to </w:delText>
          </w:r>
        </w:del>
      </w:ins>
    </w:p>
    <w:p w14:paraId="333598F5" w14:textId="0062720B" w:rsidR="00A95060" w:rsidRDefault="00113131" w:rsidP="004A5AF4">
      <w:pPr>
        <w:pStyle w:val="ListParagraph"/>
        <w:numPr>
          <w:ilvl w:val="0"/>
          <w:numId w:val="14"/>
        </w:numPr>
        <w:rPr>
          <w:ins w:id="918" w:author="Author"/>
        </w:rPr>
      </w:pPr>
      <w:ins w:id="919" w:author="Author">
        <w:del w:id="920" w:author="Author">
          <w:r w:rsidDel="008C1735">
            <w:delText xml:space="preserve">Procurement </w:delText>
          </w:r>
          <w:r w:rsidR="007154E4" w:rsidDel="008C1735">
            <w:delText xml:space="preserve">of </w:delText>
          </w:r>
          <w:r w:rsidR="00E57748" w:rsidDel="008C1735">
            <w:delText xml:space="preserve">The use of a </w:delText>
          </w:r>
          <w:r w:rsidDel="008C1735">
            <w:delText xml:space="preserve">public certificate issued by a </w:delText>
          </w:r>
          <w:r w:rsidR="00E57748" w:rsidDel="008C1735">
            <w:delText>third party truste</w:delText>
          </w:r>
          <w:r w:rsidDel="008C1735">
            <w:delText>d</w:delText>
          </w:r>
          <w:r w:rsidR="00E57748" w:rsidDel="008C1735">
            <w:delText xml:space="preserve"> </w:delText>
          </w:r>
          <w:r w:rsidDel="008C1735">
            <w:delText xml:space="preserve">certificate </w:delText>
          </w:r>
          <w:r w:rsidR="007154E4" w:rsidDel="008C1735">
            <w:delText xml:space="preserve">authority is </w:delText>
          </w:r>
          <w:r w:rsidR="007B07EE" w:rsidDel="008C1735">
            <w:delText xml:space="preserve">a </w:delText>
          </w:r>
          <w:r w:rsidR="00A95060" w:rsidDel="008C1735">
            <w:delText>typically a better approach than using privately issued certiticates</w:delText>
          </w:r>
          <w:r w:rsidR="00306906" w:rsidDel="008C1735">
            <w:delText>certificates</w:delText>
          </w:r>
          <w:r w:rsidR="00A95060" w:rsidDel="008C1735">
            <w:delText>.</w:delText>
          </w:r>
          <w:r w:rsidR="007B07EE" w:rsidDel="00A95060">
            <w:delText>better ,</w:delText>
          </w:r>
        </w:del>
      </w:ins>
    </w:p>
    <w:p w14:paraId="5BC81CC8" w14:textId="128D955B" w:rsidR="00474F1B" w:rsidDel="00131590" w:rsidRDefault="00306906" w:rsidP="004A5AF4">
      <w:pPr>
        <w:pStyle w:val="ListParagraph"/>
        <w:numPr>
          <w:ilvl w:val="0"/>
          <w:numId w:val="14"/>
        </w:numPr>
        <w:rPr>
          <w:del w:id="921" w:author="Author"/>
          <w:moveFrom w:id="922" w:author="Author"/>
        </w:rPr>
      </w:pPr>
      <w:ins w:id="923" w:author="Author">
        <w:r>
          <w:lastRenderedPageBreak/>
          <w:t xml:space="preserve">Where possible we would encourage the use of kerberos to achieve SSO, as this provides a </w:t>
        </w:r>
        <w:r w:rsidR="00676A4C">
          <w:t xml:space="preserve">more secure </w:t>
        </w:r>
        <w:r w:rsidR="00131590">
          <w:t xml:space="preserve">option to FBA, whilst also negating </w:t>
        </w:r>
        <w:del w:id="924" w:author="Author">
          <w:r w:rsidR="00131590" w:rsidDel="00A12D86">
            <w:delText>the</w:delText>
          </w:r>
        </w:del>
        <w:r w:rsidR="00A12D86">
          <w:t>the</w:t>
        </w:r>
        <w:r w:rsidR="00131590">
          <w:t xml:space="preserve"> use of our </w:t>
        </w:r>
        <w:r w:rsidR="00A12D86">
          <w:t>password vaulting browser plugin</w:t>
        </w:r>
        <w:del w:id="925" w:author="Author">
          <w:r w:rsidR="00A12D86" w:rsidDel="00A31388">
            <w:delText xml:space="preserve">. </w:delText>
          </w:r>
          <w:r w:rsidR="00676A4C" w:rsidDel="00131590">
            <w:delText xml:space="preserve">and </w:delText>
          </w:r>
          <w:r w:rsidDel="00131590">
            <w:delText xml:space="preserve"> </w:delText>
          </w:r>
          <w:r w:rsidR="007B07EE" w:rsidDel="00131590">
            <w:delText xml:space="preserve"> </w:delText>
          </w:r>
          <w:r w:rsidR="007154E4" w:rsidDel="00131590">
            <w:delText xml:space="preserve"> </w:delText>
          </w:r>
        </w:del>
      </w:ins>
      <w:moveFromRangeStart w:id="926" w:author="Author" w:name="move508897940"/>
      <w:moveFrom w:id="927" w:author="Author">
        <w:del w:id="928" w:author="Author">
          <w:r w:rsidR="00474F1B" w:rsidDel="00131590">
            <w:delText>Domain suffix already validated in Azure AD</w:delText>
          </w:r>
        </w:del>
      </w:moveFrom>
    </w:p>
    <w:moveFromRangeEnd w:id="926"/>
    <w:p w14:paraId="27051726" w14:textId="163586D8" w:rsidR="00474F1B" w:rsidDel="00131590" w:rsidRDefault="00474F1B" w:rsidP="004A5AF4">
      <w:pPr>
        <w:pStyle w:val="ListParagraph"/>
        <w:numPr>
          <w:ilvl w:val="0"/>
          <w:numId w:val="14"/>
        </w:numPr>
        <w:rPr>
          <w:del w:id="929" w:author="Author"/>
        </w:rPr>
      </w:pPr>
      <w:del w:id="930" w:author="Author">
        <w:r w:rsidDel="00131590">
          <w:delText>SSL Certificate already available</w:delText>
        </w:r>
      </w:del>
    </w:p>
    <w:p w14:paraId="0955D544" w14:textId="19B410F5" w:rsidR="00474F1B" w:rsidRDefault="00474F1B" w:rsidP="004A5AF4">
      <w:pPr>
        <w:pStyle w:val="ListParagraph"/>
        <w:numPr>
          <w:ilvl w:val="0"/>
          <w:numId w:val="14"/>
        </w:numPr>
      </w:pPr>
      <w:del w:id="931" w:author="Author">
        <w:r w:rsidDel="00131590">
          <w:delText>Internal server using WIA/FBA</w:delText>
        </w:r>
      </w:del>
    </w:p>
    <w:p w14:paraId="5D42786A" w14:textId="14393A54" w:rsidR="00474F1B" w:rsidDel="00972AC4" w:rsidRDefault="00A84FB8" w:rsidP="004A5AF4">
      <w:pPr>
        <w:pStyle w:val="ListParagraph"/>
        <w:numPr>
          <w:ilvl w:val="0"/>
          <w:numId w:val="14"/>
        </w:numPr>
        <w:rPr>
          <w:del w:id="932" w:author="Author"/>
        </w:rPr>
      </w:pPr>
      <w:ins w:id="933" w:author="Author">
        <w:del w:id="934" w:author="Author">
          <w:r w:rsidDel="00972AC4">
            <w:delText xml:space="preserve">As per </w:delText>
          </w:r>
          <w:r w:rsidDel="00972AC4">
            <w:fldChar w:fldCharType="begin"/>
          </w:r>
          <w:r w:rsidDel="00972AC4">
            <w:delInstrText xml:space="preserve"> HYPERLINK "https://docs.microsoft.com/en-us/azure/active-directory/application-proxy-working-with-proxy-servers" </w:delInstrText>
          </w:r>
          <w:r w:rsidDel="00972AC4">
            <w:fldChar w:fldCharType="separate"/>
          </w:r>
          <w:r w:rsidRPr="00A84FB8" w:rsidDel="00972AC4">
            <w:rPr>
              <w:rStyle w:val="Hyperlink"/>
            </w:rPr>
            <w:delText>this link</w:delText>
          </w:r>
          <w:r w:rsidDel="00972AC4">
            <w:fldChar w:fldCharType="end"/>
          </w:r>
          <w:r w:rsidDel="00972AC4">
            <w:delText xml:space="preserve">, </w:delText>
          </w:r>
          <w:r w:rsidR="00867CDA" w:rsidDel="00972AC4">
            <w:delText>H</w:delText>
          </w:r>
          <w:r w:rsidDel="00972AC4">
            <w:delText>h</w:delText>
          </w:r>
          <w:r w:rsidR="00867CDA" w:rsidDel="00972AC4">
            <w:delText xml:space="preserve">aving </w:delText>
          </w:r>
          <w:r w:rsidR="004D100C" w:rsidDel="00972AC4">
            <w:delText xml:space="preserve">a </w:delText>
          </w:r>
          <w:r w:rsidR="00A31388" w:rsidDel="00972AC4">
            <w:delText>I</w:delText>
          </w:r>
          <w:r w:rsidR="00BC23EA" w:rsidDel="00972AC4">
            <w:delText>f c</w:delText>
          </w:r>
        </w:del>
      </w:ins>
      <w:del w:id="935" w:author="Author">
        <w:r w:rsidR="00474F1B" w:rsidDel="00972AC4">
          <w:delText>Validate that external domain suffix is a validated domain in Azure AD</w:delText>
        </w:r>
      </w:del>
    </w:p>
    <w:p w14:paraId="5A1253BF" w14:textId="1AFEB0B0" w:rsidR="00474F1B" w:rsidDel="00972AC4" w:rsidRDefault="00474F1B" w:rsidP="004A5AF4">
      <w:pPr>
        <w:pStyle w:val="ListParagraph"/>
        <w:numPr>
          <w:ilvl w:val="0"/>
          <w:numId w:val="14"/>
        </w:numPr>
        <w:rPr>
          <w:del w:id="936" w:author="Author"/>
        </w:rPr>
      </w:pPr>
      <w:del w:id="937" w:author="Author">
        <w:r w:rsidDel="00972AC4">
          <w:delText>Obtain a suitable SSL Certificate if planning to use a Custom domain name externally</w:delText>
        </w:r>
      </w:del>
    </w:p>
    <w:p w14:paraId="5DB781BA" w14:textId="5D5D7FC4" w:rsidR="000B374E" w:rsidDel="00972AC4" w:rsidRDefault="00474F1B" w:rsidP="004A5AF4">
      <w:pPr>
        <w:pStyle w:val="ListParagraph"/>
        <w:numPr>
          <w:ilvl w:val="0"/>
          <w:numId w:val="14"/>
        </w:numPr>
        <w:rPr>
          <w:ins w:id="938" w:author="Author"/>
          <w:del w:id="939" w:author="Author"/>
        </w:rPr>
      </w:pPr>
      <w:del w:id="940" w:author="Author">
        <w:r w:rsidDel="00972AC4">
          <w:delText xml:space="preserve">Determine how </w:delText>
        </w:r>
      </w:del>
      <w:ins w:id="941" w:author="Author">
        <w:del w:id="942" w:author="Author">
          <w:r w:rsidR="00A31388" w:rsidDel="00972AC4">
            <w:delText>C</w:delText>
          </w:r>
        </w:del>
      </w:ins>
      <w:del w:id="943" w:author="Author">
        <w:r w:rsidDel="00972AC4">
          <w:delText>the Connector</w:delText>
        </w:r>
      </w:del>
      <w:ins w:id="944" w:author="Author">
        <w:del w:id="945" w:author="Author">
          <w:r w:rsidR="004D100C" w:rsidDel="00972AC4">
            <w:delText xml:space="preserve"> host</w:delText>
          </w:r>
          <w:r w:rsidR="00BC23EA" w:rsidDel="00972AC4">
            <w:delText xml:space="preserve">s are expected to </w:delText>
          </w:r>
        </w:del>
      </w:ins>
      <w:del w:id="946" w:author="Author">
        <w:r w:rsidDel="00972AC4">
          <w:delText xml:space="preserve"> server will make </w:delText>
        </w:r>
      </w:del>
      <w:ins w:id="947" w:author="Author">
        <w:del w:id="948" w:author="Author">
          <w:r w:rsidR="00BC23EA" w:rsidDel="00972AC4">
            <w:delText xml:space="preserve">route via an </w:delText>
          </w:r>
        </w:del>
      </w:ins>
      <w:del w:id="949" w:author="Author">
        <w:r w:rsidDel="00972AC4">
          <w:delText xml:space="preserve">outbound </w:delText>
        </w:r>
      </w:del>
      <w:ins w:id="950" w:author="Author">
        <w:del w:id="951" w:author="Author">
          <w:r w:rsidR="00BC23EA" w:rsidDel="00972AC4">
            <w:delText xml:space="preserve">proxy </w:delText>
          </w:r>
          <w:r w:rsidR="004D100C" w:rsidDel="00972AC4">
            <w:delText>when</w:delText>
          </w:r>
          <w:r w:rsidR="00BC23EA" w:rsidDel="00972AC4">
            <w:delText>to connect</w:delText>
          </w:r>
          <w:r w:rsidR="004D100C" w:rsidDel="00972AC4">
            <w:delText>ing</w:delText>
          </w:r>
          <w:r w:rsidR="00BC23EA" w:rsidDel="00972AC4">
            <w:delText xml:space="preserve"> to </w:delText>
          </w:r>
        </w:del>
      </w:ins>
      <w:del w:id="952" w:author="Author">
        <w:r w:rsidDel="00972AC4">
          <w:delText>connectivity to the Azure App Proxy services</w:delText>
        </w:r>
      </w:del>
      <w:ins w:id="953" w:author="Author">
        <w:del w:id="954" w:author="Author">
          <w:r w:rsidR="004D100C" w:rsidDel="00972AC4">
            <w:delText>,</w:delText>
          </w:r>
          <w:r w:rsidR="00867CDA" w:rsidDel="00972AC4">
            <w:delText xml:space="preserve"> </w:delText>
          </w:r>
          <w:r w:rsidR="00EF12A9" w:rsidDel="00972AC4">
            <w:delText xml:space="preserve">is possible, but </w:delText>
          </w:r>
          <w:r w:rsidR="00D41A63" w:rsidDel="00972AC4">
            <w:delText xml:space="preserve">restricting </w:delText>
          </w:r>
          <w:r w:rsidR="004D100C" w:rsidDel="00972AC4">
            <w:delText xml:space="preserve">these </w:delText>
          </w:r>
          <w:r w:rsidR="00225FB7" w:rsidDel="00972AC4">
            <w:delText>outbound connector</w:delText>
          </w:r>
          <w:r w:rsidR="004D100C" w:rsidDel="00972AC4">
            <w:delText>connections</w:delText>
          </w:r>
          <w:r w:rsidR="00225FB7" w:rsidDel="00972AC4">
            <w:delText xml:space="preserve"> access to specific Azure target IPs </w:delText>
          </w:r>
          <w:r w:rsidR="004D100C" w:rsidDel="00972AC4">
            <w:delText xml:space="preserve">is not advisable. This is </w:delText>
          </w:r>
          <w:r w:rsidR="00C46CD0" w:rsidDel="00972AC4">
            <w:delText xml:space="preserve">simply </w:delText>
          </w:r>
          <w:r w:rsidR="004D100C" w:rsidDel="00972AC4">
            <w:delText xml:space="preserve">down to the fact that </w:delText>
          </w:r>
          <w:r w:rsidR="00EF12A9" w:rsidDel="00972AC4">
            <w:delText xml:space="preserve">cannot be scoped to specific IPs, as our Azure </w:delText>
          </w:r>
          <w:r w:rsidR="00A40C0E" w:rsidDel="00972AC4">
            <w:delText xml:space="preserve">services </w:delText>
          </w:r>
          <w:r w:rsidR="00C46CD0" w:rsidDel="00972AC4">
            <w:delText xml:space="preserve">can </w:delText>
          </w:r>
          <w:r w:rsidR="00AB36FF" w:rsidDel="00972AC4">
            <w:delText xml:space="preserve">span across </w:delText>
          </w:r>
          <w:r w:rsidR="005B0507" w:rsidDel="00972AC4">
            <w:delText xml:space="preserve">many hundreds of IP ranges, </w:delText>
          </w:r>
          <w:r w:rsidR="00C46CD0" w:rsidDel="00972AC4">
            <w:delText xml:space="preserve">in order </w:delText>
          </w:r>
          <w:r w:rsidR="005B0507" w:rsidDel="00972AC4">
            <w:delText>to provide a highly available and scalable</w:delText>
          </w:r>
          <w:r w:rsidR="00051692" w:rsidDel="00972AC4">
            <w:delText>elastic</w:delText>
          </w:r>
          <w:r w:rsidR="005B0507" w:rsidDel="00972AC4">
            <w:delText xml:space="preserve"> cloud service</w:delText>
          </w:r>
          <w:r w:rsidR="00FF2E17" w:rsidDel="00972AC4">
            <w:delText xml:space="preserve">, </w:delText>
          </w:r>
          <w:r w:rsidR="00C46CD0" w:rsidDel="00972AC4">
            <w:delText xml:space="preserve">, </w:delText>
          </w:r>
          <w:r w:rsidR="00CF10F6" w:rsidDel="00972AC4">
            <w:delText>and</w:delText>
          </w:r>
          <w:r w:rsidR="00051692" w:rsidDel="00972AC4">
            <w:delText xml:space="preserve">that </w:delText>
          </w:r>
          <w:r w:rsidR="001877BB" w:rsidDel="00972AC4">
            <w:delText xml:space="preserve">adapts to accommodate </w:delText>
          </w:r>
          <w:r w:rsidR="00CF10F6" w:rsidDel="00972AC4">
            <w:delText xml:space="preserve"> </w:delText>
          </w:r>
          <w:r w:rsidR="00FF2E17" w:rsidDel="00972AC4">
            <w:delText xml:space="preserve">that can </w:delText>
          </w:r>
          <w:r w:rsidR="00CF10F6" w:rsidDel="00972AC4">
            <w:delText>consequently</w:delText>
          </w:r>
          <w:r w:rsidR="00FF2E17" w:rsidDel="00972AC4">
            <w:delText>often see services</w:delText>
          </w:r>
          <w:r w:rsidR="00CF10F6" w:rsidDel="00972AC4">
            <w:delText xml:space="preserve"> can</w:delText>
          </w:r>
          <w:r w:rsidR="005B0507" w:rsidDel="00972AC4">
            <w:delText xml:space="preserve">. </w:delText>
          </w:r>
          <w:r w:rsidR="00A40C0E" w:rsidDel="00972AC4">
            <w:delText xml:space="preserve">are made to </w:delText>
          </w:r>
          <w:r w:rsidR="00EF12A9" w:rsidDel="00972AC4">
            <w:delText xml:space="preserve">compute </w:delText>
          </w:r>
          <w:r w:rsidR="004D100C" w:rsidDel="00972AC4">
            <w:delText xml:space="preserve">IP ranges </w:delText>
          </w:r>
          <w:r w:rsidR="00EF12A9" w:rsidDel="00972AC4">
            <w:delText xml:space="preserve">services </w:delText>
          </w:r>
          <w:r w:rsidR="004D100C" w:rsidDel="00972AC4">
            <w:delText xml:space="preserve">are so very broad, </w:delText>
          </w:r>
          <w:r w:rsidR="0047287E" w:rsidDel="00972AC4">
            <w:delText xml:space="preserve">coupled with the fact that the </w:delText>
          </w:r>
          <w:r w:rsidR="004D100C" w:rsidDel="00972AC4">
            <w:delText xml:space="preserve">and </w:delText>
          </w:r>
          <w:r w:rsidR="00EF12A9" w:rsidDel="00972AC4">
            <w:delText xml:space="preserve">can </w:delText>
          </w:r>
          <w:r w:rsidR="0024407E" w:rsidDel="00972AC4">
            <w:delText xml:space="preserve">move between </w:delText>
          </w:r>
          <w:r w:rsidR="00CF10F6" w:rsidDel="00972AC4">
            <w:delText xml:space="preserve">these </w:delText>
          </w:r>
          <w:r w:rsidR="0024407E" w:rsidDel="00972AC4">
            <w:delText>several</w:delText>
          </w:r>
          <w:r w:rsidR="00526D92" w:rsidDel="00972AC4">
            <w:delText xml:space="preserve"> </w:delText>
          </w:r>
          <w:r w:rsidR="00D41A63" w:rsidDel="00972AC4">
            <w:delText>ranges</w:delText>
          </w:r>
          <w:r w:rsidR="0024407E" w:rsidDel="00972AC4">
            <w:delText xml:space="preserve">, </w:delText>
          </w:r>
          <w:r w:rsidR="00FF2E17" w:rsidDel="00972AC4">
            <w:delText xml:space="preserve">or newly introduced ranges, </w:delText>
          </w:r>
          <w:r w:rsidR="0024407E" w:rsidDel="00972AC4">
            <w:delText xml:space="preserve">as </w:delText>
          </w:r>
          <w:r w:rsidR="00CF10F6" w:rsidDel="00972AC4">
            <w:delText xml:space="preserve">any given time, </w:delText>
          </w:r>
          <w:r w:rsidR="00FF2E17" w:rsidDel="00972AC4">
            <w:delText xml:space="preserve">and </w:delText>
          </w:r>
          <w:r w:rsidR="00CF10F6" w:rsidDel="00972AC4">
            <w:delText>without any for</w:delText>
          </w:r>
          <w:r w:rsidR="00A26E63" w:rsidDel="00972AC4">
            <w:delText>e</w:delText>
          </w:r>
          <w:r w:rsidR="00CF10F6" w:rsidDel="00972AC4">
            <w:delText xml:space="preserve"> warning. </w:delText>
          </w:r>
          <w:r w:rsidR="00CF3046" w:rsidDel="00972AC4">
            <w:delText xml:space="preserve">For reference, </w:delText>
          </w:r>
          <w:r w:rsidR="00597E49" w:rsidDel="00972AC4">
            <w:delText>A</w:delText>
          </w:r>
          <w:r w:rsidR="00CF3046" w:rsidDel="00972AC4">
            <w:delText>a</w:delText>
          </w:r>
          <w:r w:rsidR="00597E49" w:rsidDel="00972AC4">
            <w:delText xml:space="preserve">ll </w:delText>
          </w:r>
          <w:r w:rsidR="00156D19" w:rsidDel="00972AC4">
            <w:delText xml:space="preserve">address and </w:delText>
          </w:r>
          <w:r w:rsidR="00CF3046" w:rsidDel="00972AC4">
            <w:delText>IP</w:delText>
          </w:r>
          <w:r w:rsidR="00156D19" w:rsidDel="00972AC4">
            <w:delText xml:space="preserve"> information</w:delText>
          </w:r>
          <w:r w:rsidR="00CF3046" w:rsidDel="00972AC4">
            <w:delText xml:space="preserve">s </w:delText>
          </w:r>
          <w:r w:rsidR="00156D19" w:rsidDel="00972AC4">
            <w:delText xml:space="preserve">pertaining to our Azure </w:delText>
          </w:r>
          <w:r w:rsidR="00CF3046" w:rsidDel="00972AC4">
            <w:delText xml:space="preserve">can be found </w:delText>
          </w:r>
          <w:r w:rsidR="00A26E63" w:rsidDel="00972AC4">
            <w:delText xml:space="preserve">in our </w:delText>
          </w:r>
          <w:r w:rsidR="00A26E63" w:rsidDel="00972AC4">
            <w:rPr>
              <w:sz w:val="20"/>
            </w:rPr>
            <w:fldChar w:fldCharType="begin"/>
          </w:r>
          <w:r w:rsidR="00A26E63" w:rsidRPr="00E82C57" w:rsidDel="00972AC4">
            <w:rPr>
              <w:sz w:val="20"/>
            </w:rPr>
            <w:delInstrText xml:space="preserve"> HYPERLINK "https://www.microsoft.com/en-us/download/details.aspx?id=41653" </w:delInstrText>
          </w:r>
          <w:r w:rsidR="00A26E63" w:rsidDel="00972AC4">
            <w:rPr>
              <w:sz w:val="20"/>
            </w:rPr>
            <w:fldChar w:fldCharType="separate"/>
          </w:r>
          <w:r w:rsidR="00A26E63" w:rsidRPr="00A8570F" w:rsidDel="00972AC4">
            <w:rPr>
              <w:rStyle w:val="Hyperlink"/>
            </w:rPr>
            <w:delText>Azure Datacenter IP ranges</w:delText>
          </w:r>
          <w:r w:rsidR="00A26E63" w:rsidDel="00972AC4">
            <w:rPr>
              <w:rStyle w:val="Hyperlink"/>
            </w:rPr>
            <w:fldChar w:fldCharType="end"/>
          </w:r>
          <w:r w:rsidR="00A26E63" w:rsidRPr="00E82C57" w:rsidDel="00972AC4">
            <w:rPr>
              <w:sz w:val="20"/>
            </w:rPr>
            <w:delText xml:space="preserve"> </w:delText>
          </w:r>
          <w:r w:rsidR="00A26E63" w:rsidDel="00972AC4">
            <w:rPr>
              <w:sz w:val="20"/>
            </w:rPr>
            <w:delText xml:space="preserve">document that is </w:delText>
          </w:r>
          <w:r w:rsidR="00A26E63" w:rsidRPr="00E82C57" w:rsidDel="00972AC4">
            <w:rPr>
              <w:sz w:val="20"/>
            </w:rPr>
            <w:delText xml:space="preserve">updated </w:delText>
          </w:r>
          <w:r w:rsidR="00A26E63" w:rsidDel="00972AC4">
            <w:rPr>
              <w:sz w:val="20"/>
            </w:rPr>
            <w:delText>on a weekly basis</w:delText>
          </w:r>
          <w:r w:rsidR="00CF3046" w:rsidDel="00972AC4">
            <w:delText xml:space="preserve">at the following </w:delText>
          </w:r>
          <w:r w:rsidR="00CF3046" w:rsidDel="00972AC4">
            <w:fldChar w:fldCharType="begin"/>
          </w:r>
          <w:r w:rsidR="00CF3046" w:rsidDel="00972AC4">
            <w:delInstrText xml:space="preserve"> HYPERLINK "https://www.microsoft.com/en-us/download/details.aspx?id=41653" </w:delInstrText>
          </w:r>
          <w:r w:rsidR="00CF3046" w:rsidDel="00972AC4">
            <w:fldChar w:fldCharType="separate"/>
          </w:r>
          <w:r w:rsidR="00CF3046" w:rsidRPr="00CF3046" w:rsidDel="00972AC4">
            <w:rPr>
              <w:rStyle w:val="Hyperlink"/>
            </w:rPr>
            <w:delText>location</w:delText>
          </w:r>
          <w:r w:rsidR="00CF3046" w:rsidDel="00972AC4">
            <w:fldChar w:fldCharType="end"/>
          </w:r>
          <w:r w:rsidR="00CF3046" w:rsidDel="00972AC4">
            <w:delText xml:space="preserve">, and </w:delText>
          </w:r>
          <w:r w:rsidR="0024407E" w:rsidDel="00972AC4">
            <w:delText>necessary.</w:delText>
          </w:r>
          <w:r w:rsidR="00A92FCC" w:rsidDel="00972AC4">
            <w:delText xml:space="preserve"> O</w:delText>
          </w:r>
          <w:r w:rsidR="00CF3046" w:rsidDel="00972AC4">
            <w:delText>o</w:delText>
          </w:r>
          <w:r w:rsidR="00A92FCC" w:rsidDel="00972AC4">
            <w:delText xml:space="preserve">ur advice </w:delText>
          </w:r>
          <w:r w:rsidR="00926CF2" w:rsidDel="00972AC4">
            <w:delText xml:space="preserve">here would be to consider </w:delText>
          </w:r>
          <w:r w:rsidR="00A92FCC" w:rsidDel="00972AC4">
            <w:delText>i</w:delText>
          </w:r>
          <w:r w:rsidR="00CF10F6" w:rsidDel="00972AC4">
            <w:delText>s</w:delText>
          </w:r>
          <w:r w:rsidR="00A92FCC" w:rsidDel="00972AC4">
            <w:delText xml:space="preserve">t that you either </w:delText>
          </w:r>
          <w:r w:rsidR="000B374E" w:rsidDel="00972AC4">
            <w:delText>of the following:</w:delText>
          </w:r>
        </w:del>
      </w:ins>
    </w:p>
    <w:p w14:paraId="1081FB9A" w14:textId="46749CC3" w:rsidR="000B374E" w:rsidDel="00972AC4" w:rsidRDefault="000B374E" w:rsidP="004A5AF4">
      <w:pPr>
        <w:pStyle w:val="ListParagraph"/>
        <w:numPr>
          <w:ilvl w:val="0"/>
          <w:numId w:val="23"/>
        </w:numPr>
        <w:rPr>
          <w:ins w:id="955" w:author="Author"/>
          <w:del w:id="956" w:author="Author"/>
        </w:rPr>
      </w:pPr>
      <w:ins w:id="957" w:author="Author">
        <w:del w:id="958" w:author="Author">
          <w:r w:rsidDel="00972AC4">
            <w:delText xml:space="preserve">Limit outbound connector comms </w:delText>
          </w:r>
          <w:r w:rsidR="00A92FCC" w:rsidDel="00972AC4">
            <w:delText>do this by</w:delText>
          </w:r>
          <w:r w:rsidR="00926CF2" w:rsidDel="00972AC4">
            <w:delText>to</w:delText>
          </w:r>
          <w:r w:rsidR="00A92FCC" w:rsidDel="00972AC4">
            <w:delText xml:space="preserve"> </w:delText>
          </w:r>
          <w:r w:rsidR="003D6384" w:rsidDel="00972AC4">
            <w:delText xml:space="preserve">target fqdns, </w:delText>
          </w:r>
          <w:r w:rsidDel="00972AC4">
            <w:delText xml:space="preserve">but this is wholly dependent </w:delText>
          </w:r>
          <w:r w:rsidR="003D6384" w:rsidDel="00972AC4">
            <w:delText xml:space="preserve">if </w:delText>
          </w:r>
          <w:r w:rsidDel="00972AC4">
            <w:delText xml:space="preserve">on your proxy </w:delText>
          </w:r>
          <w:r w:rsidR="003D6384" w:rsidDel="00972AC4">
            <w:delText xml:space="preserve">your devices </w:delText>
          </w:r>
          <w:r w:rsidDel="00972AC4">
            <w:delText xml:space="preserve">offering that </w:delText>
          </w:r>
          <w:r w:rsidR="003D6384" w:rsidDel="00972AC4">
            <w:delText>are capab</w:delText>
          </w:r>
          <w:r w:rsidDel="00972AC4">
            <w:delText>ility</w:delText>
          </w:r>
          <w:r w:rsidR="00A84FB8" w:rsidDel="00972AC4">
            <w:delText>.</w:delText>
          </w:r>
          <w:r w:rsidR="003D6384" w:rsidDel="00972AC4">
            <w:delText>le,</w:delText>
          </w:r>
        </w:del>
      </w:ins>
    </w:p>
    <w:p w14:paraId="6FAFE9F3" w14:textId="570FCD6E" w:rsidR="00D1361C" w:rsidDel="00972AC4" w:rsidRDefault="003D6384" w:rsidP="004A5AF4">
      <w:pPr>
        <w:pStyle w:val="ListParagraph"/>
        <w:numPr>
          <w:ilvl w:val="0"/>
          <w:numId w:val="23"/>
        </w:numPr>
        <w:rPr>
          <w:ins w:id="959" w:author="Author"/>
          <w:del w:id="960" w:author="Author"/>
        </w:rPr>
      </w:pPr>
      <w:ins w:id="961" w:author="Author">
        <w:del w:id="962" w:author="Author">
          <w:r w:rsidDel="00972AC4">
            <w:delText xml:space="preserve"> o</w:delText>
          </w:r>
          <w:r w:rsidR="00D1361C" w:rsidDel="00972AC4">
            <w:delText>Or</w:delText>
          </w:r>
          <w:r w:rsidDel="00972AC4">
            <w:delText xml:space="preserve">r simply consider allowing </w:delText>
          </w:r>
          <w:r w:rsidR="00F16D0A" w:rsidDel="00972AC4">
            <w:delText>connector hosts out to ‘Any</w:delText>
          </w:r>
        </w:del>
      </w:ins>
    </w:p>
    <w:p w14:paraId="7143620B" w14:textId="3132C842" w:rsidR="00294FFD" w:rsidDel="00972AC4" w:rsidRDefault="00384727" w:rsidP="00384727">
      <w:pPr>
        <w:ind w:left="720"/>
        <w:rPr>
          <w:ins w:id="963" w:author="Author"/>
          <w:del w:id="964" w:author="Author"/>
        </w:rPr>
      </w:pPr>
      <w:ins w:id="965" w:author="Author">
        <w:del w:id="966" w:author="Author">
          <w:r w:rsidDel="00972AC4">
            <w:delText xml:space="preserve">For reference, all address and IP information pertaining to our Azure cloud services can be found in our </w:delText>
          </w:r>
          <w:r w:rsidDel="00972AC4">
            <w:rPr>
              <w:sz w:val="20"/>
            </w:rPr>
            <w:fldChar w:fldCharType="begin"/>
          </w:r>
          <w:r w:rsidRPr="00E82C57" w:rsidDel="00972AC4">
            <w:rPr>
              <w:sz w:val="20"/>
            </w:rPr>
            <w:delInstrText xml:space="preserve"> HYPERLINK "https://www.microsoft.com/en-us/download/details.aspx?id=41653" </w:delInstrText>
          </w:r>
          <w:r w:rsidDel="00972AC4">
            <w:rPr>
              <w:sz w:val="20"/>
            </w:rPr>
            <w:fldChar w:fldCharType="separate"/>
          </w:r>
          <w:r w:rsidRPr="00A8570F" w:rsidDel="00972AC4">
            <w:rPr>
              <w:rStyle w:val="Hyperlink"/>
            </w:rPr>
            <w:delText>Azure Datacenter IP ranges</w:delText>
          </w:r>
          <w:r w:rsidDel="00972AC4">
            <w:rPr>
              <w:rStyle w:val="Hyperlink"/>
            </w:rPr>
            <w:fldChar w:fldCharType="end"/>
          </w:r>
          <w:r w:rsidRPr="00E82C57" w:rsidDel="00972AC4">
            <w:rPr>
              <w:sz w:val="20"/>
            </w:rPr>
            <w:delText xml:space="preserve"> </w:delText>
          </w:r>
          <w:r w:rsidDel="00972AC4">
            <w:rPr>
              <w:sz w:val="20"/>
            </w:rPr>
            <w:delText xml:space="preserve">document that is </w:delText>
          </w:r>
          <w:r w:rsidRPr="00E82C57" w:rsidDel="00972AC4">
            <w:rPr>
              <w:sz w:val="20"/>
            </w:rPr>
            <w:delText xml:space="preserve">updated </w:delText>
          </w:r>
          <w:r w:rsidDel="00972AC4">
            <w:rPr>
              <w:sz w:val="20"/>
            </w:rPr>
            <w:delText>weekly.</w:delText>
          </w:r>
        </w:del>
      </w:ins>
    </w:p>
    <w:p w14:paraId="4FB22CA0" w14:textId="289C5724" w:rsidR="00474F1B" w:rsidDel="00A9109B" w:rsidRDefault="00E951CB" w:rsidP="004A5AF4">
      <w:pPr>
        <w:pStyle w:val="ListParagraph"/>
        <w:numPr>
          <w:ilvl w:val="0"/>
          <w:numId w:val="14"/>
        </w:numPr>
        <w:rPr>
          <w:del w:id="967" w:author="Author"/>
        </w:rPr>
      </w:pPr>
      <w:ins w:id="968" w:author="Author">
        <w:del w:id="969" w:author="Author">
          <w:r w:rsidDel="00A9109B">
            <w:delText>A connector host</w:delText>
          </w:r>
          <w:r w:rsidR="007B1A81" w:rsidDel="00A9109B">
            <w:delText>’</w:delText>
          </w:r>
          <w:r w:rsidDel="00A9109B">
            <w:delText xml:space="preserve">s </w:delText>
          </w:r>
          <w:r w:rsidR="00EE07EA" w:rsidDel="00A9109B">
            <w:delText xml:space="preserve">Outbound connector traffic should also be allowed through a forward proxy without being challenged, as </w:delText>
          </w:r>
          <w:r w:rsidR="00AB6726" w:rsidDel="00A9109B">
            <w:delText>the Microsoft Azure AD Application Proxy service and its associated Updater servic</w:delText>
          </w:r>
          <w:r w:rsidR="006D07E5" w:rsidDel="00A9109B">
            <w:delText xml:space="preserve">e both run in the machine context, </w:delText>
          </w:r>
          <w:r w:rsidR="007B1A81" w:rsidDel="00A9109B">
            <w:delText xml:space="preserve">so would have no way of interacting with an outbound proxy that requires authentication. </w:delText>
          </w:r>
          <w:r w:rsidR="00605245" w:rsidDel="00A9109B">
            <w:delText>For this reason we would recommend that all outbound traffic originating from a connector host is allowed through a forward proxy without being challenged</w:delText>
          </w:r>
          <w:r w:rsidR="006D07E5" w:rsidDel="00A9109B">
            <w:delText xml:space="preserve">which most conventional outbound proxies </w:delText>
          </w:r>
          <w:r w:rsidR="00AB6726" w:rsidDel="00A9109B">
            <w:delText xml:space="preserve">e, </w:delText>
          </w:r>
          <w:r w:rsidR="006D07E5" w:rsidDel="00A9109B">
            <w:delText>have no way of challenging</w:delText>
          </w:r>
          <w:r w:rsidR="00AB6726" w:rsidDel="00A9109B">
            <w:delText xml:space="preserve"> </w:delText>
          </w:r>
          <w:r w:rsidR="00F16D0A" w:rsidDel="00A9109B">
            <w:delText xml:space="preserve">, and </w:delText>
          </w:r>
          <w:r w:rsidR="00A92FCC" w:rsidDel="00A9109B">
            <w:delText xml:space="preserve"> </w:delText>
          </w:r>
          <w:r w:rsidR="0024407E" w:rsidDel="00A9109B">
            <w:delText xml:space="preserve"> </w:delText>
          </w:r>
          <w:r w:rsidR="00DC02F6" w:rsidDel="00A9109B">
            <w:delText>.</w:delText>
          </w:r>
        </w:del>
      </w:ins>
    </w:p>
    <w:p w14:paraId="0166E7B8" w14:textId="445BD1BA" w:rsidR="00474F1B" w:rsidDel="00C82C77" w:rsidRDefault="00474F1B" w:rsidP="004A5AF4">
      <w:pPr>
        <w:pStyle w:val="ListParagraph"/>
        <w:numPr>
          <w:ilvl w:val="0"/>
          <w:numId w:val="14"/>
        </w:numPr>
        <w:rPr>
          <w:del w:id="970" w:author="Author"/>
        </w:rPr>
      </w:pPr>
      <w:commentRangeStart w:id="971"/>
      <w:del w:id="972" w:author="Author">
        <w:r w:rsidDel="00C82C77">
          <w:delText>Creat</w:delText>
        </w:r>
      </w:del>
      <w:ins w:id="973" w:author="Author">
        <w:del w:id="974" w:author="Author">
          <w:r w:rsidR="00A84FB8" w:rsidDel="00C82C77">
            <w:delText>ing</w:delText>
          </w:r>
        </w:del>
      </w:ins>
      <w:del w:id="975" w:author="Author">
        <w:r w:rsidDel="00C82C77">
          <w:delText xml:space="preserve">e a </w:delText>
        </w:r>
      </w:del>
      <w:ins w:id="976" w:author="Author">
        <w:del w:id="977" w:author="Author">
          <w:r w:rsidR="00FC7213" w:rsidDel="00C82C77">
            <w:delText>p</w:delText>
          </w:r>
          <w:r w:rsidR="009D69E4" w:rsidDel="00C82C77">
            <w:delText xml:space="preserve">Pre-prod </w:delText>
          </w:r>
          <w:r w:rsidR="00A84FB8" w:rsidDel="00C82C77">
            <w:delText>c</w:delText>
          </w:r>
        </w:del>
      </w:ins>
      <w:del w:id="978" w:author="Author">
        <w:r w:rsidDel="00C82C77">
          <w:delText xml:space="preserve">Connector </w:delText>
        </w:r>
      </w:del>
      <w:ins w:id="979" w:author="Author">
        <w:del w:id="980" w:author="Author">
          <w:r w:rsidR="00A84FB8" w:rsidDel="00C82C77">
            <w:delText>g</w:delText>
          </w:r>
        </w:del>
      </w:ins>
      <w:del w:id="981" w:author="Author">
        <w:r w:rsidDel="00C82C77">
          <w:delText>Group for the pilot deployment</w:delText>
        </w:r>
      </w:del>
      <w:ins w:id="982" w:author="Author">
        <w:del w:id="983" w:author="Author">
          <w:r w:rsidR="00DC02F6" w:rsidDel="00C82C77">
            <w:delText xml:space="preserve"> as this will come handy for </w:delText>
          </w:r>
          <w:r w:rsidR="009D69E4" w:rsidDel="00C82C77">
            <w:delText xml:space="preserve">ongoing </w:delText>
          </w:r>
          <w:r w:rsidR="00DC02F6" w:rsidDel="00C82C77">
            <w:delText>testing</w:delText>
          </w:r>
          <w:r w:rsidR="00FC7213" w:rsidDel="00C82C77">
            <w:delText xml:space="preserve">staging </w:delText>
          </w:r>
          <w:r w:rsidR="00DC02F6" w:rsidDel="00C82C77">
            <w:delText xml:space="preserve"> </w:delText>
          </w:r>
          <w:r w:rsidR="009D69E4" w:rsidDel="00C82C77">
            <w:delText xml:space="preserve">of </w:delText>
          </w:r>
          <w:r w:rsidR="00DC02F6" w:rsidDel="00C82C77">
            <w:delText>pre-prod</w:delText>
          </w:r>
          <w:r w:rsidR="00FC7213" w:rsidDel="00C82C77">
            <w:delText>of</w:delText>
          </w:r>
          <w:r w:rsidR="00DC02F6" w:rsidDel="00C82C77">
            <w:delText xml:space="preserve"> </w:delText>
          </w:r>
          <w:r w:rsidR="00B63296" w:rsidDel="00C82C77">
            <w:delText xml:space="preserve">application publishing and </w:delText>
          </w:r>
          <w:r w:rsidR="00FC7213" w:rsidDel="00C82C77">
            <w:delText xml:space="preserve">more intricate </w:delText>
          </w:r>
          <w:r w:rsidR="00DC02F6" w:rsidDel="00C82C77">
            <w:delText>uses cases</w:delText>
          </w:r>
          <w:r w:rsidR="00B63296" w:rsidDel="00C82C77">
            <w:delText xml:space="preserve">. Don’t worry about lingering </w:delText>
          </w:r>
          <w:r w:rsidR="00F968D2" w:rsidDel="00C82C77">
            <w:delText xml:space="preserve">You can  </w:delText>
          </w:r>
        </w:del>
      </w:ins>
      <w:commentRangeEnd w:id="971"/>
      <w:del w:id="984" w:author="Author">
        <w:r w:rsidR="0081234C" w:rsidDel="00C82C77">
          <w:rPr>
            <w:rStyle w:val="CommentReference"/>
          </w:rPr>
          <w:commentReference w:id="971"/>
        </w:r>
      </w:del>
    </w:p>
    <w:p w14:paraId="118992C8" w14:textId="5F387C4C" w:rsidR="00C82C77" w:rsidDel="002F3A37" w:rsidRDefault="00474F1B" w:rsidP="004A5AF4">
      <w:pPr>
        <w:pStyle w:val="ListParagraph"/>
        <w:numPr>
          <w:ilvl w:val="0"/>
          <w:numId w:val="14"/>
        </w:numPr>
        <w:rPr>
          <w:ins w:id="985" w:author="Author"/>
          <w:del w:id="986" w:author="Author"/>
        </w:rPr>
      </w:pPr>
      <w:del w:id="987" w:author="Author">
        <w:r w:rsidDel="002F3A37">
          <w:delText>Deploy</w:delText>
        </w:r>
      </w:del>
      <w:ins w:id="988" w:author="Author">
        <w:del w:id="989" w:author="Author">
          <w:r w:rsidR="00C82C77" w:rsidDel="002F3A37">
            <w:delText>ing</w:delText>
          </w:r>
        </w:del>
      </w:ins>
      <w:del w:id="990" w:author="Author">
        <w:r w:rsidDel="002F3A37">
          <w:delText xml:space="preserve"> a single connector to </w:delText>
        </w:r>
      </w:del>
      <w:ins w:id="991" w:author="Author">
        <w:del w:id="992" w:author="Author">
          <w:r w:rsidR="00FC7213" w:rsidDel="002F3A37">
            <w:delText xml:space="preserve">for </w:delText>
          </w:r>
          <w:r w:rsidR="00C82C77" w:rsidDel="002F3A37">
            <w:delText xml:space="preserve">initial </w:delText>
          </w:r>
        </w:del>
      </w:ins>
      <w:del w:id="993" w:author="Author">
        <w:r w:rsidDel="002F3A37">
          <w:delText>service the p</w:delText>
        </w:r>
      </w:del>
      <w:ins w:id="994" w:author="Author">
        <w:del w:id="995" w:author="Author">
          <w:r w:rsidR="00C82C77" w:rsidDel="002F3A37">
            <w:delText>p</w:delText>
          </w:r>
        </w:del>
      </w:ins>
      <w:del w:id="996" w:author="Author">
        <w:r w:rsidDel="002F3A37">
          <w:delText>ilot</w:delText>
        </w:r>
      </w:del>
      <w:ins w:id="997" w:author="Author">
        <w:del w:id="998" w:author="Author">
          <w:r w:rsidR="00C82C77" w:rsidDel="002F3A37">
            <w:delText xml:space="preserve"> testing is sufficient, but</w:delText>
          </w:r>
          <w:r w:rsidR="009030D9" w:rsidDel="002F3A37">
            <w:delText>sufficient for proof testing but</w:delText>
          </w:r>
          <w:r w:rsidR="00C82C77" w:rsidDel="002F3A37">
            <w:delText xml:space="preserve"> c</w:delText>
          </w:r>
          <w:commentRangeStart w:id="999"/>
          <w:r w:rsidR="00C82C77" w:rsidDel="002F3A37">
            <w:delText xml:space="preserve">reating a pre-prod connector group will come handy </w:delText>
          </w:r>
          <w:r w:rsidR="00A35C41" w:rsidDel="002F3A37">
            <w:delText xml:space="preserve">and </w:delText>
          </w:r>
          <w:r w:rsidR="001C5242" w:rsidDel="002F3A37">
            <w:delText xml:space="preserve">is often </w:delText>
          </w:r>
          <w:r w:rsidR="00A35C41" w:rsidDel="002F3A37">
            <w:delText xml:space="preserve">can be </w:delText>
          </w:r>
          <w:r w:rsidR="001C5242" w:rsidDel="002F3A37">
            <w:delText xml:space="preserve">retained </w:delText>
          </w:r>
          <w:r w:rsidR="00A35C41" w:rsidDel="002F3A37">
            <w:delText xml:space="preserve">used </w:delText>
          </w:r>
          <w:r w:rsidR="00C82C77" w:rsidDel="002F3A37">
            <w:delText xml:space="preserve">for ongoing staging of application publishing and more intricate uses cases.  </w:delText>
          </w:r>
          <w:commentRangeEnd w:id="999"/>
          <w:r w:rsidR="00C82C77" w:rsidDel="002F3A37">
            <w:rPr>
              <w:rStyle w:val="CommentReference"/>
            </w:rPr>
            <w:commentReference w:id="999"/>
          </w:r>
        </w:del>
      </w:ins>
    </w:p>
    <w:p w14:paraId="63D43F67" w14:textId="0FC40583" w:rsidR="00474F1B" w:rsidDel="00934A92" w:rsidRDefault="007C75D6" w:rsidP="004A5AF4">
      <w:pPr>
        <w:pStyle w:val="ListParagraph"/>
        <w:numPr>
          <w:ilvl w:val="0"/>
          <w:numId w:val="14"/>
        </w:numPr>
        <w:rPr>
          <w:del w:id="1000" w:author="Author"/>
        </w:rPr>
      </w:pPr>
      <w:ins w:id="1001" w:author="Author">
        <w:r>
          <w:t>The close</w:t>
        </w:r>
        <w:r w:rsidR="00A269E7">
          <w:t>r</w:t>
        </w:r>
        <w:r>
          <w:t xml:space="preserve"> a connector </w:t>
        </w:r>
        <w:r w:rsidR="00A269E7">
          <w:t xml:space="preserve">can be </w:t>
        </w:r>
        <w:del w:id="1002" w:author="Author">
          <w:r w:rsidDel="00A269E7">
            <w:delText>to it’s</w:delText>
          </w:r>
        </w:del>
        <w:r w:rsidR="00A269E7">
          <w:t>to</w:t>
        </w:r>
        <w:r>
          <w:t xml:space="preserve"> published </w:t>
        </w:r>
        <w:del w:id="1003" w:author="Author">
          <w:r w:rsidDel="00A269E7">
            <w:delText>applciatios</w:delText>
          </w:r>
        </w:del>
        <w:r w:rsidR="00A269E7">
          <w:t>applications</w:t>
        </w:r>
        <w:del w:id="1004" w:author="Author">
          <w:r w:rsidDel="00A269E7">
            <w:delText>,</w:delText>
          </w:r>
        </w:del>
        <w:r>
          <w:t xml:space="preserve"> the better</w:t>
        </w:r>
        <w:r w:rsidR="00A269E7">
          <w:t xml:space="preserve">, as this will </w:t>
        </w:r>
        <w:r w:rsidR="00934A92">
          <w:t xml:space="preserve">reduce round trip times and </w:t>
        </w:r>
        <w:del w:id="1005" w:author="Author">
          <w:r w:rsidR="00934A92" w:rsidDel="00E97FB7">
            <w:delText>general</w:delText>
          </w:r>
        </w:del>
        <w:r w:rsidR="00E97FB7">
          <w:t>overall</w:t>
        </w:r>
        <w:r w:rsidR="00934A92">
          <w:t xml:space="preserve"> latency</w:t>
        </w:r>
        <w:del w:id="1006" w:author="Author">
          <w:r w:rsidDel="00934A92">
            <w:delText xml:space="preserve"> lower </w:delText>
          </w:r>
          <w:r w:rsidR="00A269E7" w:rsidDel="00934A92">
            <w:delText xml:space="preserve">the </w:delText>
          </w:r>
        </w:del>
      </w:ins>
    </w:p>
    <w:p w14:paraId="60915026" w14:textId="23F2C9BF" w:rsidR="00474F1B" w:rsidRDefault="00474F1B" w:rsidP="004A5AF4">
      <w:pPr>
        <w:pStyle w:val="ListParagraph"/>
        <w:numPr>
          <w:ilvl w:val="0"/>
          <w:numId w:val="14"/>
        </w:numPr>
      </w:pPr>
      <w:del w:id="1007" w:author="Author">
        <w:r w:rsidDel="00934A92">
          <w:delText>This should be deployed in the same network location as the web application and can run on</w:delText>
        </w:r>
        <w:r w:rsidDel="00DE6365">
          <w:delText xml:space="preserve"> </w:delText>
        </w:r>
        <w:r w:rsidDel="00934A92">
          <w:delText>physical hardware or a VM</w:delText>
        </w:r>
      </w:del>
    </w:p>
    <w:p w14:paraId="41BC9F2A" w14:textId="0CB4E988" w:rsidR="00474F1B" w:rsidDel="00DE6365" w:rsidRDefault="00474F1B" w:rsidP="004A5AF4">
      <w:pPr>
        <w:pStyle w:val="ListParagraph"/>
        <w:numPr>
          <w:ilvl w:val="0"/>
          <w:numId w:val="14"/>
        </w:numPr>
        <w:rPr>
          <w:del w:id="1008" w:author="Author"/>
        </w:rPr>
      </w:pPr>
      <w:del w:id="1009" w:author="Author">
        <w:r w:rsidDel="00DE6365">
          <w:delText>If Kerberos Constrained Delegation is required</w:delText>
        </w:r>
      </w:del>
      <w:ins w:id="1010" w:author="Author">
        <w:del w:id="1011" w:author="Author">
          <w:r w:rsidR="00404D6E" w:rsidDel="00DE6365">
            <w:delText xml:space="preserve"> to perform SSO</w:delText>
          </w:r>
        </w:del>
      </w:ins>
      <w:del w:id="1012" w:author="Author">
        <w:r w:rsidDel="00DE6365">
          <w:delText>, ensure that the Connector server is domain joined</w:delText>
        </w:r>
      </w:del>
      <w:ins w:id="1013" w:author="Author">
        <w:del w:id="1014" w:author="Author">
          <w:r w:rsidR="00404D6E" w:rsidDel="00DE6365">
            <w:delText xml:space="preserve"> ahead of </w:delText>
          </w:r>
          <w:r w:rsidR="00146024" w:rsidDel="00DE6365">
            <w:delText>time, so as to avoid change control delays</w:delText>
          </w:r>
        </w:del>
      </w:ins>
    </w:p>
    <w:p w14:paraId="7C32F488" w14:textId="4DEED812" w:rsidR="00474F1B" w:rsidDel="00E97FB7" w:rsidRDefault="00404D6E" w:rsidP="004A5AF4">
      <w:pPr>
        <w:pStyle w:val="ListParagraph"/>
        <w:numPr>
          <w:ilvl w:val="0"/>
          <w:numId w:val="14"/>
        </w:numPr>
        <w:rPr>
          <w:del w:id="1015" w:author="Author"/>
        </w:rPr>
      </w:pPr>
      <w:ins w:id="1016" w:author="Author">
        <w:del w:id="1017" w:author="Author">
          <w:r w:rsidDel="00E97FB7">
            <w:delText>Our re</w:delText>
          </w:r>
        </w:del>
      </w:ins>
      <w:del w:id="1018" w:author="Author">
        <w:r w:rsidR="00474F1B" w:rsidDel="00E97FB7">
          <w:delText xml:space="preserve">The recommendation is to install the Connector </w:delText>
        </w:r>
      </w:del>
      <w:ins w:id="1019" w:author="Author">
        <w:del w:id="1020" w:author="Author">
          <w:r w:rsidDel="00E97FB7">
            <w:delText xml:space="preserve">within </w:delText>
          </w:r>
        </w:del>
      </w:ins>
      <w:del w:id="1021" w:author="Author">
        <w:r w:rsidR="00474F1B" w:rsidDel="00E97FB7">
          <w:delText>to the same domain as the web application service account</w:delText>
        </w:r>
      </w:del>
      <w:ins w:id="1022" w:author="Author">
        <w:del w:id="1023" w:author="Author">
          <w:r w:rsidDel="00E97FB7">
            <w:delText xml:space="preserve"> that is used to run the backend web application</w:delText>
          </w:r>
        </w:del>
      </w:ins>
    </w:p>
    <w:p w14:paraId="1876E75B" w14:textId="736D0980" w:rsidR="00474F1B" w:rsidDel="00FA6656" w:rsidRDefault="00474F1B" w:rsidP="004A5AF4">
      <w:pPr>
        <w:pStyle w:val="ListParagraph"/>
        <w:numPr>
          <w:ilvl w:val="0"/>
          <w:numId w:val="14"/>
        </w:numPr>
        <w:rPr>
          <w:moveFrom w:id="1024" w:author="Author"/>
        </w:rPr>
      </w:pPr>
      <w:moveFromRangeStart w:id="1025" w:author="Author" w:name="move508901431"/>
      <w:moveFrom w:id="1026" w:author="Author">
        <w:r w:rsidDel="00FA6656">
          <w:t>Publish the web application with pass through authentication. Test and validate access.</w:t>
        </w:r>
      </w:moveFrom>
    </w:p>
    <w:p w14:paraId="24964DC0" w14:textId="675EBB0A" w:rsidR="00474F1B" w:rsidDel="00FA6656" w:rsidRDefault="00474F1B" w:rsidP="004A5AF4">
      <w:pPr>
        <w:pStyle w:val="ListParagraph"/>
        <w:numPr>
          <w:ilvl w:val="0"/>
          <w:numId w:val="14"/>
        </w:numPr>
        <w:rPr>
          <w:moveFrom w:id="1027" w:author="Author"/>
        </w:rPr>
      </w:pPr>
      <w:moveFrom w:id="1028" w:author="Author">
        <w:r w:rsidDel="00FA6656">
          <w:t>This will allow the validation of the overall access and traffic flows and identify any links that are not working correctly</w:t>
        </w:r>
      </w:moveFrom>
    </w:p>
    <w:p w14:paraId="79D19C53" w14:textId="450CF5C8" w:rsidR="00474F1B" w:rsidDel="004F44DB" w:rsidRDefault="00474F1B" w:rsidP="004A5AF4">
      <w:pPr>
        <w:pStyle w:val="ListParagraph"/>
        <w:numPr>
          <w:ilvl w:val="0"/>
          <w:numId w:val="14"/>
        </w:numPr>
        <w:rPr>
          <w:moveFrom w:id="1029" w:author="Author"/>
        </w:rPr>
      </w:pPr>
      <w:moveFromRangeStart w:id="1030" w:author="Author" w:name="move508902464"/>
      <w:moveFromRangeEnd w:id="1025"/>
      <w:moveFrom w:id="1031" w:author="Author">
        <w:r w:rsidDel="004F44DB">
          <w:t>Add pre-authentication if required and assign Users/Groups. Test and validate access.</w:t>
        </w:r>
      </w:moveFrom>
    </w:p>
    <w:p w14:paraId="6213DF3C" w14:textId="656F1D42" w:rsidR="00474F1B" w:rsidDel="004F44DB" w:rsidRDefault="00474F1B" w:rsidP="004A5AF4">
      <w:pPr>
        <w:pStyle w:val="ListParagraph"/>
        <w:numPr>
          <w:ilvl w:val="0"/>
          <w:numId w:val="14"/>
        </w:numPr>
        <w:rPr>
          <w:moveFrom w:id="1032" w:author="Author"/>
        </w:rPr>
      </w:pPr>
      <w:moveFrom w:id="1033" w:author="Author">
        <w:r w:rsidDel="004F44DB">
          <w:t>Add authentication delegation if required. Test and validate access.</w:t>
        </w:r>
      </w:moveFrom>
    </w:p>
    <w:p w14:paraId="179E61C7" w14:textId="450CFD34" w:rsidR="00474F1B" w:rsidDel="004F44DB" w:rsidRDefault="00474F1B" w:rsidP="004A5AF4">
      <w:pPr>
        <w:pStyle w:val="ListParagraph"/>
        <w:numPr>
          <w:ilvl w:val="0"/>
          <w:numId w:val="14"/>
        </w:numPr>
        <w:rPr>
          <w:ins w:id="1034" w:author="Author"/>
          <w:moveFrom w:id="1035" w:author="Author"/>
        </w:rPr>
      </w:pPr>
      <w:moveFrom w:id="1036" w:author="Author">
        <w:r w:rsidDel="004F44DB">
          <w:t>Apply Conditional Access policies as needed. Test and validate access.</w:t>
        </w:r>
      </w:moveFrom>
    </w:p>
    <w:moveFromRangeEnd w:id="1030"/>
    <w:p w14:paraId="0042541C" w14:textId="5043B6CA" w:rsidR="00EE5A73" w:rsidDel="006608DD" w:rsidRDefault="00EE5A73" w:rsidP="004A5AF4">
      <w:pPr>
        <w:pStyle w:val="ListParagraph"/>
        <w:numPr>
          <w:ilvl w:val="0"/>
          <w:numId w:val="14"/>
        </w:numPr>
        <w:rPr>
          <w:del w:id="1037" w:author="Author"/>
        </w:rPr>
      </w:pPr>
      <w:ins w:id="1038" w:author="Author">
        <w:r>
          <w:t xml:space="preserve">Limit visibility of the </w:t>
        </w:r>
        <w:r w:rsidR="00D82CEF">
          <w:t xml:space="preserve">pilot web </w:t>
        </w:r>
        <w:r>
          <w:t>application</w:t>
        </w:r>
        <w:r w:rsidR="005E3D05">
          <w:t>’s icon</w:t>
        </w:r>
        <w:r w:rsidR="00A27172">
          <w:t xml:space="preserve"> in the Azure MyApps panel, </w:t>
        </w:r>
        <w:del w:id="1039" w:author="Author">
          <w:r w:rsidR="005E3D05" w:rsidDel="00A27172">
            <w:delText xml:space="preserve"> </w:delText>
          </w:r>
        </w:del>
        <w:r w:rsidR="005E3D05">
          <w:t xml:space="preserve">to a pilot group of users. </w:t>
        </w:r>
        <w:r w:rsidR="0069187C">
          <w:t xml:space="preserve">When ready for production </w:t>
        </w:r>
        <w:del w:id="1040" w:author="Author">
          <w:r w:rsidR="005E3D05" w:rsidDel="0069187C">
            <w:delText xml:space="preserve">On completion of the pilot </w:delText>
          </w:r>
        </w:del>
        <w:r w:rsidR="005E3D05">
          <w:t xml:space="preserve">you will be able to scope the app to </w:t>
        </w:r>
        <w:r w:rsidR="0069187C">
          <w:t xml:space="preserve">its respective </w:t>
        </w:r>
        <w:r w:rsidR="00F001E0">
          <w:t xml:space="preserve">targeted </w:t>
        </w:r>
        <w:del w:id="1041" w:author="Author">
          <w:r w:rsidR="0069187C" w:rsidDel="00F001E0">
            <w:delText xml:space="preserve">user </w:delText>
          </w:r>
        </w:del>
        <w:r w:rsidR="0069187C">
          <w:t>audience</w:t>
        </w:r>
        <w:r w:rsidR="00B31911">
          <w:t xml:space="preserve">, either in the same </w:t>
        </w:r>
        <w:r w:rsidR="004717D4">
          <w:t xml:space="preserve">single </w:t>
        </w:r>
        <w:r w:rsidR="00B31911">
          <w:t>tenant, or by also publish</w:t>
        </w:r>
        <w:r w:rsidR="004717D4">
          <w:t>ing</w:t>
        </w:r>
        <w:r w:rsidR="00B31911">
          <w:t xml:space="preserve"> the web application in </w:t>
        </w:r>
        <w:r w:rsidR="004717D4">
          <w:t>your other, production tenant.</w:t>
        </w:r>
        <w:del w:id="1042" w:author="Author">
          <w:r w:rsidR="004717D4" w:rsidDel="006608DD">
            <w:delText xml:space="preserve"> </w:delText>
          </w:r>
        </w:del>
      </w:ins>
    </w:p>
    <w:p w14:paraId="331D3023" w14:textId="77777777" w:rsidR="006608DD" w:rsidRDefault="006608DD" w:rsidP="004A5AF4">
      <w:pPr>
        <w:pStyle w:val="ListParagraph"/>
        <w:numPr>
          <w:ilvl w:val="0"/>
          <w:numId w:val="14"/>
        </w:numPr>
        <w:rPr>
          <w:ins w:id="1043" w:author="Author"/>
        </w:rPr>
      </w:pPr>
    </w:p>
    <w:p w14:paraId="50C84E4E" w14:textId="69214855" w:rsidR="00975E94" w:rsidDel="00D90FE1" w:rsidRDefault="006608DD" w:rsidP="004A5AF4">
      <w:pPr>
        <w:pStyle w:val="ListParagraph"/>
        <w:numPr>
          <w:ilvl w:val="0"/>
          <w:numId w:val="14"/>
        </w:numPr>
        <w:rPr>
          <w:del w:id="1044" w:author="Author"/>
        </w:rPr>
      </w:pPr>
      <w:ins w:id="1045" w:author="Author">
        <w:r>
          <w:t>Tools such as Fiddler for Windows</w:t>
        </w:r>
        <w:r w:rsidR="00A06BA3">
          <w:t xml:space="preserve"> or</w:t>
        </w:r>
        <w:del w:id="1046" w:author="Author">
          <w:r w:rsidDel="00A06BA3">
            <w:delText>,</w:delText>
          </w:r>
        </w:del>
        <w:r>
          <w:t xml:space="preserve"> Charles for OSX</w:t>
        </w:r>
        <w:r w:rsidR="00A06BA3">
          <w:t xml:space="preserve"> will prove indispensable when troubleshooting issues with publishing applications. </w:t>
        </w:r>
        <w:r w:rsidR="004138B5">
          <w:t xml:space="preserve">Unbeknown </w:t>
        </w:r>
        <w:r w:rsidR="000A3C31">
          <w:t xml:space="preserve">to many sysadmins, </w:t>
        </w:r>
        <w:r w:rsidR="004138B5">
          <w:t>Fiddler can also</w:t>
        </w:r>
        <w:r w:rsidR="000A3C31">
          <w:t xml:space="preserve"> act a proxy to </w:t>
        </w:r>
        <w:r w:rsidR="0084136A">
          <w:t xml:space="preserve">help trace and debug traffic for mobile </w:t>
        </w:r>
        <w:r w:rsidR="00843C63">
          <w:t xml:space="preserve">platforms such as iOS and Android, and pretty much anything that </w:t>
        </w:r>
        <w:r w:rsidR="000D33EF">
          <w:t>can be configured to route via a proxy.</w:t>
        </w:r>
        <w:r w:rsidR="00843C63">
          <w:t xml:space="preserve"> </w:t>
        </w:r>
        <w:del w:id="1047" w:author="Author">
          <w:r w:rsidR="0084136A" w:rsidDel="00843C63">
            <w:delText xml:space="preserve">devices such as </w:delText>
          </w:r>
        </w:del>
        <w:r w:rsidR="004138B5">
          <w:t xml:space="preserve"> </w:t>
        </w:r>
        <w:del w:id="1048" w:author="Author">
          <w:r w:rsidDel="00A06BA3">
            <w:delText>, or</w:delText>
          </w:r>
        </w:del>
        <w:r>
          <w:t xml:space="preserve"> </w:t>
        </w:r>
      </w:ins>
    </w:p>
    <w:p w14:paraId="05EEFB46" w14:textId="77777777" w:rsidR="00D90FE1" w:rsidRDefault="00D90FE1" w:rsidP="004A5AF4">
      <w:pPr>
        <w:pStyle w:val="ListParagraph"/>
        <w:numPr>
          <w:ilvl w:val="0"/>
          <w:numId w:val="14"/>
        </w:numPr>
        <w:rPr>
          <w:ins w:id="1049" w:author="Author"/>
        </w:rPr>
      </w:pPr>
    </w:p>
    <w:p w14:paraId="3CB80E50" w14:textId="6BDE7537" w:rsidR="00C67B82" w:rsidRPr="00D90FE1" w:rsidDel="00975E94" w:rsidRDefault="00C67B82" w:rsidP="004A5AF4">
      <w:pPr>
        <w:pStyle w:val="ListParagraph"/>
        <w:numPr>
          <w:ilvl w:val="0"/>
          <w:numId w:val="14"/>
        </w:numPr>
        <w:rPr>
          <w:ins w:id="1050" w:author="Author"/>
          <w:del w:id="1051" w:author="Author"/>
          <w:b/>
        </w:rPr>
      </w:pPr>
    </w:p>
    <w:p w14:paraId="100054E1" w14:textId="10AE09A1" w:rsidR="00BB5E56" w:rsidDel="00406356" w:rsidRDefault="002B65F5" w:rsidP="00D90FE1">
      <w:pPr>
        <w:pStyle w:val="ListParagraph"/>
        <w:rPr>
          <w:ins w:id="1052" w:author="Author"/>
          <w:del w:id="1053" w:author="Author"/>
        </w:rPr>
      </w:pPr>
      <w:ins w:id="1054" w:author="Author">
        <w:del w:id="1055" w:author="Author">
          <w:r w:rsidDel="00406356">
            <w:delText xml:space="preserve">In the majority of cases, </w:delText>
          </w:r>
          <w:r w:rsidR="003D3B91" w:rsidDel="00406356">
            <w:delText xml:space="preserve">The amount of effort and time required to </w:delText>
          </w:r>
          <w:r w:rsidR="004E51EE" w:rsidDel="00406356">
            <w:delText>T</w:delText>
          </w:r>
          <w:r w:rsidDel="00406356">
            <w:delText>t</w:delText>
          </w:r>
          <w:r w:rsidR="004E51EE" w:rsidDel="00406356">
            <w:delText xml:space="preserve">he actual process of </w:delText>
          </w:r>
          <w:r w:rsidR="00F0548A" w:rsidDel="00406356">
            <w:delText>mak</w:delText>
          </w:r>
          <w:r w:rsidR="004E51EE" w:rsidDel="00406356">
            <w:delText>ing</w:delText>
          </w:r>
          <w:r w:rsidR="00F0548A" w:rsidDel="00406356">
            <w:delText xml:space="preserve">e </w:delText>
          </w:r>
          <w:r w:rsidR="00A54CE2" w:rsidDel="00406356">
            <w:delText xml:space="preserve">an </w:delText>
          </w:r>
          <w:r w:rsidR="003D3B91" w:rsidDel="00406356">
            <w:delText>p</w:delText>
          </w:r>
          <w:r w:rsidR="0024190A" w:rsidDel="00406356">
            <w:delText>P</w:delText>
          </w:r>
          <w:r w:rsidR="00CD55E6" w:rsidDel="00406356">
            <w:delText xml:space="preserve">Publishing </w:delText>
          </w:r>
          <w:r w:rsidR="0024190A" w:rsidDel="00406356">
            <w:delText xml:space="preserve">of </w:delText>
          </w:r>
          <w:r w:rsidR="00CD55E6" w:rsidDel="00406356">
            <w:delText xml:space="preserve">applications </w:delText>
          </w:r>
          <w:r w:rsidR="00F0548A" w:rsidDel="00406356">
            <w:delText xml:space="preserve">available externally </w:delText>
          </w:r>
          <w:r w:rsidR="008A21AB" w:rsidDel="00406356">
            <w:delText xml:space="preserve">through the Azure AD Application Proxy, </w:delText>
          </w:r>
          <w:r w:rsidR="004E51EE" w:rsidDel="00406356">
            <w:delText>is somewhat trivial</w:delText>
          </w:r>
          <w:r w:rsidR="00A54CE2" w:rsidDel="00406356">
            <w:delText>, typically requiring</w:delText>
          </w:r>
          <w:r w:rsidR="00916709" w:rsidDel="00406356">
            <w:delText>,</w:delText>
          </w:r>
          <w:r w:rsidR="004E51EE" w:rsidDel="00406356">
            <w:delText xml:space="preserve"> </w:delText>
          </w:r>
          <w:r w:rsidR="00A54CE2" w:rsidDel="00406356">
            <w:delText xml:space="preserve">very little effort and expertise. </w:delText>
          </w:r>
        </w:del>
      </w:ins>
    </w:p>
    <w:p w14:paraId="3F207A28" w14:textId="7FB41D9B" w:rsidR="008A21AB" w:rsidDel="00406356" w:rsidRDefault="008A21AB" w:rsidP="00D90FE1">
      <w:pPr>
        <w:pStyle w:val="ListParagraph"/>
        <w:rPr>
          <w:ins w:id="1056" w:author="Author"/>
          <w:del w:id="1057" w:author="Author"/>
        </w:rPr>
      </w:pPr>
    </w:p>
    <w:p w14:paraId="683601B3" w14:textId="1D17ACD5" w:rsidR="00823AE5" w:rsidDel="00406356" w:rsidRDefault="004E51EE" w:rsidP="00D90FE1">
      <w:pPr>
        <w:pStyle w:val="ListParagraph"/>
        <w:rPr>
          <w:ins w:id="1058" w:author="Author"/>
          <w:del w:id="1059" w:author="Author"/>
        </w:rPr>
      </w:pPr>
      <w:ins w:id="1060" w:author="Author">
        <w:del w:id="1061" w:author="Author">
          <w:r w:rsidDel="00406356">
            <w:delText xml:space="preserve">and can be </w:delText>
          </w:r>
          <w:r w:rsidR="00872628" w:rsidDel="00406356">
            <w:delText xml:space="preserve">typically achieved end to end in just a few steps. The amount of effort and time </w:delText>
          </w:r>
          <w:r w:rsidR="009E1AFB" w:rsidDel="00406356">
            <w:delText xml:space="preserve">and effort </w:delText>
          </w:r>
          <w:r w:rsidR="00823AE5" w:rsidDel="00406356">
            <w:delText xml:space="preserve">that is then </w:delText>
          </w:r>
          <w:r w:rsidR="00C3494F" w:rsidDel="00406356">
            <w:delText xml:space="preserve">it then </w:delText>
          </w:r>
          <w:r w:rsidR="00823AE5" w:rsidDel="00406356">
            <w:delText xml:space="preserve">required </w:delText>
          </w:r>
          <w:r w:rsidR="00C3494F" w:rsidDel="00406356">
            <w:delText xml:space="preserve">takes </w:delText>
          </w:r>
          <w:r w:rsidR="00872628" w:rsidDel="00406356">
            <w:delText xml:space="preserve">required to </w:delText>
          </w:r>
          <w:r w:rsidR="008A21AB" w:rsidDel="00406356">
            <w:delText xml:space="preserve">fully </w:delText>
          </w:r>
          <w:r w:rsidR="00086B90" w:rsidDel="00406356">
            <w:delText>commission an application</w:delText>
          </w:r>
          <w:r w:rsidR="00C3494F" w:rsidDel="00406356">
            <w:delText xml:space="preserve"> with SSO,</w:delText>
          </w:r>
          <w:r w:rsidR="00086B90" w:rsidDel="00406356">
            <w:delText xml:space="preserve">, end-to-end, </w:delText>
          </w:r>
          <w:r w:rsidR="003D3B91" w:rsidDel="00406356">
            <w:delText xml:space="preserve">really depends on </w:delText>
          </w:r>
          <w:r w:rsidR="006E6447" w:rsidDel="00406356">
            <w:delText>many factors, including app</w:delText>
          </w:r>
          <w:r w:rsidR="009E1AFB" w:rsidDel="00406356">
            <w:delText>lication</w:delText>
          </w:r>
          <w:r w:rsidR="006E6447" w:rsidDel="00406356">
            <w:delText xml:space="preserve"> type</w:delText>
          </w:r>
          <w:r w:rsidR="00823AE5" w:rsidDel="00406356">
            <w:delText>,</w:delText>
          </w:r>
          <w:r w:rsidR="006E6447" w:rsidDel="00406356">
            <w:delText xml:space="preserve"> and </w:delText>
          </w:r>
          <w:r w:rsidR="00823AE5" w:rsidDel="00406356">
            <w:delText>it’s configuration</w:delText>
          </w:r>
          <w:r w:rsidR="00BB6987" w:rsidDel="00406356">
            <w:delText>, and available options.</w:delText>
          </w:r>
          <w:r w:rsidR="00823AE5" w:rsidDel="00406356">
            <w:delText>.</w:delText>
          </w:r>
        </w:del>
      </w:ins>
    </w:p>
    <w:p w14:paraId="0B1B022E" w14:textId="3CBBED33" w:rsidR="001E7D00" w:rsidDel="00406356" w:rsidRDefault="00BB6987" w:rsidP="00D90FE1">
      <w:pPr>
        <w:pStyle w:val="ListParagraph"/>
        <w:rPr>
          <w:ins w:id="1062" w:author="Author"/>
          <w:del w:id="1063" w:author="Author"/>
        </w:rPr>
      </w:pPr>
      <w:ins w:id="1064" w:author="Author">
        <w:del w:id="1065" w:author="Author">
          <w:r w:rsidDel="00406356">
            <w:delText xml:space="preserve">For this reason we would </w:delText>
          </w:r>
          <w:r w:rsidR="001E7D00" w:rsidDel="00406356">
            <w:delText>perhaps suggest doing a pilot Where possible we would suggest publishing a standard IIS based</w:delText>
          </w:r>
          <w:r w:rsidR="001E7D00" w:rsidRPr="00474F1B" w:rsidDel="00406356">
            <w:delText xml:space="preserve"> web application t</w:delText>
          </w:r>
          <w:r w:rsidR="001E7D00" w:rsidDel="00406356">
            <w:delText xml:space="preserve">hat is already configured for Integrated Windows Authentication(IWA), as this will require the least effort to pilot remote access and SSO </w:delText>
          </w:r>
        </w:del>
      </w:ins>
    </w:p>
    <w:p w14:paraId="399DCC48" w14:textId="50375163" w:rsidR="00BB6987" w:rsidDel="009B7185" w:rsidRDefault="00BB6987" w:rsidP="00D90FE1">
      <w:pPr>
        <w:pStyle w:val="ListParagraph"/>
        <w:rPr>
          <w:ins w:id="1066" w:author="Author"/>
          <w:del w:id="1067" w:author="Author"/>
        </w:rPr>
      </w:pPr>
      <w:ins w:id="1068" w:author="Author">
        <w:del w:id="1069" w:author="Author">
          <w:r w:rsidDel="001E7D00">
            <w:delText xml:space="preserve">suggest </w:delText>
          </w:r>
        </w:del>
      </w:ins>
    </w:p>
    <w:p w14:paraId="11D9BDAC" w14:textId="6FC6EAC7" w:rsidR="004F44DB" w:rsidDel="000D6CB6" w:rsidRDefault="006E6447" w:rsidP="004A5AF4">
      <w:pPr>
        <w:pStyle w:val="ListParagraph"/>
        <w:numPr>
          <w:ilvl w:val="0"/>
          <w:numId w:val="14"/>
        </w:numPr>
        <w:spacing w:after="0"/>
        <w:rPr>
          <w:ins w:id="1070" w:author="Author"/>
          <w:del w:id="1071" w:author="Author"/>
        </w:rPr>
      </w:pPr>
      <w:ins w:id="1072" w:author="Author">
        <w:del w:id="1073" w:author="Author">
          <w:r w:rsidDel="000D6CB6">
            <w:delText xml:space="preserve">setup. </w:delText>
          </w:r>
          <w:r w:rsidR="006515BC" w:rsidDel="000D6CB6">
            <w:delText xml:space="preserve">In most cases the process from end to end should be fairly trivial, but </w:delText>
          </w:r>
          <w:r w:rsidR="00A71BD9" w:rsidDel="000D6CB6">
            <w:delText xml:space="preserve">in some cases s can involve </w:delText>
          </w:r>
          <w:r w:rsidR="006515BC" w:rsidDel="000D6CB6">
            <w:delText xml:space="preserve"> </w:delText>
          </w:r>
          <w:r w:rsidR="003D3B91" w:rsidDel="000D6CB6">
            <w:delText xml:space="preserve">the </w:delText>
          </w:r>
          <w:r w:rsidR="003A6646" w:rsidDel="000D6CB6">
            <w:delText xml:space="preserve">Above all, our advice is always to try and keep things as simple as possible, to </w:delText>
          </w:r>
          <w:r w:rsidR="00881A54" w:rsidDel="000D6CB6">
            <w:delText xml:space="preserve">prove test a scenario, and then build up from there. For instance, you </w:delText>
          </w:r>
          <w:r w:rsidR="008C3649" w:rsidDel="000D6CB6">
            <w:delText xml:space="preserve">could </w:delText>
          </w:r>
          <w:r w:rsidR="00881A54" w:rsidDel="000D6CB6">
            <w:delText>should s</w:delText>
          </w:r>
          <w:r w:rsidR="008C3649" w:rsidDel="000D6CB6">
            <w:delText>s</w:delText>
          </w:r>
          <w:r w:rsidR="00881A54" w:rsidDel="000D6CB6">
            <w:delText>tart by proving</w:delText>
          </w:r>
          <w:r w:rsidR="00ED21CB" w:rsidDel="000D6CB6">
            <w:delText>validating that</w:delText>
          </w:r>
          <w:r w:rsidR="00881A54" w:rsidDel="000D6CB6">
            <w:delText xml:space="preserve"> </w:delText>
          </w:r>
          <w:r w:rsidR="00F0697D" w:rsidDel="000D6CB6">
            <w:delText>a publish</w:delText>
          </w:r>
          <w:r w:rsidR="008C3649" w:rsidDel="000D6CB6">
            <w:delText>ed</w:delText>
          </w:r>
          <w:r w:rsidR="00F0697D" w:rsidDel="000D6CB6">
            <w:delText>ing application</w:delText>
          </w:r>
          <w:r w:rsidR="009B7185" w:rsidDel="000D6CB6">
            <w:delText xml:space="preserve">’s content </w:delText>
          </w:r>
          <w:r w:rsidR="00F0697D" w:rsidDel="000D6CB6">
            <w:delText xml:space="preserve"> </w:delText>
          </w:r>
          <w:r w:rsidR="00F0697D" w:rsidRPr="008C3649" w:rsidDel="000D6CB6">
            <w:rPr>
              <w:i/>
            </w:rPr>
            <w:delText>is</w:delText>
          </w:r>
          <w:r w:rsidR="00F0697D" w:rsidDel="000D6CB6">
            <w:delText xml:space="preserve"> </w:delText>
          </w:r>
          <w:r w:rsidR="009B7185" w:rsidDel="000D6CB6">
            <w:delText xml:space="preserve">entirely </w:delText>
          </w:r>
          <w:r w:rsidR="00F0697D" w:rsidDel="000D6CB6">
            <w:delText>accessible from the WWW</w:delText>
          </w:r>
          <w:r w:rsidR="008C3649" w:rsidDel="000D6CB6">
            <w:delText xml:space="preserve">, without the added </w:delText>
          </w:r>
          <w:r w:rsidR="000D0F50" w:rsidDel="000D6CB6">
            <w:delText>c</w:delText>
          </w:r>
          <w:r w:rsidR="008C3649" w:rsidDel="000D6CB6">
            <w:delText xml:space="preserve">omplexity of </w:delText>
          </w:r>
          <w:r w:rsidR="000D0F50" w:rsidDel="000D6CB6">
            <w:delText xml:space="preserve">enabling </w:delText>
          </w:r>
          <w:r w:rsidR="00ED21CB" w:rsidDel="000D6CB6">
            <w:delText>Azure AD pre-authentication</w:delText>
          </w:r>
          <w:r w:rsidR="00D90ED4" w:rsidDel="000D6CB6">
            <w:delText xml:space="preserve"> or</w:delText>
          </w:r>
          <w:r w:rsidR="00ED21CB" w:rsidDel="000D6CB6">
            <w:delText xml:space="preserve"> or </w:delText>
          </w:r>
          <w:r w:rsidR="008C3649" w:rsidDel="000D6CB6">
            <w:delText>SSO</w:delText>
          </w:r>
          <w:r w:rsidR="00D90ED4" w:rsidDel="000D6CB6">
            <w:delText>.</w:delText>
          </w:r>
          <w:r w:rsidR="004419D2" w:rsidDel="000D6CB6">
            <w:delText xml:space="preserve"> and Conditional Access.</w:delText>
          </w:r>
          <w:r w:rsidR="000D0F50" w:rsidDel="000D6CB6">
            <w:delText xml:space="preserve">. This </w:delText>
          </w:r>
          <w:r w:rsidR="00F0697D" w:rsidDel="000D6CB6">
            <w:delText xml:space="preserve">, </w:delText>
          </w:r>
          <w:r w:rsidR="001550A9" w:rsidDel="000D6CB6">
            <w:delText xml:space="preserve">which would </w:delText>
          </w:r>
          <w:r w:rsidR="000D0F50" w:rsidDel="000D6CB6">
            <w:delText>help qualify</w:delText>
          </w:r>
          <w:r w:rsidR="004419D2" w:rsidDel="000D6CB6">
            <w:delText>validate</w:delText>
          </w:r>
          <w:r w:rsidR="000D0F50" w:rsidDel="000D6CB6">
            <w:delText xml:space="preserve"> </w:delText>
          </w:r>
          <w:r w:rsidR="001550A9" w:rsidDel="000D6CB6">
            <w:delText xml:space="preserve">validate that all ground work pre-requites have been </w:delText>
          </w:r>
          <w:r w:rsidR="0062319F" w:rsidDel="000D6CB6">
            <w:delText>met</w:delText>
          </w:r>
          <w:r w:rsidR="00D90ED4" w:rsidDel="000D6CB6">
            <w:delText>is in place</w:delText>
          </w:r>
          <w:r w:rsidR="008C3649" w:rsidDel="000D6CB6">
            <w:delText xml:space="preserve">satisfied, and </w:delText>
          </w:r>
          <w:r w:rsidR="003C21C6" w:rsidDel="000D6CB6">
            <w:delText xml:space="preserve">that all links </w:delText>
          </w:r>
          <w:r w:rsidR="009966EA" w:rsidDel="000D6CB6">
            <w:delText xml:space="preserve">working, </w:delText>
          </w:r>
          <w:r w:rsidR="003C21C6" w:rsidDel="000D6CB6">
            <w:delText xml:space="preserve">being returned to the client are working, but </w:delText>
          </w:r>
          <w:r w:rsidR="008C3649" w:rsidDel="000D6CB6">
            <w:delText xml:space="preserve">equally </w:delText>
          </w:r>
          <w:r w:rsidR="0062319F" w:rsidDel="000D6CB6">
            <w:delText xml:space="preserve">that </w:delText>
          </w:r>
          <w:r w:rsidR="001550A9" w:rsidDel="000D6CB6">
            <w:delText>your configurations</w:delText>
          </w:r>
          <w:r w:rsidR="000D0F50" w:rsidDel="000D6CB6">
            <w:delText xml:space="preserve"> </w:delText>
          </w:r>
          <w:r w:rsidR="0062319F" w:rsidDel="000D6CB6">
            <w:delText xml:space="preserve">are sound, </w:delText>
          </w:r>
          <w:r w:rsidR="000D0F50" w:rsidDel="000D6CB6">
            <w:delText>too</w:delText>
          </w:r>
          <w:r w:rsidR="008C3649" w:rsidDel="000D6CB6">
            <w:delText>.</w:delText>
          </w:r>
          <w:r w:rsidR="000D0F50" w:rsidDel="000D6CB6">
            <w:delText xml:space="preserve"> </w:delText>
          </w:r>
          <w:r w:rsidR="002A2136" w:rsidDel="000D6CB6">
            <w:delText>I.e…</w:delText>
          </w:r>
        </w:del>
      </w:ins>
    </w:p>
    <w:p w14:paraId="74334CDE" w14:textId="3D29D88B" w:rsidR="004F44DB" w:rsidRPr="00350CCE" w:rsidDel="000D6CB6" w:rsidRDefault="004F44DB" w:rsidP="00F50E5E">
      <w:pPr>
        <w:spacing w:before="0" w:after="0"/>
        <w:rPr>
          <w:ins w:id="1074" w:author="Author"/>
          <w:del w:id="1075" w:author="Author"/>
          <w:sz w:val="12"/>
          <w:szCs w:val="12"/>
        </w:rPr>
      </w:pPr>
    </w:p>
    <w:p w14:paraId="08431C4B" w14:textId="5F6A14C4" w:rsidR="004F44DB" w:rsidDel="000D6CB6" w:rsidRDefault="004F44DB" w:rsidP="004A5AF4">
      <w:pPr>
        <w:pStyle w:val="ListParagraph"/>
        <w:numPr>
          <w:ilvl w:val="0"/>
          <w:numId w:val="24"/>
        </w:numPr>
        <w:spacing w:before="0" w:after="0"/>
        <w:rPr>
          <w:ins w:id="1076" w:author="Author"/>
          <w:del w:id="1077" w:author="Author"/>
        </w:rPr>
      </w:pPr>
      <w:ins w:id="1078" w:author="Author">
        <w:del w:id="1079" w:author="Author">
          <w:r w:rsidDel="000D6CB6">
            <w:delText>Publish web application with no pre-authentication or SSO. Test and validate access.</w:delText>
          </w:r>
        </w:del>
      </w:ins>
    </w:p>
    <w:p w14:paraId="52FFABA4" w14:textId="65B7D75B" w:rsidR="004F44DB" w:rsidDel="000D6CB6" w:rsidRDefault="004F44DB" w:rsidP="004A5AF4">
      <w:pPr>
        <w:pStyle w:val="ListParagraph"/>
        <w:numPr>
          <w:ilvl w:val="0"/>
          <w:numId w:val="24"/>
        </w:numPr>
        <w:spacing w:before="0" w:after="0"/>
        <w:rPr>
          <w:del w:id="1080" w:author="Author"/>
          <w:moveTo w:id="1081" w:author="Author"/>
        </w:rPr>
      </w:pPr>
      <w:moveToRangeStart w:id="1082" w:author="Author" w:name="move508902464"/>
      <w:moveTo w:id="1083" w:author="Author">
        <w:del w:id="1084" w:author="Author">
          <w:r w:rsidDel="000D6CB6">
            <w:delText>Add pre-authentication if required and assign Users/Groups. Test and validate access.</w:delText>
          </w:r>
        </w:del>
      </w:moveTo>
    </w:p>
    <w:p w14:paraId="3568A213" w14:textId="63BED36A" w:rsidR="004F44DB" w:rsidDel="000D6CB6" w:rsidRDefault="004F44DB" w:rsidP="004A5AF4">
      <w:pPr>
        <w:pStyle w:val="ListParagraph"/>
        <w:numPr>
          <w:ilvl w:val="0"/>
          <w:numId w:val="24"/>
        </w:numPr>
        <w:spacing w:before="0" w:after="0"/>
        <w:rPr>
          <w:del w:id="1085" w:author="Author"/>
          <w:moveTo w:id="1086" w:author="Author"/>
        </w:rPr>
      </w:pPr>
      <w:moveTo w:id="1087" w:author="Author">
        <w:del w:id="1088" w:author="Author">
          <w:r w:rsidDel="000D6CB6">
            <w:delText>Add authentication delegation if required. Test and validate access.</w:delText>
          </w:r>
        </w:del>
      </w:moveTo>
    </w:p>
    <w:p w14:paraId="0A1E712C" w14:textId="69F84FD2" w:rsidR="004F44DB" w:rsidDel="000D6CB6" w:rsidRDefault="004F44DB" w:rsidP="004A5AF4">
      <w:pPr>
        <w:pStyle w:val="ListParagraph"/>
        <w:numPr>
          <w:ilvl w:val="0"/>
          <w:numId w:val="24"/>
        </w:numPr>
        <w:spacing w:before="0" w:after="0"/>
        <w:rPr>
          <w:ins w:id="1089" w:author="Author"/>
          <w:del w:id="1090" w:author="Author"/>
        </w:rPr>
      </w:pPr>
      <w:moveTo w:id="1091" w:author="Author">
        <w:del w:id="1092" w:author="Author">
          <w:r w:rsidDel="000D6CB6">
            <w:delText xml:space="preserve">Apply Conditional Access </w:delText>
          </w:r>
        </w:del>
      </w:moveTo>
      <w:ins w:id="1093" w:author="Author">
        <w:del w:id="1094" w:author="Author">
          <w:r w:rsidR="002A2136" w:rsidDel="000D6CB6">
            <w:delText xml:space="preserve">/ MFA </w:delText>
          </w:r>
        </w:del>
      </w:ins>
      <w:moveTo w:id="1095" w:author="Author">
        <w:del w:id="1096" w:author="Author">
          <w:r w:rsidDel="000D6CB6">
            <w:delText>policies as needed</w:delText>
          </w:r>
        </w:del>
      </w:moveTo>
      <w:ins w:id="1097" w:author="Author">
        <w:del w:id="1098" w:author="Author">
          <w:r w:rsidR="002A2136" w:rsidDel="000D6CB6">
            <w:delText>required</w:delText>
          </w:r>
        </w:del>
      </w:ins>
      <w:moveTo w:id="1099" w:author="Author">
        <w:del w:id="1100" w:author="Author">
          <w:r w:rsidDel="000D6CB6">
            <w:delText>. Test and validate access.</w:delText>
          </w:r>
        </w:del>
      </w:moveTo>
    </w:p>
    <w:p w14:paraId="492BC059" w14:textId="77777777" w:rsidR="00022C72" w:rsidDel="00323282" w:rsidRDefault="00022C72" w:rsidP="00022C72">
      <w:pPr>
        <w:spacing w:before="0" w:after="0"/>
        <w:rPr>
          <w:del w:id="1101" w:author="Author"/>
          <w:moveTo w:id="1102" w:author="Author"/>
        </w:rPr>
      </w:pPr>
    </w:p>
    <w:moveToRangeEnd w:id="1082"/>
    <w:p w14:paraId="6A73E2FD" w14:textId="6F5C07A8" w:rsidR="00022C72" w:rsidRPr="002800AC" w:rsidDel="00323282" w:rsidRDefault="00022C72" w:rsidP="00022C72">
      <w:pPr>
        <w:pStyle w:val="NormalWeb"/>
        <w:shd w:val="clear" w:color="auto" w:fill="E9FAF5"/>
        <w:rPr>
          <w:ins w:id="1103" w:author="Author"/>
          <w:del w:id="1104" w:author="Author"/>
          <w:rFonts w:ascii="Segoe UI" w:hAnsi="Segoe UI" w:cs="Segoe UI"/>
          <w:color w:val="000000"/>
          <w:sz w:val="22"/>
          <w:szCs w:val="22"/>
        </w:rPr>
      </w:pPr>
      <w:ins w:id="1105" w:author="Author">
        <w:del w:id="1106" w:author="Author">
          <w:r w:rsidRPr="002800AC" w:rsidDel="00323282">
            <w:rPr>
              <w:rFonts w:ascii="Segoe UI" w:hAnsi="Segoe UI" w:cs="Segoe UI"/>
              <w:color w:val="000000"/>
              <w:sz w:val="22"/>
              <w:szCs w:val="22"/>
            </w:rPr>
            <w:delText>If you publish a path, make sure that it includes all the necessary images, scripts, and style sheets for your application. For example, if your app is at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"https://yourapp/app" </w:delInstrText>
          </w:r>
          <w:r w:rsidRPr="002800AC" w:rsidDel="00323282">
            <w:rPr>
              <w:rFonts w:cs="Segoe UI"/>
              <w:color w:val="000000"/>
            </w:rPr>
            <w:fldChar w:fldCharType="separate"/>
          </w:r>
          <w:r w:rsidRPr="002800AC" w:rsidDel="00323282">
            <w:rPr>
              <w:rStyle w:val="Hyperlink"/>
              <w:rFonts w:cs="Segoe UI"/>
              <w:color w:val="006449"/>
              <w:szCs w:val="22"/>
            </w:rPr>
            <w:delText>https://yourapp/app</w:delText>
          </w:r>
          <w:r w:rsidRPr="002800AC" w:rsidDel="00323282">
            <w:rPr>
              <w:rFonts w:cs="Segoe UI"/>
              <w:color w:val="000000"/>
            </w:rPr>
            <w:fldChar w:fldCharType="end"/>
          </w:r>
          <w:r w:rsidRPr="002800AC" w:rsidDel="00323282">
            <w:rPr>
              <w:rFonts w:ascii="Segoe UI" w:hAnsi="Segoe UI" w:cs="Segoe UI"/>
              <w:color w:val="000000"/>
              <w:sz w:val="22"/>
              <w:szCs w:val="22"/>
            </w:rPr>
            <w:delText>and uses images located at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"https://yourapp/media" </w:delInstrText>
          </w:r>
          <w:r w:rsidRPr="002800AC" w:rsidDel="00323282">
            <w:rPr>
              <w:rFonts w:cs="Segoe UI"/>
              <w:color w:val="000000"/>
            </w:rPr>
            <w:fldChar w:fldCharType="separate"/>
          </w:r>
          <w:r w:rsidRPr="002800AC" w:rsidDel="00323282">
            <w:rPr>
              <w:rStyle w:val="Hyperlink"/>
              <w:rFonts w:cs="Segoe UI"/>
              <w:color w:val="006449"/>
              <w:szCs w:val="22"/>
            </w:rPr>
            <w:delText>https://yourapp/media</w:delText>
          </w:r>
          <w:r w:rsidRPr="002800AC" w:rsidDel="00323282">
            <w:rPr>
              <w:rFonts w:cs="Segoe UI"/>
              <w:color w:val="000000"/>
            </w:rPr>
            <w:fldChar w:fldCharType="end"/>
          </w:r>
          <w:r w:rsidRPr="002800AC" w:rsidDel="00323282">
            <w:rPr>
              <w:rFonts w:ascii="Segoe UI" w:hAnsi="Segoe UI" w:cs="Segoe UI"/>
              <w:color w:val="000000"/>
              <w:sz w:val="22"/>
              <w:szCs w:val="22"/>
            </w:rPr>
            <w:delText>, then you should publish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"https://yourapp/" </w:delInstrText>
          </w:r>
          <w:r w:rsidRPr="002800AC" w:rsidDel="00323282">
            <w:rPr>
              <w:rFonts w:cs="Segoe UI"/>
              <w:color w:val="000000"/>
            </w:rPr>
            <w:fldChar w:fldCharType="separate"/>
          </w:r>
          <w:r w:rsidRPr="002800AC" w:rsidDel="00323282">
            <w:rPr>
              <w:rStyle w:val="Hyperlink"/>
              <w:rFonts w:cs="Segoe UI"/>
              <w:color w:val="006449"/>
              <w:szCs w:val="22"/>
            </w:rPr>
            <w:delText>https://yourapp/</w:delText>
          </w:r>
          <w:r w:rsidRPr="002800AC" w:rsidDel="00323282">
            <w:rPr>
              <w:rFonts w:cs="Segoe UI"/>
              <w:color w:val="000000"/>
            </w:rPr>
            <w:fldChar w:fldCharType="end"/>
          </w:r>
          <w:r w:rsidRPr="002800AC" w:rsidDel="00323282">
            <w:rPr>
              <w:rFonts w:ascii="Segoe UI" w:hAnsi="Segoe UI" w:cs="Segoe UI"/>
              <w:color w:val="000000"/>
              <w:sz w:val="22"/>
              <w:szCs w:val="22"/>
            </w:rPr>
            <w:delText> as the path. This internal URL doesn't have to be the landing page your users see. For more information, see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"https://docs.microsoft.com/en-us/azure/active-directory/application-proxy-office365-app-launcher" </w:delInstrText>
          </w:r>
          <w:r w:rsidRPr="002800AC" w:rsidDel="00323282">
            <w:rPr>
              <w:rFonts w:cs="Segoe UI"/>
              <w:color w:val="000000"/>
            </w:rPr>
            <w:fldChar w:fldCharType="separate"/>
          </w:r>
          <w:r w:rsidRPr="002800AC" w:rsidDel="00323282">
            <w:rPr>
              <w:rStyle w:val="Hyperlink"/>
              <w:rFonts w:cs="Segoe UI"/>
              <w:color w:val="006449"/>
              <w:szCs w:val="22"/>
            </w:rPr>
            <w:delText>Set a custom home page for published apps</w:delText>
          </w:r>
          <w:r w:rsidRPr="002800AC" w:rsidDel="00323282">
            <w:rPr>
              <w:rFonts w:cs="Segoe UI"/>
              <w:color w:val="000000"/>
            </w:rPr>
            <w:fldChar w:fldCharType="end"/>
          </w:r>
          <w:r w:rsidRPr="002800AC" w:rsidDel="00323282">
            <w:rPr>
              <w:rFonts w:ascii="Segoe UI" w:hAnsi="Segoe UI" w:cs="Segoe UI"/>
              <w:color w:val="000000"/>
              <w:sz w:val="22"/>
              <w:szCs w:val="22"/>
            </w:rPr>
            <w:delText>.</w:delText>
          </w:r>
        </w:del>
      </w:ins>
    </w:p>
    <w:p w14:paraId="31E255BB" w14:textId="77777777" w:rsidR="004F44DB" w:rsidDel="002A2136" w:rsidRDefault="004F44DB" w:rsidP="00C67B82">
      <w:pPr>
        <w:rPr>
          <w:ins w:id="1107" w:author="Author"/>
          <w:del w:id="1108" w:author="Author"/>
        </w:rPr>
      </w:pPr>
    </w:p>
    <w:p w14:paraId="74B173C5" w14:textId="6D4E39E5" w:rsidR="004F44DB" w:rsidDel="002A2136" w:rsidRDefault="004F44DB" w:rsidP="00C67B82">
      <w:pPr>
        <w:rPr>
          <w:ins w:id="1109" w:author="Author"/>
          <w:del w:id="1110" w:author="Author"/>
        </w:rPr>
      </w:pPr>
    </w:p>
    <w:p w14:paraId="4626CC94" w14:textId="2C20BA1D" w:rsidR="00C67B82" w:rsidRDefault="000D0F50" w:rsidP="00C67B82">
      <w:pPr>
        <w:rPr>
          <w:ins w:id="1111" w:author="Author"/>
        </w:rPr>
      </w:pPr>
      <w:ins w:id="1112" w:author="Author">
        <w:del w:id="1113" w:author="Author">
          <w:r w:rsidDel="002A2136">
            <w:delText xml:space="preserve">At that point you can then </w:delText>
          </w:r>
          <w:r w:rsidR="001C5242" w:rsidDel="002A2136">
            <w:delText xml:space="preserve">move on to </w:delText>
          </w:r>
          <w:r w:rsidDel="002A2136">
            <w:delText>enable SSO</w:delText>
          </w:r>
          <w:r w:rsidR="00B85BDC" w:rsidDel="002A2136">
            <w:delText xml:space="preserve"> and</w:delText>
          </w:r>
          <w:r w:rsidR="004265FE" w:rsidDel="002A2136">
            <w:delText xml:space="preserve">, </w:delText>
          </w:r>
          <w:r w:rsidR="00D90ED4" w:rsidDel="002A2136">
            <w:delText xml:space="preserve">test again, </w:delText>
          </w:r>
          <w:r w:rsidR="004265FE" w:rsidDel="002A2136">
            <w:delText xml:space="preserve">followed by </w:delText>
          </w:r>
          <w:r w:rsidR="009E31C0" w:rsidDel="002A2136">
            <w:delText xml:space="preserve">any other </w:delText>
          </w:r>
          <w:r w:rsidR="004265FE" w:rsidDel="002A2136">
            <w:delText xml:space="preserve">subsequent </w:delText>
          </w:r>
          <w:r w:rsidR="005506B6" w:rsidDel="002A2136">
            <w:delText xml:space="preserve"> and </w:delText>
          </w:r>
          <w:r w:rsidR="004575D7" w:rsidDel="002A2136">
            <w:delText xml:space="preserve">add any other </w:delText>
          </w:r>
          <w:r w:rsidR="00B85BDC" w:rsidDel="002A2136">
            <w:delText>additions such as Conditional Access and</w:delText>
          </w:r>
          <w:r w:rsidR="009B7185" w:rsidDel="002A2136">
            <w:delText>or</w:delText>
          </w:r>
          <w:r w:rsidR="00B85BDC" w:rsidDel="002A2136">
            <w:delText xml:space="preserve"> MFA.</w:delText>
          </w:r>
          <w:r w:rsidR="00A94C2A" w:rsidDel="00A85CD6">
            <w:delText xml:space="preserve"> </w:delText>
          </w:r>
          <w:r w:rsidR="009B7185" w:rsidDel="00A94C2A">
            <w:delText xml:space="preserve"> I.e. </w:delText>
          </w:r>
          <w:r w:rsidR="004575D7" w:rsidDel="00B85BDC">
            <w:delText>refinements</w:delText>
          </w:r>
          <w:r w:rsidR="0062319F" w:rsidDel="004265FE">
            <w:delText xml:space="preserve"> that may </w:delText>
          </w:r>
          <w:r w:rsidR="004575D7" w:rsidDel="00B85BDC">
            <w:delText>.</w:delText>
          </w:r>
          <w:r w:rsidR="005506B6" w:rsidDel="004575D7">
            <w:delText xml:space="preserve">complete </w:delText>
          </w:r>
          <w:r w:rsidR="008C3649" w:rsidDel="005506B6">
            <w:delText xml:space="preserve"> </w:delText>
          </w:r>
          <w:r w:rsidR="001550A9" w:rsidDel="0015486F">
            <w:delText xml:space="preserve"> </w:delText>
          </w:r>
          <w:r w:rsidR="00881A54" w:rsidDel="00F0697D">
            <w:delText>th</w:delText>
          </w:r>
          <w:r w:rsidR="007411A6" w:rsidDel="0015486F">
            <w:delText>This is parti</w:delText>
          </w:r>
          <w:r w:rsidR="00881A54" w:rsidDel="00F0697D">
            <w:delText>e</w:delText>
          </w:r>
          <w:r w:rsidR="00881A54" w:rsidDel="007411A6">
            <w:delText xml:space="preserve"> </w:delText>
          </w:r>
          <w:r w:rsidR="003A6646" w:rsidDel="007411A6">
            <w:delText xml:space="preserve"> </w:delText>
          </w:r>
          <w:r w:rsidR="00C67B82" w:rsidDel="003A6646">
            <w:delText xml:space="preserve">Our advise </w:delText>
          </w:r>
        </w:del>
      </w:ins>
    </w:p>
    <w:p w14:paraId="54E534AD" w14:textId="6BDF535F" w:rsidR="009B7185" w:rsidDel="001C5242" w:rsidRDefault="009B7185" w:rsidP="00C67B82">
      <w:pPr>
        <w:rPr>
          <w:ins w:id="1114" w:author="Author"/>
          <w:del w:id="1115" w:author="Author"/>
        </w:rPr>
      </w:pPr>
      <w:bookmarkStart w:id="1116" w:name="_Toc508930353"/>
      <w:bookmarkEnd w:id="1116"/>
    </w:p>
    <w:p w14:paraId="6470F9D1" w14:textId="718E545A" w:rsidR="009B7185" w:rsidDel="001C5242" w:rsidRDefault="009B7185" w:rsidP="00C67B82">
      <w:pPr>
        <w:rPr>
          <w:ins w:id="1117" w:author="Author"/>
          <w:del w:id="1118" w:author="Author"/>
        </w:rPr>
      </w:pPr>
      <w:bookmarkStart w:id="1119" w:name="_Toc508930354"/>
      <w:bookmarkEnd w:id="1119"/>
    </w:p>
    <w:p w14:paraId="47CB0746" w14:textId="486AE6CA" w:rsidR="009B7185" w:rsidDel="001C5242" w:rsidRDefault="009B7185" w:rsidP="004A5AF4">
      <w:pPr>
        <w:pStyle w:val="ListParagraph"/>
        <w:numPr>
          <w:ilvl w:val="0"/>
          <w:numId w:val="14"/>
        </w:numPr>
        <w:rPr>
          <w:del w:id="1120" w:author="Author"/>
          <w:moveTo w:id="1121" w:author="Author"/>
        </w:rPr>
      </w:pPr>
      <w:moveToRangeStart w:id="1122" w:author="Author" w:name="move508901431"/>
      <w:moveTo w:id="1123" w:author="Author">
        <w:del w:id="1124" w:author="Author">
          <w:r w:rsidDel="001C5242">
            <w:delText>Publish the web application with pass through authentication. Test and validate access.</w:delText>
          </w:r>
          <w:bookmarkStart w:id="1125" w:name="_Toc508930355"/>
          <w:bookmarkEnd w:id="1125"/>
        </w:del>
      </w:moveTo>
    </w:p>
    <w:p w14:paraId="52E2EF75" w14:textId="4027CBA0" w:rsidR="009B7185" w:rsidDel="001C5242" w:rsidRDefault="009B7185" w:rsidP="009B7185">
      <w:pPr>
        <w:pStyle w:val="ListParagraph"/>
        <w:ind w:left="720"/>
        <w:rPr>
          <w:del w:id="1126" w:author="Author"/>
          <w:moveTo w:id="1127" w:author="Author"/>
        </w:rPr>
      </w:pPr>
      <w:moveTo w:id="1128" w:author="Author">
        <w:del w:id="1129" w:author="Author">
          <w:r w:rsidDel="001C5242">
            <w:delText>This will allow the validation of the ov</w:delText>
          </w:r>
          <w:r w:rsidDel="00A85CD6">
            <w:delText>erall access and traffic flows and identify any links that are not working correctly</w:delText>
          </w:r>
          <w:bookmarkStart w:id="1130" w:name="_Toc508930356"/>
          <w:bookmarkEnd w:id="1130"/>
        </w:del>
      </w:moveTo>
    </w:p>
    <w:p w14:paraId="31D94ED7" w14:textId="65648B0C" w:rsidR="009B7185" w:rsidDel="001C5242" w:rsidRDefault="009B7185" w:rsidP="001C5242">
      <w:pPr>
        <w:rPr>
          <w:del w:id="1131" w:author="Author"/>
        </w:rPr>
      </w:pPr>
      <w:bookmarkStart w:id="1132" w:name="_Toc508930357"/>
      <w:bookmarkEnd w:id="1132"/>
      <w:moveToRangeEnd w:id="1122"/>
    </w:p>
    <w:p w14:paraId="3F7D8164" w14:textId="4C5E3A7D" w:rsidR="00474F1B" w:rsidRPr="009F2DA8" w:rsidRDefault="00474F1B" w:rsidP="00474F1B">
      <w:pPr>
        <w:pStyle w:val="Heading2Numbered"/>
      </w:pPr>
      <w:bookmarkStart w:id="1133" w:name="_Toc508930358"/>
      <w:r>
        <w:t>Production best practices recommendations</w:t>
      </w:r>
      <w:bookmarkEnd w:id="1133"/>
    </w:p>
    <w:p w14:paraId="77C7507F" w14:textId="440EF46D" w:rsidR="00562E63" w:rsidRDefault="00562E63" w:rsidP="001B4A5F">
      <w:pPr>
        <w:rPr>
          <w:ins w:id="1134" w:author="Author"/>
        </w:rPr>
      </w:pPr>
      <w:ins w:id="1135" w:author="Author">
        <w:r>
          <w:t xml:space="preserve">With a pilot </w:t>
        </w:r>
        <w:r w:rsidR="007C0373">
          <w:t xml:space="preserve">successfully </w:t>
        </w:r>
        <w:r w:rsidR="005A7EE7">
          <w:t>completed,</w:t>
        </w:r>
        <w:del w:id="1136" w:author="Author">
          <w:r w:rsidR="007C0373" w:rsidDel="005A7EE7">
            <w:delText xml:space="preserve">completed </w:delText>
          </w:r>
        </w:del>
        <w:r w:rsidR="005A7EE7">
          <w:t xml:space="preserve"> </w:t>
        </w:r>
        <w:r w:rsidR="007C0373">
          <w:t xml:space="preserve">you should now be able to </w:t>
        </w:r>
        <w:r w:rsidR="00B01AFA">
          <w:t xml:space="preserve">move </w:t>
        </w:r>
        <w:r w:rsidR="005A7EE7">
          <w:t xml:space="preserve">your </w:t>
        </w:r>
        <w:del w:id="1137" w:author="Author">
          <w:r w:rsidR="00B01AFA" w:rsidDel="005A7EE7">
            <w:delText xml:space="preserve">a </w:delText>
          </w:r>
        </w:del>
        <w:r w:rsidR="00B01AFA">
          <w:t xml:space="preserve">published </w:t>
        </w:r>
        <w:r w:rsidR="005A7EE7">
          <w:t xml:space="preserve">web </w:t>
        </w:r>
        <w:r w:rsidR="00B01AFA">
          <w:t>application</w:t>
        </w:r>
        <w:r w:rsidR="005A7EE7">
          <w:t>s</w:t>
        </w:r>
        <w:r w:rsidR="00B01AFA">
          <w:t xml:space="preserve"> into production.</w:t>
        </w:r>
      </w:ins>
    </w:p>
    <w:p w14:paraId="5F042D45" w14:textId="592B9386" w:rsidR="001B4A5F" w:rsidRDefault="00474F1B" w:rsidP="001B4A5F">
      <w:pPr>
        <w:rPr>
          <w:ins w:id="1138" w:author="Author"/>
        </w:rPr>
      </w:pPr>
      <w:del w:id="1139" w:author="Author">
        <w:r w:rsidDel="001B4A5F">
          <w:delText>The following table provides a list the design decisions best practices for production:</w:delText>
        </w:r>
      </w:del>
      <w:ins w:id="1140" w:author="Author">
        <w:r w:rsidR="001B4A5F">
          <w:t>The following best practice elements should facilitate an optimal design for a production implementation:</w:t>
        </w:r>
      </w:ins>
    </w:p>
    <w:p w14:paraId="4CD9A4DB" w14:textId="556C22A4" w:rsidR="00474F1B" w:rsidDel="00684393" w:rsidRDefault="000D36C4" w:rsidP="004A5AF4">
      <w:pPr>
        <w:pStyle w:val="ListParagraph"/>
        <w:numPr>
          <w:ilvl w:val="0"/>
          <w:numId w:val="14"/>
        </w:numPr>
        <w:rPr>
          <w:del w:id="1141" w:author="Author"/>
        </w:rPr>
      </w:pPr>
      <w:ins w:id="1142" w:author="Author">
        <w:r>
          <w:t xml:space="preserve">To provide </w:t>
        </w:r>
        <w:r w:rsidR="00B2472E">
          <w:t xml:space="preserve">maximum high availability, </w:t>
        </w:r>
        <w:del w:id="1143" w:author="Author">
          <w:r w:rsidR="00684393" w:rsidDel="00B2472E">
            <w:delText>C</w:delText>
          </w:r>
        </w:del>
        <w:r w:rsidR="00B2472E">
          <w:t>c</w:t>
        </w:r>
        <w:r w:rsidR="00684393">
          <w:t xml:space="preserve">onnectors should be placed on </w:t>
        </w:r>
        <w:del w:id="1144" w:author="Author">
          <w:r w:rsidR="00684393" w:rsidDel="00B2472E">
            <w:delText xml:space="preserve">dedicated </w:delText>
          </w:r>
        </w:del>
        <w:r w:rsidR="00684393">
          <w:t>host</w:t>
        </w:r>
        <w:r>
          <w:t xml:space="preserve">s that have been designated for </w:t>
        </w:r>
        <w:r w:rsidR="00D07415">
          <w:t xml:space="preserve">the sole purpose of </w:t>
        </w:r>
        <w:r>
          <w:t>handling Azure AD Application Proxy traffic only</w:t>
        </w:r>
      </w:ins>
      <w:moveToRangeStart w:id="1145" w:author="Author" w:name="move508903467"/>
      <w:moveTo w:id="1146" w:author="Author">
        <w:del w:id="1147" w:author="Author">
          <w:r w:rsidR="005170C2" w:rsidDel="005170C2">
            <w:delText xml:space="preserve">A </w:delText>
          </w:r>
          <w:r w:rsidR="005170C2" w:rsidDel="00E44803">
            <w:delText>Connector</w:delText>
          </w:r>
        </w:del>
      </w:moveTo>
      <w:ins w:id="1148" w:author="Author">
        <w:del w:id="1149" w:author="Author">
          <w:r w:rsidR="00433178" w:rsidDel="00E44803">
            <w:delText>s</w:delText>
          </w:r>
        </w:del>
      </w:ins>
      <w:moveTo w:id="1150" w:author="Author">
        <w:del w:id="1151" w:author="Author">
          <w:r w:rsidR="005170C2" w:rsidDel="00E44803">
            <w:delText xml:space="preserve"> needs </w:delText>
          </w:r>
          <w:commentRangeStart w:id="1152"/>
          <w:r w:rsidR="005170C2" w:rsidDel="00E44803">
            <w:delText xml:space="preserve">line of site </w:delText>
          </w:r>
        </w:del>
      </w:moveTo>
      <w:ins w:id="1153" w:author="Author">
        <w:del w:id="1154" w:author="Author">
          <w:r w:rsidR="005170C2" w:rsidDel="00E44803">
            <w:delText xml:space="preserve">to </w:delText>
          </w:r>
        </w:del>
      </w:ins>
      <w:moveTo w:id="1155" w:author="Author">
        <w:del w:id="1156" w:author="Author">
          <w:r w:rsidR="005170C2" w:rsidDel="00E44803">
            <w:delText>of the</w:delText>
          </w:r>
        </w:del>
      </w:moveTo>
      <w:ins w:id="1157" w:author="Author">
        <w:del w:id="1158" w:author="Author">
          <w:r w:rsidR="005170C2" w:rsidDel="00E44803">
            <w:delText>published</w:delText>
          </w:r>
        </w:del>
      </w:ins>
      <w:moveTo w:id="1159" w:author="Author">
        <w:del w:id="1160" w:author="Author">
          <w:r w:rsidR="005170C2" w:rsidDel="00E44803">
            <w:delText xml:space="preserve"> </w:delText>
          </w:r>
        </w:del>
      </w:moveTo>
      <w:ins w:id="1161" w:author="Author">
        <w:del w:id="1162" w:author="Author">
          <w:r w:rsidR="005170C2" w:rsidDel="00E44803">
            <w:delText xml:space="preserve">web and </w:delText>
          </w:r>
          <w:r w:rsidR="00433178" w:rsidDel="00E44803">
            <w:delText xml:space="preserve">domain controllers, if doing KCD SSO. </w:delText>
          </w:r>
        </w:del>
      </w:ins>
      <w:moveTo w:id="1163" w:author="Author">
        <w:del w:id="1164" w:author="Author">
          <w:r w:rsidR="005170C2" w:rsidDel="00433178">
            <w:delText xml:space="preserve">applications </w:delText>
          </w:r>
          <w:r w:rsidR="005170C2" w:rsidDel="005170C2">
            <w:delText xml:space="preserve">it will publish and needs line of sight to the web servers. </w:delText>
          </w:r>
          <w:commentRangeEnd w:id="1152"/>
          <w:r w:rsidR="005170C2" w:rsidDel="005170C2">
            <w:rPr>
              <w:rStyle w:val="CommentReference"/>
            </w:rPr>
            <w:commentReference w:id="1152"/>
          </w:r>
        </w:del>
      </w:moveTo>
      <w:moveToRangeEnd w:id="1145"/>
    </w:p>
    <w:p w14:paraId="75519453" w14:textId="77777777" w:rsidR="00684393" w:rsidRDefault="00684393" w:rsidP="004A5AF4">
      <w:pPr>
        <w:pStyle w:val="ListParagraph"/>
        <w:numPr>
          <w:ilvl w:val="0"/>
          <w:numId w:val="14"/>
        </w:numPr>
        <w:rPr>
          <w:ins w:id="1165" w:author="Author"/>
        </w:rPr>
      </w:pPr>
    </w:p>
    <w:p w14:paraId="6F956AF8" w14:textId="109E91DF" w:rsidR="00474F1B" w:rsidDel="004B58E7" w:rsidRDefault="00474F1B" w:rsidP="004A5AF4">
      <w:pPr>
        <w:pStyle w:val="ListParagraph"/>
        <w:numPr>
          <w:ilvl w:val="0"/>
          <w:numId w:val="14"/>
        </w:numPr>
        <w:rPr>
          <w:del w:id="1166" w:author="Author"/>
        </w:rPr>
      </w:pPr>
      <w:r>
        <w:t>Group</w:t>
      </w:r>
      <w:ins w:id="1167" w:author="Author">
        <w:r w:rsidR="008A23A1">
          <w:t>ing</w:t>
        </w:r>
      </w:ins>
      <w:r>
        <w:t xml:space="preserve"> the web applications by geography</w:t>
      </w:r>
      <w:ins w:id="1168" w:author="Author">
        <w:r w:rsidR="00A70AD9">
          <w:t>/</w:t>
        </w:r>
      </w:ins>
      <w:del w:id="1169" w:author="Author">
        <w:r w:rsidDel="00A70AD9">
          <w:delText xml:space="preserve"> </w:delText>
        </w:r>
      </w:del>
      <w:ins w:id="1170" w:author="Author">
        <w:del w:id="1171" w:author="Author">
          <w:r w:rsidR="0036522B" w:rsidDel="00A70AD9">
            <w:delText>/</w:delText>
          </w:r>
        </w:del>
      </w:ins>
      <w:del w:id="1172" w:author="Author">
        <w:r w:rsidDel="0036522B">
          <w:delText>/</w:delText>
        </w:r>
        <w:r w:rsidDel="00A70AD9">
          <w:delText xml:space="preserve"> </w:delText>
        </w:r>
      </w:del>
      <w:r>
        <w:t>data location</w:t>
      </w:r>
      <w:ins w:id="1173" w:author="Author">
        <w:r w:rsidR="008A23A1">
          <w:t xml:space="preserve"> will </w:t>
        </w:r>
        <w:r w:rsidR="005170C2">
          <w:t xml:space="preserve">allow for the most </w:t>
        </w:r>
        <w:del w:id="1174" w:author="Author">
          <w:r w:rsidR="00520273" w:rsidDel="005170C2">
            <w:delText>prove most</w:delText>
          </w:r>
        </w:del>
        <w:r w:rsidR="00520273">
          <w:t xml:space="preserve"> efficient </w:t>
        </w:r>
        <w:r w:rsidR="005170C2">
          <w:t xml:space="preserve">means of </w:t>
        </w:r>
        <w:r w:rsidR="00287ECC">
          <w:t xml:space="preserve">end-to-end </w:t>
        </w:r>
        <w:del w:id="1175" w:author="Author">
          <w:r w:rsidR="00520273" w:rsidDel="005170C2">
            <w:delText xml:space="preserve">in </w:delText>
          </w:r>
        </w:del>
        <w:r w:rsidR="00520273">
          <w:t>routing</w:t>
        </w:r>
        <w:r w:rsidR="004B58E7">
          <w:t xml:space="preserve"> </w:t>
        </w:r>
        <w:r w:rsidR="00287ECC">
          <w:t xml:space="preserve">of </w:t>
        </w:r>
        <w:del w:id="1176" w:author="Author">
          <w:r w:rsidR="004B58E7" w:rsidDel="00287ECC">
            <w:delText>traf</w:delText>
          </w:r>
        </w:del>
        <w:r w:rsidR="00287ECC">
          <w:t>traffic</w:t>
        </w:r>
        <w:del w:id="1177" w:author="Author">
          <w:r w:rsidR="004B58E7" w:rsidDel="00287ECC">
            <w:delText>fic</w:delText>
          </w:r>
        </w:del>
        <w:r w:rsidR="005170C2">
          <w:t xml:space="preserve">, </w:t>
        </w:r>
        <w:del w:id="1178" w:author="Author">
          <w:r w:rsidR="005170C2" w:rsidDel="00287ECC">
            <w:delText>end to end</w:delText>
          </w:r>
          <w:r w:rsidR="00520273" w:rsidDel="005170C2">
            <w:delText xml:space="preserve"> of traffic</w:delText>
          </w:r>
          <w:r w:rsidR="00520273" w:rsidDel="004B58E7">
            <w:delText xml:space="preserve">. </w:delText>
          </w:r>
        </w:del>
      </w:ins>
    </w:p>
    <w:p w14:paraId="52359D3C" w14:textId="6600DFFD" w:rsidR="00474F1B" w:rsidRDefault="00474F1B" w:rsidP="004A5AF4">
      <w:pPr>
        <w:pStyle w:val="ListParagraph"/>
        <w:numPr>
          <w:ilvl w:val="0"/>
          <w:numId w:val="14"/>
        </w:numPr>
        <w:rPr>
          <w:ins w:id="1179" w:author="Author"/>
        </w:rPr>
      </w:pPr>
      <w:moveFromRangeStart w:id="1180" w:author="Author" w:name="move508903467"/>
      <w:moveFrom w:id="1181" w:author="Author">
        <w:del w:id="1182" w:author="Author">
          <w:r w:rsidDel="004B58E7">
            <w:delText xml:space="preserve">A Connector needs </w:delText>
          </w:r>
          <w:commentRangeStart w:id="1183"/>
          <w:r w:rsidDel="004B58E7">
            <w:delText xml:space="preserve">line of site of the applications it will publish and needs line of sight to the web servers. </w:delText>
          </w:r>
          <w:commentRangeEnd w:id="1183"/>
          <w:r w:rsidR="00B86CBF" w:rsidDel="004B58E7">
            <w:rPr>
              <w:rStyle w:val="CommentReference"/>
            </w:rPr>
            <w:commentReference w:id="1183"/>
          </w:r>
        </w:del>
      </w:moveFrom>
      <w:moveFromRangeEnd w:id="1180"/>
      <w:del w:id="1184" w:author="Author">
        <w:r w:rsidDel="004B58E7">
          <w:delText>Group the web applications inline</w:delText>
        </w:r>
      </w:del>
      <w:ins w:id="1185" w:author="Author">
        <w:del w:id="1186" w:author="Author">
          <w:r w:rsidR="0036522B" w:rsidDel="004B58E7">
            <w:delText>in line</w:delText>
          </w:r>
        </w:del>
      </w:ins>
      <w:del w:id="1187" w:author="Author">
        <w:r w:rsidDel="004B58E7">
          <w:delText xml:space="preserve"> with their network availability and segregation</w:delText>
        </w:r>
      </w:del>
      <w:ins w:id="1188" w:author="Author">
        <w:del w:id="1189" w:author="Author">
          <w:r w:rsidR="004B58E7" w:rsidDel="00287ECC">
            <w:delText>,</w:delText>
          </w:r>
        </w:del>
      </w:ins>
      <w:del w:id="1190" w:author="Author">
        <w:r w:rsidDel="00287ECC">
          <w:delText xml:space="preserve"> </w:delText>
        </w:r>
      </w:del>
      <w:r>
        <w:t xml:space="preserve">and </w:t>
      </w:r>
      <w:ins w:id="1191" w:author="Author">
        <w:r w:rsidR="0036522B">
          <w:t xml:space="preserve">these can then </w:t>
        </w:r>
      </w:ins>
      <w:del w:id="1192" w:author="Author">
        <w:r w:rsidDel="0036522B">
          <w:delText>we will then</w:delText>
        </w:r>
      </w:del>
      <w:ins w:id="1193" w:author="Author">
        <w:r w:rsidR="0036522B">
          <w:t>be</w:t>
        </w:r>
      </w:ins>
      <w:r>
        <w:t xml:space="preserve"> map</w:t>
      </w:r>
      <w:ins w:id="1194" w:author="Author">
        <w:r w:rsidR="0036522B">
          <w:t>ped</w:t>
        </w:r>
      </w:ins>
      <w:del w:id="1195" w:author="Author">
        <w:r w:rsidDel="0036522B">
          <w:delText xml:space="preserve"> these </w:delText>
        </w:r>
      </w:del>
      <w:ins w:id="1196" w:author="Author">
        <w:r w:rsidR="0036522B">
          <w:t xml:space="preserve"> </w:t>
        </w:r>
      </w:ins>
      <w:r>
        <w:t xml:space="preserve">to </w:t>
      </w:r>
      <w:ins w:id="1197" w:author="Author">
        <w:r w:rsidR="0036522B">
          <w:t xml:space="preserve">logically named </w:t>
        </w:r>
      </w:ins>
      <w:r>
        <w:t>Connector Groups.</w:t>
      </w:r>
      <w:ins w:id="1198" w:author="Author">
        <w:r w:rsidR="000F2687">
          <w:t xml:space="preserve"> Please refer to the following </w:t>
        </w:r>
        <w:r w:rsidR="000F2687">
          <w:fldChar w:fldCharType="begin"/>
        </w:r>
        <w:r w:rsidR="000F2687">
          <w:instrText xml:space="preserve"> HYPERLINK "https://docs.microsoft.com/en-us/azure/active-directory/active-directory-application-proxy-connectors-azure-portal" \l "use-cases-for-connector-groups" </w:instrText>
        </w:r>
        <w:r w:rsidR="000F2687">
          <w:fldChar w:fldCharType="separate"/>
        </w:r>
        <w:r w:rsidR="000F2687" w:rsidRPr="000F2687">
          <w:rPr>
            <w:rStyle w:val="Hyperlink"/>
          </w:rPr>
          <w:t>link</w:t>
        </w:r>
        <w:r w:rsidR="000F2687">
          <w:fldChar w:fldCharType="end"/>
        </w:r>
        <w:r w:rsidR="000F2687">
          <w:t xml:space="preserve"> for placement </w:t>
        </w:r>
        <w:r w:rsidR="00D00E24">
          <w:t xml:space="preserve">and sample </w:t>
        </w:r>
        <w:r w:rsidR="000F2687">
          <w:t>scenarios</w:t>
        </w:r>
      </w:ins>
    </w:p>
    <w:p w14:paraId="09423EEF" w14:textId="541E5EAD" w:rsidR="00AB797D" w:rsidDel="004241D3" w:rsidRDefault="00B143AF" w:rsidP="004A5AF4">
      <w:pPr>
        <w:pStyle w:val="ListParagraph"/>
        <w:numPr>
          <w:ilvl w:val="0"/>
          <w:numId w:val="14"/>
        </w:numPr>
        <w:rPr>
          <w:ins w:id="1199" w:author="Author"/>
          <w:del w:id="1200" w:author="Author"/>
        </w:rPr>
      </w:pPr>
      <w:ins w:id="1201" w:author="Author">
        <w:del w:id="1202" w:author="Author">
          <w:r w:rsidDel="009872DB">
            <w:delText>Exposing applications to the</w:delText>
          </w:r>
          <w:r w:rsidR="00F726E8" w:rsidDel="009872DB">
            <w:delText xml:space="preserve">In </w:delText>
          </w:r>
          <w:r w:rsidDel="009872DB">
            <w:delText xml:space="preserve"> </w:delText>
          </w:r>
          <w:r w:rsidR="00F726E8" w:rsidDel="009872DB">
            <w:delText xml:space="preserve">the interest of security, </w:delText>
          </w:r>
          <w:r w:rsidR="008D0265" w:rsidDel="009872DB">
            <w:delText>P</w:delText>
          </w:r>
          <w:r w:rsidR="00F726E8" w:rsidDel="009872DB">
            <w:delText>the p</w:delText>
          </w:r>
          <w:r w:rsidR="008D0265" w:rsidDel="009872DB">
            <w:delText xml:space="preserve">ublishing of </w:delText>
          </w:r>
          <w:r w:rsidR="005604B1" w:rsidDel="009872DB">
            <w:delText>A</w:delText>
          </w:r>
          <w:r w:rsidR="008D0265" w:rsidDel="009872DB">
            <w:delText>a</w:delText>
          </w:r>
          <w:r w:rsidR="005604B1" w:rsidDel="009872DB">
            <w:delText>pplication</w:delText>
          </w:r>
          <w:r w:rsidDel="009872DB">
            <w:delText>outside world</w:delText>
          </w:r>
          <w:r w:rsidR="00D62A04" w:rsidDel="009872DB">
            <w:delText xml:space="preserve">s </w:delText>
          </w:r>
          <w:r w:rsidR="005604B1" w:rsidDel="009872DB">
            <w:delText xml:space="preserve">s should be </w:delText>
          </w:r>
          <w:r w:rsidR="00160CE6" w:rsidDel="009872DB">
            <w:delText xml:space="preserve">handled with care and due diligence, and where possible, </w:delText>
          </w:r>
          <w:r w:rsidR="00CC1FC3" w:rsidDel="009872DB">
            <w:delText xml:space="preserve">should </w:delText>
          </w:r>
          <w:r w:rsidR="00EF5EEE" w:rsidDel="009872DB">
            <w:delText xml:space="preserve">limited to the absolute bear minimum </w:delText>
          </w:r>
          <w:r w:rsidR="00160CE6" w:rsidDel="009872DB">
            <w:delText xml:space="preserve">of content </w:delText>
          </w:r>
          <w:r w:rsidR="00EF5EEE" w:rsidDel="009872DB">
            <w:delText xml:space="preserve">that is </w:delText>
          </w:r>
          <w:r w:rsidR="00E557D8" w:rsidDel="009872DB">
            <w:delText>r</w:delText>
          </w:r>
          <w:r w:rsidR="00160CE6" w:rsidDel="009872DB">
            <w:delText>r</w:delText>
          </w:r>
          <w:r w:rsidR="00E557D8" w:rsidDel="009872DB">
            <w:delText>equired</w:delText>
          </w:r>
          <w:r w:rsidR="00EF5EEE" w:rsidDel="009872DB">
            <w:delText xml:space="preserve"> for the application to function. </w:delText>
          </w:r>
          <w:r w:rsidR="00D62A04" w:rsidDel="009872DB">
            <w:delText>So u</w:delText>
          </w:r>
          <w:r w:rsidR="00160CE6" w:rsidDel="009872DB">
            <w:delText>U</w:delText>
          </w:r>
          <w:r w:rsidR="00D62A04" w:rsidDel="009872DB">
            <w:delText>nder no circumstance</w:delText>
          </w:r>
          <w:r w:rsidR="00CE0AC1" w:rsidDel="009872DB">
            <w:delText>s</w:delText>
          </w:r>
          <w:r w:rsidR="00D62A04" w:rsidDel="009872DB">
            <w:delText xml:space="preserve">s should </w:delText>
          </w:r>
          <w:r w:rsidR="008823F4" w:rsidDel="009872DB">
            <w:delText xml:space="preserve">an application be </w:delText>
          </w:r>
          <w:r w:rsidR="00D62A04" w:rsidDel="009872DB">
            <w:delText xml:space="preserve">you </w:delText>
          </w:r>
          <w:r w:rsidR="005604B1" w:rsidDel="009872DB">
            <w:delText>publish</w:delText>
          </w:r>
          <w:r w:rsidR="008823F4" w:rsidDel="009872DB">
            <w:delText>ed</w:delText>
          </w:r>
          <w:r w:rsidR="005604B1" w:rsidDel="009872DB">
            <w:delText>ed</w:delText>
          </w:r>
          <w:r w:rsidR="00D62A04" w:rsidDel="009872DB">
            <w:delText xml:space="preserve"> an application </w:delText>
          </w:r>
          <w:r w:rsidR="008823F4" w:rsidDel="009872DB">
            <w:delText xml:space="preserve"> </w:delText>
          </w:r>
          <w:r w:rsidR="00FD3515" w:rsidDel="009872DB">
            <w:delText xml:space="preserve">in it’s entirety, </w:delText>
          </w:r>
          <w:r w:rsidR="00160CE6" w:rsidDel="009872DB">
            <w:delText xml:space="preserve">purely </w:delText>
          </w:r>
          <w:r w:rsidR="008823F4" w:rsidDel="009872DB">
            <w:delText xml:space="preserve">to </w:delText>
          </w:r>
          <w:r w:rsidR="006401BF" w:rsidDel="009872DB">
            <w:delText xml:space="preserve">overcome technical challenges. </w:delText>
          </w:r>
          <w:r w:rsidR="00FD3515" w:rsidDel="006401BF">
            <w:delText xml:space="preserve">unless that is a requirement. </w:delText>
          </w:r>
          <w:r w:rsidR="005604B1" w:rsidDel="006401BF">
            <w:delText xml:space="preserve"> </w:delText>
          </w:r>
          <w:r w:rsidR="00373C61" w:rsidDel="006401BF">
            <w:delText xml:space="preserve">with </w:delText>
          </w:r>
        </w:del>
        <w:r w:rsidR="006401BF">
          <w:t xml:space="preserve">Azure Application Proxy </w:t>
        </w:r>
        <w:r w:rsidR="00C66F5A">
          <w:t xml:space="preserve">provides </w:t>
        </w:r>
        <w:del w:id="1203" w:author="Author">
          <w:r w:rsidR="00C66F5A" w:rsidDel="007D4D46">
            <w:delText>adequate</w:delText>
          </w:r>
        </w:del>
        <w:r w:rsidR="007D4D46">
          <w:t>sufficient</w:t>
        </w:r>
        <w:r w:rsidR="00C66F5A">
          <w:t xml:space="preserve"> levels of </w:t>
        </w:r>
        <w:del w:id="1204" w:author="Author">
          <w:r w:rsidR="004D03A0" w:rsidDel="00C66F5A">
            <w:delText xml:space="preserve">has been developed with </w:delText>
          </w:r>
        </w:del>
        <w:r w:rsidR="00C66F5A">
          <w:t xml:space="preserve">integrated </w:t>
        </w:r>
        <w:r w:rsidR="004D03A0">
          <w:t xml:space="preserve">security </w:t>
        </w:r>
        <w:r w:rsidR="00C66F5A">
          <w:t xml:space="preserve">to fully protect published applications, but </w:t>
        </w:r>
        <w:r w:rsidR="000D11A6">
          <w:t xml:space="preserve">this </w:t>
        </w:r>
        <w:r w:rsidR="00D50C77">
          <w:t xml:space="preserve">often </w:t>
        </w:r>
        <w:r w:rsidR="000D11A6">
          <w:t xml:space="preserve">relies on </w:t>
        </w:r>
        <w:r w:rsidR="00D50C77">
          <w:t xml:space="preserve">security </w:t>
        </w:r>
        <w:r w:rsidR="00007005">
          <w:t xml:space="preserve">administrators </w:t>
        </w:r>
        <w:r w:rsidR="002A63C7">
          <w:t xml:space="preserve">having a </w:t>
        </w:r>
        <w:del w:id="1205" w:author="Author">
          <w:r w:rsidR="002A63C7" w:rsidDel="005035EA">
            <w:delText>good</w:delText>
          </w:r>
        </w:del>
        <w:r w:rsidR="005035EA">
          <w:t>fair</w:t>
        </w:r>
        <w:r w:rsidR="002A63C7">
          <w:t xml:space="preserve"> understand</w:t>
        </w:r>
        <w:r w:rsidR="00007005">
          <w:t>ing</w:t>
        </w:r>
        <w:r w:rsidR="002A63C7">
          <w:t xml:space="preserve"> of how </w:t>
        </w:r>
        <w:r w:rsidR="00007005">
          <w:t xml:space="preserve">their </w:t>
        </w:r>
        <w:del w:id="1206" w:author="Author">
          <w:r w:rsidR="002A63C7" w:rsidDel="00007005">
            <w:delText xml:space="preserve">published </w:delText>
          </w:r>
        </w:del>
        <w:r w:rsidR="002A63C7">
          <w:t xml:space="preserve">applications </w:t>
        </w:r>
        <w:r w:rsidR="00007005">
          <w:t>work</w:t>
        </w:r>
        <w:del w:id="1207" w:author="Author">
          <w:r w:rsidR="002A63C7" w:rsidDel="00007005">
            <w:delText xml:space="preserve">are </w:delText>
          </w:r>
          <w:r w:rsidR="00D50C77" w:rsidDel="00007005">
            <w:delText>designed,</w:delText>
          </w:r>
        </w:del>
        <w:r w:rsidR="00007005">
          <w:t>,</w:t>
        </w:r>
        <w:r w:rsidR="00D50C77">
          <w:t xml:space="preserve"> to </w:t>
        </w:r>
        <w:del w:id="1208" w:author="Author">
          <w:r w:rsidR="007979BB" w:rsidDel="0072359E">
            <w:delText>achieving</w:delText>
          </w:r>
          <w:r w:rsidR="0072359E" w:rsidDel="00F12C1A">
            <w:delText>maintaining</w:delText>
          </w:r>
          <w:r w:rsidR="00F12C1A" w:rsidDel="00D50C77">
            <w:delText>enforcing</w:delText>
          </w:r>
        </w:del>
        <w:r w:rsidR="00D50C77">
          <w:t>achieve</w:t>
        </w:r>
        <w:r w:rsidR="007979BB">
          <w:t xml:space="preserve"> </w:t>
        </w:r>
        <w:del w:id="1209" w:author="Author">
          <w:r w:rsidR="0050756E" w:rsidDel="007979BB">
            <w:delText xml:space="preserve">is </w:delText>
          </w:r>
          <w:r w:rsidR="00AE686F" w:rsidDel="0050756E">
            <w:delText xml:space="preserve">these </w:delText>
          </w:r>
          <w:r w:rsidR="00C66F5A" w:rsidDel="0050756E">
            <w:delText>this</w:delText>
          </w:r>
          <w:r w:rsidR="007D4D46" w:rsidDel="0050756E">
            <w:delText>controls are</w:delText>
          </w:r>
          <w:r w:rsidR="00C66F5A" w:rsidDel="007D4D46">
            <w:delText xml:space="preserve"> </w:delText>
          </w:r>
          <w:r w:rsidR="00CE0AC1" w:rsidDel="007D4D46">
            <w:delText>is obviously</w:delText>
          </w:r>
          <w:r w:rsidR="00CE0AC1" w:rsidDel="0050756E">
            <w:delText xml:space="preserve"> only as</w:delText>
          </w:r>
          <w:r w:rsidR="0050756E" w:rsidDel="007979BB">
            <w:delText>most</w:delText>
          </w:r>
          <w:r w:rsidR="00CE0AC1" w:rsidDel="007979BB">
            <w:delText xml:space="preserve"> </w:delText>
          </w:r>
          <w:r w:rsidR="007979BB" w:rsidDel="00892506">
            <w:delText>truly</w:delText>
          </w:r>
        </w:del>
        <w:r w:rsidR="00892506">
          <w:t>a</w:t>
        </w:r>
        <w:r w:rsidR="00F12C1A">
          <w:t>n</w:t>
        </w:r>
        <w:del w:id="1210" w:author="Author">
          <w:r w:rsidR="00892506" w:rsidDel="0072359E">
            <w:delText>n</w:delText>
          </w:r>
        </w:del>
        <w:r w:rsidR="007979BB">
          <w:t xml:space="preserve"> </w:t>
        </w:r>
        <w:r w:rsidR="00CE0AC1">
          <w:t>effective</w:t>
        </w:r>
        <w:r w:rsidR="007979BB">
          <w:t xml:space="preserve"> security </w:t>
        </w:r>
        <w:r w:rsidR="00892506">
          <w:t>posture</w:t>
        </w:r>
        <w:r w:rsidR="00D50C77">
          <w:t xml:space="preserve">. </w:t>
        </w:r>
        <w:del w:id="1211" w:author="Author">
          <w:r w:rsidR="00892506" w:rsidDel="00D50C77">
            <w:delText xml:space="preserve"> </w:delText>
          </w:r>
          <w:r w:rsidR="00F12C1A" w:rsidDel="00D50C77">
            <w:delText xml:space="preserve">is not necessarily </w:delText>
          </w:r>
          <w:r w:rsidR="0072359E" w:rsidDel="00D50C77">
            <w:delText xml:space="preserve">can involve </w:delText>
          </w:r>
          <w:r w:rsidR="007979BB" w:rsidDel="00D50C77">
            <w:delText xml:space="preserve">requires </w:delText>
          </w:r>
          <w:r w:rsidR="002D2116" w:rsidDel="00D50C77">
            <w:delText xml:space="preserve">a degree of user intervention and due diligence. </w:delText>
          </w:r>
          <w:r w:rsidR="00CE0AC1" w:rsidDel="00D50C77">
            <w:delText xml:space="preserve"> </w:delText>
          </w:r>
          <w:r w:rsidR="008361A6" w:rsidDel="002D2116">
            <w:delText>if used</w:delText>
          </w:r>
          <w:r w:rsidR="0050756E" w:rsidDel="002D2116">
            <w:delText xml:space="preserve"> with </w:delText>
          </w:r>
          <w:r w:rsidR="008361A6" w:rsidDel="002D2116">
            <w:delText xml:space="preserve"> </w:delText>
          </w:r>
          <w:r w:rsidR="00CE0AC1" w:rsidDel="002D2116">
            <w:delText xml:space="preserve">as </w:delText>
          </w:r>
          <w:r w:rsidR="007D4D46" w:rsidDel="002D2116">
            <w:delText xml:space="preserve">the person </w:delText>
          </w:r>
          <w:r w:rsidR="00AE686F" w:rsidDel="002D2116">
            <w:delText xml:space="preserve">configuring them, </w:delText>
          </w:r>
          <w:r w:rsidR="004D57AA" w:rsidDel="002D2116">
            <w:delText xml:space="preserve">it’s configuration, so </w:delText>
          </w:r>
          <w:r w:rsidR="00AB797D" w:rsidDel="002D2116">
            <w:delText>common sense</w:delText>
          </w:r>
          <w:r w:rsidR="00685DD6" w:rsidDel="002D2116">
            <w:delText>so</w:delText>
          </w:r>
          <w:r w:rsidR="004D57AA" w:rsidDel="002D2116">
            <w:delText xml:space="preserve"> </w:delText>
          </w:r>
          <w:r w:rsidR="004D57AA" w:rsidDel="004241D3">
            <w:delText>due diligence</w:delText>
          </w:r>
          <w:r w:rsidR="00AB797D" w:rsidDel="004241D3">
            <w:delText xml:space="preserve"> should always be applied</w:delText>
          </w:r>
          <w:r w:rsidR="004D57AA" w:rsidDel="004241D3">
            <w:delText>, and</w:delText>
          </w:r>
          <w:r w:rsidR="00685DD6" w:rsidDel="004241D3">
            <w:delText>exercised</w:delText>
          </w:r>
          <w:r w:rsidR="004D57AA" w:rsidDel="004241D3">
            <w:delText xml:space="preserve"> where possible, </w:delText>
          </w:r>
          <w:r w:rsidR="00AB797D" w:rsidDel="004241D3">
            <w:delText xml:space="preserve">and under no circumstances should Exposing applications </w:delText>
          </w:r>
          <w:r w:rsidR="00F0021F" w:rsidDel="004241D3">
            <w:delText xml:space="preserve">be exposed </w:delText>
          </w:r>
          <w:r w:rsidR="00AB797D" w:rsidDel="004241D3">
            <w:delText xml:space="preserve">to the outside world </w:delText>
          </w:r>
          <w:r w:rsidR="00F0021F" w:rsidDel="004241D3">
            <w:delText>without</w:delText>
          </w:r>
          <w:r w:rsidR="004241D3" w:rsidDel="002D2116">
            <w:delText xml:space="preserve">we would </w:delText>
          </w:r>
        </w:del>
        <w:r w:rsidR="002D2116">
          <w:t xml:space="preserve">One </w:t>
        </w:r>
        <w:r w:rsidR="00D93E55">
          <w:t xml:space="preserve">simple </w:t>
        </w:r>
        <w:r w:rsidR="007D274F">
          <w:t xml:space="preserve">method of </w:t>
        </w:r>
        <w:del w:id="1212" w:author="Author">
          <w:r w:rsidR="00091809" w:rsidDel="001F3C41">
            <w:delText>keeping</w:delText>
          </w:r>
        </w:del>
        <w:r w:rsidR="001F3C41">
          <w:t>maintaining</w:t>
        </w:r>
        <w:r w:rsidR="00091809">
          <w:t xml:space="preserve"> a tight posture</w:t>
        </w:r>
        <w:del w:id="1213" w:author="Author">
          <w:r w:rsidR="00091809" w:rsidDel="001F3C41">
            <w:delText xml:space="preserve">, </w:delText>
          </w:r>
          <w:r w:rsidR="00D93E55" w:rsidDel="001F3C41">
            <w:delText xml:space="preserve">securing applications </w:delText>
          </w:r>
          <w:r w:rsidR="00007005" w:rsidDel="001F3C41">
            <w:delText>through Application Proxy,</w:delText>
          </w:r>
        </w:del>
        <w:r w:rsidR="00007005">
          <w:t xml:space="preserve"> is to consider </w:t>
        </w:r>
        <w:del w:id="1214" w:author="Author">
          <w:r w:rsidR="004241D3" w:rsidDel="00007005">
            <w:delText xml:space="preserve">encourage you to </w:delText>
          </w:r>
          <w:r w:rsidR="00F0021F" w:rsidDel="004241D3">
            <w:delText xml:space="preserve"> </w:delText>
          </w:r>
          <w:r w:rsidR="00AB797D" w:rsidDel="00F0021F">
            <w:delText xml:space="preserve">should be handled with </w:delText>
          </w:r>
          <w:r w:rsidR="00F0021F" w:rsidDel="00685DD6">
            <w:delText xml:space="preserve">due care and </w:delText>
          </w:r>
          <w:r w:rsidR="00AB797D" w:rsidDel="00F0021F">
            <w:delText xml:space="preserve">care and </w:delText>
          </w:r>
          <w:r w:rsidR="004D57AA" w:rsidDel="00AB797D">
            <w:delText xml:space="preserve">should </w:delText>
          </w:r>
        </w:del>
      </w:ins>
    </w:p>
    <w:p w14:paraId="1D52A692" w14:textId="7FC897D6" w:rsidR="00AB797D" w:rsidDel="004241D3" w:rsidRDefault="00AB797D" w:rsidP="004A5AF4">
      <w:pPr>
        <w:pStyle w:val="ListParagraph"/>
        <w:numPr>
          <w:ilvl w:val="0"/>
          <w:numId w:val="14"/>
        </w:numPr>
        <w:rPr>
          <w:ins w:id="1215" w:author="Author"/>
          <w:del w:id="1216" w:author="Author"/>
        </w:rPr>
      </w:pPr>
    </w:p>
    <w:p w14:paraId="4A9DED30" w14:textId="3AA15B45" w:rsidR="005604B1" w:rsidRDefault="004D57AA" w:rsidP="004A5AF4">
      <w:pPr>
        <w:pStyle w:val="ListParagraph"/>
        <w:numPr>
          <w:ilvl w:val="0"/>
          <w:numId w:val="14"/>
        </w:numPr>
      </w:pPr>
      <w:ins w:id="1217" w:author="Author">
        <w:del w:id="1218" w:author="Author">
          <w:r w:rsidDel="004241D3">
            <w:delText>l</w:delText>
          </w:r>
          <w:r w:rsidR="004241D3" w:rsidDel="00EC180B">
            <w:delText>l</w:delText>
          </w:r>
          <w:r w:rsidDel="00EC180B">
            <w:delText xml:space="preserve">imited to the absolute bear minimum of content required for the application to function. Under no circumstances should an application be published in its entirety, purely to overcome technical challenges. </w:delText>
          </w:r>
          <w:r w:rsidR="00CE0AC1" w:rsidDel="00EC180B">
            <w:delText xml:space="preserve">the </w:delText>
          </w:r>
          <w:r w:rsidR="005604B1" w:rsidRPr="005604B1" w:rsidDel="00EC180B">
            <w:delText xml:space="preserve">If you </w:delText>
          </w:r>
        </w:del>
        <w:r w:rsidR="005604B1" w:rsidRPr="005604B1">
          <w:t>publish</w:t>
        </w:r>
        <w:r w:rsidR="00EC180B">
          <w:t>ing a</w:t>
        </w:r>
        <w:r w:rsidR="00091809">
          <w:t>pplications at a</w:t>
        </w:r>
        <w:del w:id="1219" w:author="Author">
          <w:r w:rsidR="00EC180B" w:rsidDel="00091809">
            <w:delText>pps</w:delText>
          </w:r>
          <w:r w:rsidR="005604B1" w:rsidRPr="005604B1" w:rsidDel="00091809">
            <w:delText xml:space="preserve"> a</w:delText>
          </w:r>
        </w:del>
        <w:r w:rsidR="005604B1" w:rsidRPr="005604B1">
          <w:t xml:space="preserve"> path</w:t>
        </w:r>
        <w:r w:rsidR="00091809">
          <w:t xml:space="preserve"> level</w:t>
        </w:r>
        <w:r w:rsidR="005604B1" w:rsidRPr="005604B1">
          <w:t xml:space="preserve">, </w:t>
        </w:r>
        <w:r w:rsidR="001F3C41">
          <w:t xml:space="preserve">where you then only expose the exact </w:t>
        </w:r>
        <w:r w:rsidR="00AB13B2">
          <w:t xml:space="preserve">folders and files that are required for the application to function, and no more. If doing this however, </w:t>
        </w:r>
        <w:r w:rsidR="005604B1" w:rsidRPr="005604B1">
          <w:t xml:space="preserve">make sure that it includes all the necessary images, scripts, and style sheets for your application. For </w:t>
        </w:r>
        <w:del w:id="1220" w:author="Author">
          <w:r w:rsidR="005604B1" w:rsidRPr="005604B1" w:rsidDel="00F24319">
            <w:delText>example</w:delText>
          </w:r>
        </w:del>
        <w:r w:rsidR="00F24319">
          <w:t>instance</w:t>
        </w:r>
        <w:r w:rsidR="005604B1" w:rsidRPr="005604B1">
          <w:t>, if your app is at https://</w:t>
        </w:r>
        <w:del w:id="1221" w:author="Author">
          <w:r w:rsidR="005604B1" w:rsidRPr="005604B1" w:rsidDel="00F24319">
            <w:delText>yourapp</w:delText>
          </w:r>
        </w:del>
        <w:r w:rsidR="00F24319">
          <w:t>intranet.wacketywack.com</w:t>
        </w:r>
        <w:r w:rsidR="005604B1" w:rsidRPr="005604B1">
          <w:t>/</w:t>
        </w:r>
        <w:r w:rsidR="00FB4CAB">
          <w:t>home/</w:t>
        </w:r>
        <w:del w:id="1222" w:author="Author">
          <w:r w:rsidR="005604B1" w:rsidRPr="005604B1" w:rsidDel="00F24319">
            <w:delText>appand</w:delText>
          </w:r>
        </w:del>
        <w:r w:rsidR="005604B1" w:rsidRPr="005604B1">
          <w:t xml:space="preserve"> </w:t>
        </w:r>
        <w:r w:rsidR="00FB4CAB">
          <w:t xml:space="preserve">but </w:t>
        </w:r>
        <w:r w:rsidR="005604B1" w:rsidRPr="005604B1">
          <w:t>uses images located at https://</w:t>
        </w:r>
        <w:del w:id="1223" w:author="Author">
          <w:r w:rsidR="00950314" w:rsidRPr="00950314" w:rsidDel="00E5629D">
            <w:delText xml:space="preserve"> </w:delText>
          </w:r>
        </w:del>
        <w:r w:rsidR="00950314">
          <w:t>intranet.wacketywack.com</w:t>
        </w:r>
        <w:del w:id="1224" w:author="Author">
          <w:r w:rsidR="005604B1" w:rsidRPr="005604B1" w:rsidDel="00950314">
            <w:delText>yourapp</w:delText>
          </w:r>
        </w:del>
        <w:r w:rsidR="005604B1" w:rsidRPr="005604B1">
          <w:t xml:space="preserve">/media, then you should publish </w:t>
        </w:r>
        <w:r w:rsidR="00950314">
          <w:t xml:space="preserve">the root, </w:t>
        </w:r>
        <w:r w:rsidR="005604B1" w:rsidRPr="005604B1">
          <w:t>https://</w:t>
        </w:r>
        <w:r w:rsidR="00950314" w:rsidRPr="00950314">
          <w:t xml:space="preserve"> </w:t>
        </w:r>
        <w:r w:rsidR="00950314">
          <w:t>intranet.wacketywack.com</w:t>
        </w:r>
        <w:del w:id="1225" w:author="Author">
          <w:r w:rsidR="005604B1" w:rsidRPr="005604B1" w:rsidDel="00950314">
            <w:delText>yourapp</w:delText>
          </w:r>
        </w:del>
        <w:r w:rsidR="005604B1" w:rsidRPr="005604B1">
          <w:t>/</w:t>
        </w:r>
        <w:del w:id="1226" w:author="Author">
          <w:r w:rsidR="00950314" w:rsidDel="00FB4CAB">
            <w:delText>,</w:delText>
          </w:r>
        </w:del>
        <w:r w:rsidR="005604B1" w:rsidRPr="005604B1">
          <w:t xml:space="preserve"> as the path. </w:t>
        </w:r>
        <w:r w:rsidR="00FB4CAB">
          <w:t xml:space="preserve">Note that </w:t>
        </w:r>
        <w:del w:id="1227" w:author="Author">
          <w:r w:rsidR="005604B1" w:rsidRPr="005604B1" w:rsidDel="00FB4CAB">
            <w:delText>T</w:delText>
          </w:r>
        </w:del>
        <w:r w:rsidR="00FB4CAB">
          <w:t>t</w:t>
        </w:r>
        <w:r w:rsidR="005604B1" w:rsidRPr="005604B1">
          <w:t xml:space="preserve">his internal URL doesn't have </w:t>
        </w:r>
        <w:r w:rsidR="005604B1" w:rsidRPr="005604B1">
          <w:lastRenderedPageBreak/>
          <w:t>to be the landing page your users see. For more information</w:t>
        </w:r>
        <w:r w:rsidR="00E5629D">
          <w:t xml:space="preserve"> on s</w:t>
        </w:r>
        <w:r w:rsidR="00E5629D" w:rsidRPr="005604B1">
          <w:t>et</w:t>
        </w:r>
        <w:r w:rsidR="00E5629D">
          <w:t>ting</w:t>
        </w:r>
        <w:r w:rsidR="00E5629D" w:rsidRPr="005604B1">
          <w:t xml:space="preserve"> a custom home page for published apps</w:t>
        </w:r>
        <w:r w:rsidR="00E5629D">
          <w:t xml:space="preserve">, </w:t>
        </w:r>
        <w:del w:id="1228" w:author="Author">
          <w:r w:rsidR="005604B1" w:rsidRPr="005604B1" w:rsidDel="00E5629D">
            <w:delText xml:space="preserve">, </w:delText>
          </w:r>
        </w:del>
        <w:r w:rsidR="005604B1" w:rsidRPr="005604B1">
          <w:t xml:space="preserve">see </w:t>
        </w:r>
        <w:r w:rsidR="00E5629D">
          <w:fldChar w:fldCharType="begin"/>
        </w:r>
        <w:r w:rsidR="00E5629D">
          <w:instrText xml:space="preserve"> HYPERLINK "https://docs.microsoft.com/en-us/azure/active-directory/application-proxy-office365-app-launcher" </w:instrText>
        </w:r>
        <w:r w:rsidR="00E5629D">
          <w:fldChar w:fldCharType="separate"/>
        </w:r>
        <w:r w:rsidR="00E5629D" w:rsidRPr="00E5629D">
          <w:rPr>
            <w:rStyle w:val="Hyperlink"/>
          </w:rPr>
          <w:t>here</w:t>
        </w:r>
        <w:r w:rsidR="00E5629D">
          <w:fldChar w:fldCharType="end"/>
        </w:r>
        <w:r w:rsidR="00E5629D">
          <w:t>.</w:t>
        </w:r>
        <w:del w:id="1229" w:author="Author">
          <w:r w:rsidR="005604B1" w:rsidRPr="005604B1" w:rsidDel="00E5629D">
            <w:delText>Set a custom home page for published apps.</w:delText>
          </w:r>
        </w:del>
      </w:ins>
    </w:p>
    <w:p w14:paraId="0F03F680" w14:textId="56C1D17C" w:rsidR="00ED74E7" w:rsidDel="00A24BBA" w:rsidRDefault="00ED74E7" w:rsidP="004A5AF4">
      <w:pPr>
        <w:pStyle w:val="ListParagraph"/>
        <w:numPr>
          <w:ilvl w:val="0"/>
          <w:numId w:val="14"/>
        </w:numPr>
        <w:rPr>
          <w:ins w:id="1230" w:author="Author"/>
          <w:del w:id="1231" w:author="Author"/>
        </w:rPr>
      </w:pPr>
      <w:ins w:id="1232" w:author="Author">
        <w:del w:id="1233" w:author="Author">
          <w:r w:rsidDel="00A24BBA">
            <w:delText xml:space="preserve">If you are running a single tenant for pilot and production </w:delText>
          </w:r>
          <w:r w:rsidR="00E915B0" w:rsidDel="00A24BBA">
            <w:delText>test and production</w:delText>
          </w:r>
          <w:r w:rsidDel="00A24BBA">
            <w:delText xml:space="preserve">traffic then </w:delText>
          </w:r>
          <w:r w:rsidR="00E915B0" w:rsidDel="00A24BBA">
            <w:delText xml:space="preserve">migrating apps from pilot to production is </w:delText>
          </w:r>
          <w:r w:rsidR="001E4432" w:rsidDel="00A24BBA">
            <w:delText xml:space="preserve">simply achieved by relocating the production ready applications from the pilot connector, to the designated production connectors. </w:delText>
          </w:r>
        </w:del>
      </w:ins>
    </w:p>
    <w:p w14:paraId="759D8C43" w14:textId="16C4053D" w:rsidR="00474F1B" w:rsidDel="00A24BBA" w:rsidRDefault="00CB6368" w:rsidP="004A5AF4">
      <w:pPr>
        <w:pStyle w:val="ListParagraph"/>
        <w:numPr>
          <w:ilvl w:val="0"/>
          <w:numId w:val="14"/>
        </w:numPr>
        <w:rPr>
          <w:del w:id="1234" w:author="Author"/>
        </w:rPr>
      </w:pPr>
      <w:ins w:id="1235" w:author="Author">
        <w:del w:id="1236" w:author="Author">
          <w:r w:rsidDel="00A24BBA">
            <w:delText>Some organizations will have</w:delText>
          </w:r>
          <w:r w:rsidR="003E520B" w:rsidDel="00A24BBA">
            <w:delText>run</w:delText>
          </w:r>
          <w:r w:rsidDel="00A24BBA">
            <w:delText xml:space="preserve"> </w:delText>
          </w:r>
          <w:r w:rsidR="003E520B" w:rsidDel="00A24BBA">
            <w:delText xml:space="preserve">separate tenants </w:delText>
          </w:r>
          <w:r w:rsidR="001E4432" w:rsidDel="00A24BBA">
            <w:delText xml:space="preserve">however, one </w:delText>
          </w:r>
          <w:r w:rsidR="003E520B" w:rsidDel="00A24BBA">
            <w:delText xml:space="preserve">for pre-production and </w:delText>
          </w:r>
          <w:r w:rsidR="001E4432" w:rsidDel="00A24BBA">
            <w:delText xml:space="preserve">the other for </w:delText>
          </w:r>
          <w:r w:rsidR="003E520B" w:rsidDel="00A24BBA">
            <w:delText>production traffic, and in that scenario</w:delText>
          </w:r>
          <w:r w:rsidR="00D36264" w:rsidDel="00A24BBA">
            <w:delText xml:space="preserve">scenario, </w:delText>
          </w:r>
          <w:r w:rsidR="003E520B" w:rsidDel="00A24BBA">
            <w:delText xml:space="preserve"> </w:delText>
          </w:r>
          <w:r w:rsidR="00D36264" w:rsidDel="00A24BBA">
            <w:delText xml:space="preserve">each will play host </w:delText>
          </w:r>
          <w:r w:rsidR="00F729E2" w:rsidDel="00A24BBA">
            <w:delText>it’s likely that</w:delText>
          </w:r>
          <w:r w:rsidR="00D36264" w:rsidDel="00A24BBA">
            <w:delText>to</w:delText>
          </w:r>
          <w:r w:rsidR="00F729E2" w:rsidDel="00A24BBA">
            <w:delText xml:space="preserve"> </w:delText>
          </w:r>
          <w:r w:rsidR="002F08A9" w:rsidDel="00A24BBA">
            <w:delText xml:space="preserve">a </w:delText>
          </w:r>
          <w:r w:rsidR="00F729E2" w:rsidDel="00A24BBA">
            <w:delText xml:space="preserve">distinct namespaces will </w:delText>
          </w:r>
          <w:r w:rsidR="00D36264" w:rsidDel="00A24BBA">
            <w:delText xml:space="preserve">that represents </w:delText>
          </w:r>
          <w:r w:rsidR="00F729E2" w:rsidDel="00A24BBA">
            <w:delText xml:space="preserve">be used </w:delText>
          </w:r>
          <w:r w:rsidR="002F08A9" w:rsidDel="00A24BBA">
            <w:delText xml:space="preserve">for </w:delText>
          </w:r>
          <w:r w:rsidR="00A36A19" w:rsidDel="00A24BBA">
            <w:delText>each environmen</w:delText>
          </w:r>
          <w:r w:rsidR="00ED74E7" w:rsidDel="00A24BBA">
            <w:delText>environment, individually</w:delText>
          </w:r>
          <w:r w:rsidR="00A36A19" w:rsidDel="00A24BBA">
            <w:delText xml:space="preserve">t. </w:delText>
          </w:r>
          <w:r w:rsidR="001E4432" w:rsidDel="00A24BBA">
            <w:delText xml:space="preserve">If this is how you are setup then </w:delText>
          </w:r>
          <w:r w:rsidR="00ED74E7" w:rsidDel="00A24BBA">
            <w:delText xml:space="preserve">With that being the case </w:delText>
          </w:r>
          <w:r w:rsidR="006907E1" w:rsidDel="00A24BBA">
            <w:delText xml:space="preserve">In that scenario </w:delText>
          </w:r>
          <w:r w:rsidR="002F08A9" w:rsidDel="00A24BBA">
            <w:delText>pilots,</w:delText>
          </w:r>
          <w:r w:rsidR="00893F51" w:rsidDel="00A24BBA">
            <w:delText xml:space="preserve">With that being the case </w:delText>
          </w:r>
          <w:r w:rsidR="002F08A9" w:rsidDel="00A24BBA">
            <w:delText xml:space="preserve"> so </w:delText>
          </w:r>
          <w:r w:rsidR="003E520B" w:rsidDel="00A24BBA">
            <w:delText>production</w:delText>
          </w:r>
        </w:del>
      </w:ins>
      <w:del w:id="1237" w:author="Author">
        <w:r w:rsidR="00474F1B" w:rsidDel="00A24BBA">
          <w:delText>V</w:delText>
        </w:r>
      </w:del>
      <w:ins w:id="1238" w:author="Author">
        <w:del w:id="1239" w:author="Author">
          <w:r w:rsidR="002F08A9" w:rsidDel="00A24BBA">
            <w:delText>you</w:delText>
          </w:r>
          <w:r w:rsidR="00893F51" w:rsidDel="00A24BBA">
            <w:delText xml:space="preserve"> </w:delText>
          </w:r>
          <w:r w:rsidR="006907E1" w:rsidDel="00A24BBA">
            <w:delText xml:space="preserve">will not have the ability to move </w:delText>
          </w:r>
          <w:r w:rsidR="00B663CC" w:rsidDel="00A24BBA">
            <w:delText xml:space="preserve">piloted apps </w:delText>
          </w:r>
          <w:r w:rsidR="006D1D0B" w:rsidDel="00A24BBA">
            <w:delText xml:space="preserve">between tenants, so should ensure that the production tenant is also </w:delText>
          </w:r>
          <w:r w:rsidR="001B7D89" w:rsidDel="00A24BBA">
            <w:delText xml:space="preserve">ready to host the apps. E.g. </w:delText>
          </w:r>
          <w:r w:rsidR="00B663CC" w:rsidDel="00A24BBA">
            <w:delText xml:space="preserve">from the </w:delText>
          </w:r>
          <w:r w:rsidR="00893F51" w:rsidDel="00A24BBA">
            <w:delText>should</w:delText>
          </w:r>
          <w:r w:rsidR="002F08A9" w:rsidDel="00A24BBA">
            <w:delText>’ll need to v</w:delText>
          </w:r>
          <w:r w:rsidR="001B7D89" w:rsidDel="00A24BBA">
            <w:delText>V</w:delText>
          </w:r>
        </w:del>
      </w:ins>
      <w:del w:id="1240" w:author="Author">
        <w:r w:rsidR="00474F1B" w:rsidDel="00A24BBA">
          <w:delText xml:space="preserve">alidate </w:delText>
        </w:r>
      </w:del>
      <w:ins w:id="1241" w:author="Author">
        <w:del w:id="1242" w:author="Author">
          <w:r w:rsidR="002F08A9" w:rsidDel="00A24BBA">
            <w:delText xml:space="preserve">that </w:delText>
          </w:r>
          <w:r w:rsidR="001B7D89" w:rsidDel="00A24BBA">
            <w:delText xml:space="preserve">the required </w:delText>
          </w:r>
          <w:r w:rsidR="003908AE" w:rsidDel="00A24BBA">
            <w:delText xml:space="preserve">customer domain is already registered and verified, and that </w:delText>
          </w:r>
          <w:r w:rsidR="002F08A9" w:rsidDel="00A24BBA">
            <w:delText xml:space="preserve">your </w:delText>
          </w:r>
          <w:r w:rsidR="00A36A19" w:rsidDel="00A24BBA">
            <w:delText>production</w:delText>
          </w:r>
          <w:r w:rsidR="00893F51" w:rsidDel="00A24BBA">
            <w:delText xml:space="preserve"> tenant </w:delText>
          </w:r>
          <w:r w:rsidR="00A36A19" w:rsidDel="00A24BBA">
            <w:delText xml:space="preserve"> </w:delText>
          </w:r>
        </w:del>
      </w:ins>
      <w:del w:id="1243" w:author="Author">
        <w:r w:rsidR="00474F1B" w:rsidDel="00A24BBA">
          <w:delText xml:space="preserve">external </w:delText>
        </w:r>
      </w:del>
      <w:ins w:id="1244" w:author="Author">
        <w:del w:id="1245" w:author="Author">
          <w:r w:rsidR="00A36A19" w:rsidDel="00A24BBA">
            <w:delText xml:space="preserve">fqdns are </w:delText>
          </w:r>
        </w:del>
      </w:ins>
      <w:del w:id="1246" w:author="Author">
        <w:r w:rsidR="00474F1B" w:rsidDel="00A24BBA">
          <w:delText xml:space="preserve">domain suffixes are registered </w:delText>
        </w:r>
      </w:del>
      <w:ins w:id="1247" w:author="Author">
        <w:del w:id="1248" w:author="Author">
          <w:r w:rsidR="00A36A19" w:rsidDel="00A24BBA">
            <w:delText>in public DNS</w:delText>
          </w:r>
          <w:r w:rsidR="003E5878" w:rsidDel="00A24BBA">
            <w:delText xml:space="preserve">, and that </w:delText>
          </w:r>
          <w:r w:rsidR="005C13EA" w:rsidDel="00A24BBA">
            <w:delText xml:space="preserve">and registered </w:delText>
          </w:r>
        </w:del>
      </w:ins>
      <w:del w:id="1249" w:author="Author">
        <w:r w:rsidR="00474F1B" w:rsidDel="00A24BBA">
          <w:delText xml:space="preserve">in </w:delText>
        </w:r>
      </w:del>
      <w:ins w:id="1250" w:author="Author">
        <w:del w:id="1251" w:author="Author">
          <w:r w:rsidR="005C13EA" w:rsidDel="00A24BBA">
            <w:delText xml:space="preserve">your </w:delText>
          </w:r>
        </w:del>
      </w:ins>
      <w:del w:id="1252" w:author="Author">
        <w:r w:rsidR="00474F1B" w:rsidDel="00A24BBA">
          <w:delText>Azure AD</w:delText>
        </w:r>
      </w:del>
      <w:ins w:id="1253" w:author="Author">
        <w:del w:id="1254" w:author="Author">
          <w:r w:rsidR="005C13EA" w:rsidDel="00A24BBA">
            <w:delText xml:space="preserve"> tenant</w:delText>
          </w:r>
        </w:del>
      </w:ins>
    </w:p>
    <w:p w14:paraId="784DD3CC" w14:textId="36FCC853" w:rsidR="00474F1B" w:rsidDel="00A24BBA" w:rsidRDefault="00474F1B" w:rsidP="004A5AF4">
      <w:pPr>
        <w:pStyle w:val="ListParagraph"/>
        <w:numPr>
          <w:ilvl w:val="0"/>
          <w:numId w:val="14"/>
        </w:numPr>
        <w:rPr>
          <w:del w:id="1255" w:author="Author"/>
        </w:rPr>
      </w:pPr>
      <w:del w:id="1256" w:author="Author">
        <w:r w:rsidDel="00A24BBA">
          <w:delText>Ensure SSL C</w:delText>
        </w:r>
      </w:del>
      <w:ins w:id="1257" w:author="Author">
        <w:del w:id="1258" w:author="Author">
          <w:r w:rsidR="003E5878" w:rsidDel="00A24BBA">
            <w:delText>c</w:delText>
          </w:r>
        </w:del>
      </w:ins>
      <w:del w:id="1259" w:author="Author">
        <w:r w:rsidDel="00A24BBA">
          <w:delText>ertificates are available to support any custom domains.</w:delText>
        </w:r>
      </w:del>
      <w:ins w:id="1260" w:author="Author">
        <w:del w:id="1261" w:author="Author">
          <w:r w:rsidR="003E5878" w:rsidDel="00A24BBA">
            <w:delText xml:space="preserve"> </w:delText>
          </w:r>
        </w:del>
      </w:ins>
    </w:p>
    <w:p w14:paraId="5CC3218F" w14:textId="40E9A0E2" w:rsidR="00474F1B" w:rsidDel="00A24BBA" w:rsidRDefault="00474F1B" w:rsidP="004A5AF4">
      <w:pPr>
        <w:pStyle w:val="ListParagraph"/>
        <w:numPr>
          <w:ilvl w:val="0"/>
          <w:numId w:val="14"/>
        </w:numPr>
        <w:rPr>
          <w:del w:id="1262" w:author="Author"/>
        </w:rPr>
      </w:pPr>
      <w:del w:id="1263" w:author="Author">
        <w:r w:rsidDel="00A24BBA">
          <w:delText xml:space="preserve">The </w:delText>
        </w:r>
      </w:del>
      <w:ins w:id="1264" w:author="Author">
        <w:del w:id="1265" w:author="Author">
          <w:r w:rsidR="00B86CBF" w:rsidDel="00A24BBA">
            <w:delText xml:space="preserve">same </w:delText>
          </w:r>
        </w:del>
      </w:ins>
      <w:del w:id="1266" w:author="Author">
        <w:r w:rsidDel="00A24BBA">
          <w:delText xml:space="preserve">SSL certificate </w:delText>
        </w:r>
      </w:del>
      <w:ins w:id="1267" w:author="Author">
        <w:del w:id="1268" w:author="Author">
          <w:r w:rsidR="003E5878" w:rsidDel="00A24BBA">
            <w:delText xml:space="preserve">types are supported, being </w:delText>
          </w:r>
        </w:del>
      </w:ins>
      <w:del w:id="1269" w:author="Author">
        <w:r w:rsidDel="00A24BBA">
          <w:delText>can be a s</w:delText>
        </w:r>
      </w:del>
      <w:ins w:id="1270" w:author="Author">
        <w:del w:id="1271" w:author="Author">
          <w:r w:rsidR="003E5878" w:rsidDel="00A24BBA">
            <w:delText>s</w:delText>
          </w:r>
        </w:del>
      </w:ins>
      <w:del w:id="1272" w:author="Author">
        <w:r w:rsidDel="00A24BBA">
          <w:delText xml:space="preserve">tandard, wildcard or SAN </w:delText>
        </w:r>
      </w:del>
      <w:ins w:id="1273" w:author="Author">
        <w:del w:id="1274" w:author="Author">
          <w:r w:rsidR="003E5878" w:rsidDel="00A24BBA">
            <w:delText>based</w:delText>
          </w:r>
        </w:del>
      </w:ins>
      <w:del w:id="1275" w:author="Author">
        <w:r w:rsidDel="00A24BBA">
          <w:delText>cert.</w:delText>
        </w:r>
      </w:del>
      <w:ins w:id="1276" w:author="Author">
        <w:del w:id="1277" w:author="Author">
          <w:r w:rsidR="003E5878" w:rsidDel="00A24BBA">
            <w:delText>, preferably issued by a 3</w:delText>
          </w:r>
          <w:r w:rsidR="003E5878" w:rsidRPr="003E5878" w:rsidDel="00A24BBA">
            <w:rPr>
              <w:vertAlign w:val="superscript"/>
            </w:rPr>
            <w:delText>rd</w:delText>
          </w:r>
          <w:r w:rsidR="003E5878" w:rsidDel="00A24BBA">
            <w:delText xml:space="preserve"> party trusted certificate authority. </w:delText>
          </w:r>
        </w:del>
      </w:ins>
    </w:p>
    <w:p w14:paraId="11F13D17" w14:textId="5988CF86" w:rsidR="00474F1B" w:rsidDel="000F2687" w:rsidRDefault="00474F1B" w:rsidP="004A5AF4">
      <w:pPr>
        <w:pStyle w:val="ListParagraph"/>
        <w:numPr>
          <w:ilvl w:val="0"/>
          <w:numId w:val="14"/>
        </w:numPr>
        <w:rPr>
          <w:del w:id="1278" w:author="Author"/>
        </w:rPr>
      </w:pPr>
      <w:del w:id="1279" w:author="Author">
        <w:r w:rsidDel="000F2687">
          <w:delText>Create Connector groups for each of the web application network segments.</w:delText>
        </w:r>
      </w:del>
    </w:p>
    <w:p w14:paraId="6EC15DAA" w14:textId="231C10C1" w:rsidR="00474F1B" w:rsidDel="000F2687" w:rsidRDefault="00474F1B" w:rsidP="00474F1B">
      <w:pPr>
        <w:pStyle w:val="ListParagraph"/>
        <w:ind w:left="720"/>
        <w:rPr>
          <w:del w:id="1280" w:author="Author"/>
        </w:rPr>
      </w:pPr>
      <w:del w:id="1281" w:author="Author">
        <w:r w:rsidDel="000F2687">
          <w:delText>A Connector Group can be used to publish multiple web applications but does need to have network connectivity and line of sight to the published web applications.</w:delText>
        </w:r>
      </w:del>
    </w:p>
    <w:p w14:paraId="29CE2334" w14:textId="5745A8F2" w:rsidR="004A795B" w:rsidRDefault="004A795B" w:rsidP="004A5AF4">
      <w:pPr>
        <w:pStyle w:val="ListParagraph"/>
        <w:numPr>
          <w:ilvl w:val="0"/>
          <w:numId w:val="14"/>
        </w:numPr>
        <w:rPr>
          <w:ins w:id="1282" w:author="Author"/>
        </w:rPr>
      </w:pPr>
      <w:ins w:id="1283" w:author="Author">
        <w:r>
          <w:t xml:space="preserve">If you are running a single tenant for test and production then migrating apps from pilot to production is simply achieved by relocating the production ready applications from the pilot connector, to the designated production connectors. Some organizations will run separate tenants however, one for pre-production and the other for production, and in that </w:t>
        </w:r>
        <w:del w:id="1284" w:author="Author">
          <w:r w:rsidDel="00FA78D1">
            <w:delText>scenario</w:delText>
          </w:r>
        </w:del>
        <w:r w:rsidR="00FA78D1">
          <w:t xml:space="preserve">scenario, </w:t>
        </w:r>
        <w:del w:id="1285" w:author="Author">
          <w:r w:rsidDel="00242CBB">
            <w:delText xml:space="preserve"> </w:delText>
          </w:r>
        </w:del>
        <w:r>
          <w:t>each will play host to a distinct namespace will that represents each environment, individually. If this is how you are setup then you will not have the ability to move piloted apps between tenants, so should ensure that the production tenant is also ready to host the apps. E.g. Validate that the required customer domain is already registered and verified, that external fqdns are registered in public DNS, and that SSL certificates are available to support any custom domains. The same SSL certificate types are supported, being standard, wildcard or SAN based, preferably issued by a 3</w:t>
        </w:r>
        <w:r w:rsidRPr="003E5878">
          <w:rPr>
            <w:vertAlign w:val="superscript"/>
          </w:rPr>
          <w:t>rd</w:t>
        </w:r>
        <w:r>
          <w:t xml:space="preserve"> party trusted certificate authority. </w:t>
        </w:r>
      </w:ins>
    </w:p>
    <w:p w14:paraId="472F9977" w14:textId="10BF603D" w:rsidR="00474F1B" w:rsidRDefault="00681C90" w:rsidP="004A5AF4">
      <w:pPr>
        <w:pStyle w:val="ListParagraph"/>
        <w:numPr>
          <w:ilvl w:val="0"/>
          <w:numId w:val="14"/>
        </w:numPr>
      </w:pPr>
      <w:ins w:id="1286" w:author="Author">
        <w:r>
          <w:t xml:space="preserve">As with the pilot, you should </w:t>
        </w:r>
      </w:ins>
      <w:del w:id="1287" w:author="Author">
        <w:r w:rsidR="00474F1B" w:rsidDel="00681C90">
          <w:delText>D</w:delText>
        </w:r>
      </w:del>
      <w:ins w:id="1288" w:author="Author">
        <w:r>
          <w:t>d</w:t>
        </w:r>
      </w:ins>
      <w:r w:rsidR="00474F1B">
        <w:t xml:space="preserve">etermine how the Connector server </w:t>
      </w:r>
      <w:ins w:id="1289" w:author="Author">
        <w:r>
          <w:t xml:space="preserve">is expected </w:t>
        </w:r>
      </w:ins>
      <w:del w:id="1290" w:author="Author">
        <w:r w:rsidR="00474F1B" w:rsidDel="00681C90">
          <w:delText>will make outbo</w:delText>
        </w:r>
      </w:del>
      <w:ins w:id="1291" w:author="Author">
        <w:r>
          <w:t xml:space="preserve">to route out </w:t>
        </w:r>
      </w:ins>
      <w:del w:id="1292" w:author="Author">
        <w:r w:rsidR="00474F1B" w:rsidDel="00681C90">
          <w:delText xml:space="preserve">und connectivity </w:delText>
        </w:r>
      </w:del>
      <w:r w:rsidR="00474F1B">
        <w:t>to the Azure App Proxy services. This can be direct access or via a forward proxy.</w:t>
      </w:r>
    </w:p>
    <w:p w14:paraId="6F7669A0" w14:textId="391351C4" w:rsidR="00474F1B" w:rsidDel="00122188" w:rsidRDefault="00474F1B" w:rsidP="004A5AF4">
      <w:pPr>
        <w:pStyle w:val="ListParagraph"/>
        <w:numPr>
          <w:ilvl w:val="0"/>
          <w:numId w:val="14"/>
        </w:numPr>
        <w:rPr>
          <w:del w:id="1293" w:author="Author"/>
        </w:rPr>
      </w:pPr>
      <w:r>
        <w:t>Deploy Connector servers</w:t>
      </w:r>
      <w:ins w:id="1294" w:author="Author">
        <w:r w:rsidR="00122188">
          <w:t xml:space="preserve">. </w:t>
        </w:r>
      </w:ins>
    </w:p>
    <w:p w14:paraId="2CBF1EA8" w14:textId="4A699A6C" w:rsidR="00474F1B" w:rsidRDefault="00122188" w:rsidP="004A5AF4">
      <w:pPr>
        <w:pStyle w:val="ListParagraph"/>
        <w:numPr>
          <w:ilvl w:val="0"/>
          <w:numId w:val="14"/>
        </w:numPr>
      </w:pPr>
      <w:ins w:id="1295" w:author="Author">
        <w:r>
          <w:t xml:space="preserve"> A minimum of 2 </w:t>
        </w:r>
      </w:ins>
      <w:r w:rsidR="00474F1B">
        <w:t>Connector</w:t>
      </w:r>
      <w:ins w:id="1296" w:author="Author">
        <w:r>
          <w:t xml:space="preserve"> instances</w:t>
        </w:r>
      </w:ins>
      <w:del w:id="1297" w:author="Author">
        <w:r w:rsidR="00474F1B" w:rsidDel="00122188">
          <w:delText xml:space="preserve"> servers</w:delText>
        </w:r>
      </w:del>
      <w:r w:rsidR="00474F1B">
        <w:t xml:space="preserve"> should be deployed per web application grouping to provide redundancy. The Connectors should be deployed in the same network segment as the published web servers and can run on physical hardware or a VM.</w:t>
      </w:r>
    </w:p>
    <w:p w14:paraId="353D308E" w14:textId="406B9103" w:rsidR="00474F1B" w:rsidDel="003662B1" w:rsidRDefault="00474F1B" w:rsidP="004A5AF4">
      <w:pPr>
        <w:pStyle w:val="ListParagraph"/>
        <w:numPr>
          <w:ilvl w:val="0"/>
          <w:numId w:val="14"/>
        </w:numPr>
        <w:rPr>
          <w:del w:id="1298" w:author="Author"/>
        </w:rPr>
      </w:pPr>
      <w:r>
        <w:t>If Kerberos Constrained Delegation is required for any of the web applications to be published through a Connector Group then the Connector servers must be domain joined</w:t>
      </w:r>
      <w:ins w:id="1299" w:author="Author">
        <w:r w:rsidR="003662B1">
          <w:t xml:space="preserve">, and </w:t>
        </w:r>
      </w:ins>
      <w:del w:id="1300" w:author="Author">
        <w:r w:rsidDel="003662B1">
          <w:delText>.</w:delText>
        </w:r>
      </w:del>
    </w:p>
    <w:p w14:paraId="460EFA5A" w14:textId="003B7C33" w:rsidR="00474F1B" w:rsidDel="003662B1" w:rsidRDefault="00474F1B" w:rsidP="004A5AF4">
      <w:pPr>
        <w:pStyle w:val="ListParagraph"/>
        <w:numPr>
          <w:ilvl w:val="0"/>
          <w:numId w:val="14"/>
        </w:numPr>
        <w:rPr>
          <w:del w:id="1301" w:author="Author"/>
        </w:rPr>
      </w:pPr>
      <w:del w:id="1302" w:author="Author">
        <w:r w:rsidDel="00AE311D">
          <w:delText xml:space="preserve">The </w:delText>
        </w:r>
      </w:del>
      <w:ins w:id="1303" w:author="Author">
        <w:del w:id="1304" w:author="Author">
          <w:r w:rsidR="00AE311D" w:rsidDel="003662B1">
            <w:delText>O</w:delText>
          </w:r>
        </w:del>
        <w:r w:rsidR="003662B1">
          <w:t>o</w:t>
        </w:r>
        <w:r w:rsidR="00AE311D">
          <w:t xml:space="preserve">ur </w:t>
        </w:r>
      </w:ins>
      <w:r>
        <w:t xml:space="preserve">recommendation is to install the Connector </w:t>
      </w:r>
      <w:ins w:id="1305" w:author="Author">
        <w:r w:rsidR="00AE311D">
          <w:t>in</w:t>
        </w:r>
      </w:ins>
      <w:del w:id="1306" w:author="Author">
        <w:r w:rsidDel="00AE311D">
          <w:delText>to</w:delText>
        </w:r>
      </w:del>
      <w:r>
        <w:t xml:space="preserve"> the same domain that the web application service account/machine accounts are in.</w:t>
      </w:r>
      <w:ins w:id="1307" w:author="Author">
        <w:r w:rsidR="003662B1">
          <w:t xml:space="preserve"> </w:t>
        </w:r>
      </w:ins>
    </w:p>
    <w:p w14:paraId="152B7BBF" w14:textId="77777777" w:rsidR="003662B1" w:rsidDel="00F04334" w:rsidRDefault="003662B1" w:rsidP="004A5AF4">
      <w:pPr>
        <w:pStyle w:val="ListParagraph"/>
        <w:numPr>
          <w:ilvl w:val="0"/>
          <w:numId w:val="14"/>
        </w:numPr>
        <w:rPr>
          <w:ins w:id="1308" w:author="Author"/>
          <w:del w:id="1309" w:author="Author"/>
        </w:rPr>
      </w:pPr>
    </w:p>
    <w:p w14:paraId="409C82D1" w14:textId="26E71B2E" w:rsidR="00322AD2" w:rsidDel="00F04334" w:rsidRDefault="00731597" w:rsidP="004A5AF4">
      <w:pPr>
        <w:pStyle w:val="ListParagraph"/>
        <w:numPr>
          <w:ilvl w:val="0"/>
          <w:numId w:val="14"/>
        </w:numPr>
        <w:rPr>
          <w:ins w:id="1310" w:author="Author"/>
          <w:del w:id="1311" w:author="Author"/>
        </w:rPr>
      </w:pPr>
      <w:ins w:id="1312" w:author="Author">
        <w:del w:id="1313" w:author="Author">
          <w:r w:rsidDel="00F04334">
            <w:delText>If r</w:delText>
          </w:r>
          <w:r w:rsidR="009C7E6E" w:rsidDel="00F04334">
            <w:delText>R</w:delText>
          </w:r>
          <w:r w:rsidDel="00F04334">
            <w:delText xml:space="preserve">unning </w:delText>
          </w:r>
          <w:r w:rsidR="00210747" w:rsidDel="00F04334">
            <w:delText xml:space="preserve">multiple </w:delText>
          </w:r>
          <w:r w:rsidDel="00F04334">
            <w:delText>a single tenant</w:delText>
          </w:r>
          <w:r w:rsidR="00210747" w:rsidDel="00F04334">
            <w:delText>s</w:delText>
          </w:r>
          <w:r w:rsidDel="00F04334">
            <w:delText xml:space="preserve"> </w:delText>
          </w:r>
          <w:r w:rsidR="009C7E6E" w:rsidDel="00F04334">
            <w:delText xml:space="preserve">will involve </w:delText>
          </w:r>
          <w:r w:rsidDel="00F04334">
            <w:delText xml:space="preserve">you </w:delText>
          </w:r>
          <w:r w:rsidR="00210747" w:rsidDel="00F04334">
            <w:delText xml:space="preserve">may want to </w:delText>
          </w:r>
          <w:r w:rsidR="00AE311D" w:rsidDel="00F04334">
            <w:delText xml:space="preserve">As with the pilot, </w:delText>
          </w:r>
        </w:del>
      </w:ins>
      <w:del w:id="1314" w:author="Author">
        <w:r w:rsidR="00474F1B" w:rsidDel="00F04334">
          <w:delText>P</w:delText>
        </w:r>
      </w:del>
      <w:ins w:id="1315" w:author="Author">
        <w:del w:id="1316" w:author="Author">
          <w:r w:rsidR="00210747" w:rsidDel="00F04334">
            <w:delText>p</w:delText>
          </w:r>
        </w:del>
      </w:ins>
      <w:del w:id="1317" w:author="Author">
        <w:r w:rsidR="00474F1B" w:rsidDel="00F04334">
          <w:delText>ublish</w:delText>
        </w:r>
      </w:del>
      <w:ins w:id="1318" w:author="Author">
        <w:del w:id="1319" w:author="Author">
          <w:r w:rsidR="009C7E6E" w:rsidDel="00F04334">
            <w:delText>ing applications</w:delText>
          </w:r>
        </w:del>
      </w:ins>
      <w:del w:id="1320" w:author="Author">
        <w:r w:rsidR="00474F1B" w:rsidDel="00F04334">
          <w:delText xml:space="preserve"> the </w:delText>
        </w:r>
      </w:del>
      <w:ins w:id="1321" w:author="Author">
        <w:del w:id="1322" w:author="Author">
          <w:r w:rsidR="009C7E6E" w:rsidDel="00F04334">
            <w:delText xml:space="preserve">in </w:delText>
          </w:r>
          <w:r w:rsidR="00210747" w:rsidDel="00F04334">
            <w:delText>piloted</w:delText>
          </w:r>
          <w:r w:rsidR="009C7E6E" w:rsidDel="00F04334">
            <w:delText xml:space="preserve"> and then</w:delText>
          </w:r>
          <w:r w:rsidR="00210747" w:rsidDel="00F04334">
            <w:delText xml:space="preserve"> </w:delText>
          </w:r>
          <w:r w:rsidR="0057557B" w:rsidDel="00F04334">
            <w:delText xml:space="preserve">applications </w:delText>
          </w:r>
          <w:r w:rsidR="00322AD2" w:rsidDel="00F04334">
            <w:delText xml:space="preserve">into the production tenant, and go through the exact same </w:delText>
          </w:r>
          <w:r w:rsidR="0057557B" w:rsidDel="00F04334">
            <w:delText>functional</w:delText>
          </w:r>
          <w:r w:rsidR="00B32F8B" w:rsidDel="00F04334">
            <w:delText xml:space="preserve">validation </w:delText>
          </w:r>
          <w:r w:rsidR="00322AD2" w:rsidDel="00F04334">
            <w:delText>validation</w:delText>
          </w:r>
          <w:r w:rsidR="00B32F8B" w:rsidDel="00F04334">
            <w:delText xml:space="preserve">test sequence </w:delText>
          </w:r>
          <w:r w:rsidR="00322AD2" w:rsidDel="00F04334">
            <w:delText xml:space="preserve"> steps performed in pilot, before commissioning the applications:</w:delText>
          </w:r>
          <w:r w:rsidR="0057557B" w:rsidDel="00F04334">
            <w:delText xml:space="preserve"> </w:delText>
          </w:r>
          <w:r w:rsidR="00322AD2" w:rsidDel="00F04334">
            <w:delText xml:space="preserve"> </w:delText>
          </w:r>
        </w:del>
      </w:ins>
    </w:p>
    <w:p w14:paraId="4BE9F865" w14:textId="6EBB7715" w:rsidR="00975E94" w:rsidDel="0057557B" w:rsidRDefault="00975E94" w:rsidP="00F04334">
      <w:pPr>
        <w:pStyle w:val="ListParagraph"/>
        <w:rPr>
          <w:ins w:id="1323" w:author="Author"/>
          <w:del w:id="1324" w:author="Author"/>
        </w:rPr>
      </w:pPr>
    </w:p>
    <w:p w14:paraId="1E81B07C" w14:textId="25EE62D6" w:rsidR="003858DF" w:rsidRPr="00322AD2" w:rsidDel="0057557B" w:rsidRDefault="003858DF" w:rsidP="00F04334">
      <w:pPr>
        <w:pStyle w:val="ListParagraph"/>
        <w:rPr>
          <w:ins w:id="1325" w:author="Author"/>
          <w:del w:id="1326" w:author="Author"/>
        </w:rPr>
      </w:pPr>
      <w:ins w:id="1327" w:author="Author">
        <w:del w:id="1328" w:author="Author">
          <w:r w:rsidDel="0057557B">
            <w:delText xml:space="preserve">Publish the </w:delText>
          </w:r>
          <w:r w:rsidRPr="00322AD2" w:rsidDel="0057557B">
            <w:delText>web application with pass through authentication. Test and validate access.</w:delText>
          </w:r>
        </w:del>
      </w:ins>
    </w:p>
    <w:p w14:paraId="705C3A78" w14:textId="4B81748B" w:rsidR="003858DF" w:rsidRPr="00322AD2" w:rsidDel="0057557B" w:rsidRDefault="003858DF" w:rsidP="00F04334">
      <w:pPr>
        <w:pStyle w:val="ListParagraph"/>
        <w:rPr>
          <w:ins w:id="1329" w:author="Author"/>
          <w:del w:id="1330" w:author="Author"/>
        </w:rPr>
      </w:pPr>
      <w:ins w:id="1331" w:author="Author">
        <w:del w:id="1332" w:author="Author">
          <w:r w:rsidRPr="00322AD2" w:rsidDel="0057557B">
            <w:delText xml:space="preserve">This will allow the validation of the overall access and traffic flows and identify any links that are not working correctly. </w:delText>
          </w:r>
        </w:del>
      </w:ins>
    </w:p>
    <w:p w14:paraId="1D3BFAFE" w14:textId="60B0B98A" w:rsidR="003858DF" w:rsidRPr="00322AD2" w:rsidDel="0057557B" w:rsidRDefault="003858DF" w:rsidP="00F04334">
      <w:pPr>
        <w:pStyle w:val="ListParagraph"/>
        <w:rPr>
          <w:ins w:id="1333" w:author="Author"/>
          <w:del w:id="1334" w:author="Author"/>
        </w:rPr>
      </w:pPr>
      <w:ins w:id="1335" w:author="Author">
        <w:del w:id="1336" w:author="Author">
          <w:r w:rsidRPr="00322AD2" w:rsidDel="0057557B">
            <w:delText>Add pre-authentication if required and assign Users/Groups. Test and validate access.</w:delText>
          </w:r>
        </w:del>
      </w:ins>
    </w:p>
    <w:p w14:paraId="21189D3F" w14:textId="5A6D11E1" w:rsidR="003858DF" w:rsidRPr="00322AD2" w:rsidDel="0057557B" w:rsidRDefault="003858DF" w:rsidP="00F04334">
      <w:pPr>
        <w:pStyle w:val="ListParagraph"/>
        <w:rPr>
          <w:ins w:id="1337" w:author="Author"/>
          <w:del w:id="1338" w:author="Author"/>
        </w:rPr>
      </w:pPr>
      <w:ins w:id="1339" w:author="Author">
        <w:del w:id="1340" w:author="Author">
          <w:r w:rsidRPr="00322AD2" w:rsidDel="0057557B">
            <w:delText>Add authentication delegation if required including any necessary supporting AD configuration. Test and validate access.</w:delText>
          </w:r>
        </w:del>
      </w:ins>
    </w:p>
    <w:p w14:paraId="48552B7D" w14:textId="195E3E75" w:rsidR="003858DF" w:rsidRPr="00322AD2" w:rsidDel="0057557B" w:rsidRDefault="003858DF" w:rsidP="00F04334">
      <w:pPr>
        <w:pStyle w:val="ListParagraph"/>
        <w:rPr>
          <w:ins w:id="1341" w:author="Author"/>
          <w:del w:id="1342" w:author="Author"/>
        </w:rPr>
      </w:pPr>
      <w:ins w:id="1343" w:author="Author">
        <w:del w:id="1344" w:author="Author">
          <w:r w:rsidRPr="00322AD2" w:rsidDel="0057557B">
            <w:delText>Apply Conditional Access policies as needed. Test and validate access.</w:delText>
          </w:r>
        </w:del>
      </w:ins>
    </w:p>
    <w:p w14:paraId="5664F108" w14:textId="77777777" w:rsidR="00FB55D3" w:rsidRDefault="00FB55D3" w:rsidP="004A5AF4">
      <w:pPr>
        <w:pStyle w:val="ListParagraph"/>
        <w:numPr>
          <w:ilvl w:val="0"/>
          <w:numId w:val="14"/>
        </w:numPr>
        <w:rPr>
          <w:ins w:id="1345" w:author="Author"/>
        </w:rPr>
      </w:pPr>
    </w:p>
    <w:p w14:paraId="06723DB2" w14:textId="55D4FEFC" w:rsidR="003858DF" w:rsidRPr="00322AD2" w:rsidDel="006819F6" w:rsidRDefault="00992B9F" w:rsidP="004A5AF4">
      <w:pPr>
        <w:pStyle w:val="ListParagraph"/>
        <w:numPr>
          <w:ilvl w:val="0"/>
          <w:numId w:val="14"/>
        </w:numPr>
        <w:spacing w:before="0" w:after="0"/>
        <w:rPr>
          <w:ins w:id="1346" w:author="Author"/>
          <w:del w:id="1347" w:author="Author"/>
        </w:rPr>
      </w:pPr>
      <w:ins w:id="1348" w:author="Author">
        <w:r>
          <w:t xml:space="preserve">Piloting applications will never provide a true reflection of the </w:t>
        </w:r>
        <w:r w:rsidR="0048430D">
          <w:t xml:space="preserve">volume and traffic that an application is likely to be subjected to, </w:t>
        </w:r>
        <w:del w:id="1349" w:author="Author">
          <w:r w:rsidR="00FB55D3" w:rsidDel="0048430D">
            <w:delText>O</w:delText>
          </w:r>
        </w:del>
        <w:r w:rsidR="0048430D">
          <w:t>o</w:t>
        </w:r>
        <w:r w:rsidR="00FB55D3">
          <w:t xml:space="preserve">nce </w:t>
        </w:r>
        <w:r w:rsidR="0048430D">
          <w:t xml:space="preserve">in production, so you </w:t>
        </w:r>
        <w:del w:id="1350" w:author="Author">
          <w:r w:rsidR="00FB55D3" w:rsidDel="0048430D">
            <w:delText>ready</w:delText>
          </w:r>
        </w:del>
        <w:r w:rsidR="0048430D">
          <w:t xml:space="preserve">may now want to </w:t>
        </w:r>
        <w:del w:id="1351" w:author="Author">
          <w:r w:rsidR="00FB55D3" w:rsidDel="0048430D">
            <w:delText xml:space="preserve"> you can </w:delText>
          </w:r>
          <w:r w:rsidR="003858DF" w:rsidRPr="00322AD2" w:rsidDel="00FB55D3">
            <w:delText>C</w:delText>
          </w:r>
        </w:del>
        <w:r w:rsidR="00FB55D3">
          <w:t>c</w:t>
        </w:r>
        <w:r w:rsidR="003858DF" w:rsidRPr="00322AD2">
          <w:t>arry out operational baselining to determine if further scale out is required beyond the initial 2 connector servers</w:t>
        </w:r>
      </w:ins>
    </w:p>
    <w:p w14:paraId="4DB03F29" w14:textId="77777777" w:rsidR="00322AD2" w:rsidRDefault="00322AD2" w:rsidP="004A5AF4">
      <w:pPr>
        <w:pStyle w:val="ListParagraph"/>
        <w:numPr>
          <w:ilvl w:val="0"/>
          <w:numId w:val="14"/>
        </w:numPr>
        <w:spacing w:before="0" w:after="0"/>
        <w:rPr>
          <w:ins w:id="1352" w:author="Author"/>
        </w:rPr>
      </w:pPr>
    </w:p>
    <w:p w14:paraId="47A71BDF" w14:textId="5E0D365E" w:rsidR="00474F1B" w:rsidRPr="00322AD2" w:rsidDel="00FB55D3" w:rsidRDefault="003858DF" w:rsidP="003858DF">
      <w:pPr>
        <w:spacing w:before="0" w:after="0"/>
        <w:rPr>
          <w:del w:id="1353" w:author="Author"/>
        </w:rPr>
      </w:pPr>
      <w:ins w:id="1354" w:author="Author">
        <w:del w:id="1355" w:author="Author">
          <w:r w:rsidDel="00FB55D3">
            <w:delText xml:space="preserve">Publish the </w:delText>
          </w:r>
        </w:del>
      </w:ins>
      <w:del w:id="1356" w:author="Author">
        <w:r w:rsidR="00474F1B" w:rsidRPr="00322AD2" w:rsidDel="00FB55D3">
          <w:delText>web application with pass through authentication. Test and validate access.</w:delText>
        </w:r>
        <w:bookmarkStart w:id="1357" w:name="_Toc508930359"/>
        <w:bookmarkEnd w:id="1357"/>
      </w:del>
    </w:p>
    <w:p w14:paraId="70E5174B" w14:textId="1E4302B6" w:rsidR="00474F1B" w:rsidRPr="00322AD2" w:rsidDel="00FB55D3" w:rsidRDefault="00474F1B" w:rsidP="003858DF">
      <w:pPr>
        <w:spacing w:before="0" w:after="0"/>
        <w:rPr>
          <w:del w:id="1358" w:author="Author"/>
        </w:rPr>
      </w:pPr>
      <w:del w:id="1359" w:author="Author">
        <w:r w:rsidRPr="00322AD2" w:rsidDel="00FB55D3">
          <w:delText xml:space="preserve">This will allow the validation of the overall access and traffic flows and identify any links that are not working correctly. </w:delText>
        </w:r>
        <w:bookmarkStart w:id="1360" w:name="_Toc508930360"/>
        <w:bookmarkEnd w:id="1360"/>
      </w:del>
    </w:p>
    <w:p w14:paraId="2E8D5830" w14:textId="232E0371" w:rsidR="00474F1B" w:rsidRPr="00322AD2" w:rsidDel="00FB55D3" w:rsidRDefault="00474F1B" w:rsidP="003858DF">
      <w:pPr>
        <w:spacing w:before="0" w:after="0"/>
        <w:rPr>
          <w:del w:id="1361" w:author="Author"/>
        </w:rPr>
      </w:pPr>
      <w:del w:id="1362" w:author="Author">
        <w:r w:rsidRPr="00322AD2" w:rsidDel="00FB55D3">
          <w:delText>Add pre-authentication if required and assign Users/Groups. Test and validate access.</w:delText>
        </w:r>
        <w:bookmarkStart w:id="1363" w:name="_Toc508930361"/>
        <w:bookmarkEnd w:id="1363"/>
      </w:del>
    </w:p>
    <w:p w14:paraId="76953342" w14:textId="31536A2E" w:rsidR="00474F1B" w:rsidRPr="00322AD2" w:rsidDel="00FB55D3" w:rsidRDefault="00474F1B" w:rsidP="003858DF">
      <w:pPr>
        <w:spacing w:before="0" w:after="0"/>
        <w:rPr>
          <w:del w:id="1364" w:author="Author"/>
        </w:rPr>
      </w:pPr>
      <w:del w:id="1365" w:author="Author">
        <w:r w:rsidRPr="00322AD2" w:rsidDel="00FB55D3">
          <w:delText>Add authentication delegation if required including any necessary supporting AD configuration. Test and validate access.</w:delText>
        </w:r>
        <w:bookmarkStart w:id="1366" w:name="_Toc508930362"/>
        <w:bookmarkEnd w:id="1366"/>
      </w:del>
    </w:p>
    <w:p w14:paraId="54DC7392" w14:textId="42065824" w:rsidR="00474F1B" w:rsidRPr="00322AD2" w:rsidDel="00FB55D3" w:rsidRDefault="00474F1B" w:rsidP="003858DF">
      <w:pPr>
        <w:spacing w:before="0" w:after="0"/>
        <w:rPr>
          <w:del w:id="1367" w:author="Author"/>
        </w:rPr>
      </w:pPr>
      <w:del w:id="1368" w:author="Author">
        <w:r w:rsidRPr="00322AD2" w:rsidDel="00FB55D3">
          <w:delText>Apply Conditional Access policies as needed. Test and validate access.</w:delText>
        </w:r>
        <w:bookmarkStart w:id="1369" w:name="_Toc508930363"/>
        <w:bookmarkEnd w:id="1369"/>
      </w:del>
    </w:p>
    <w:p w14:paraId="4798CE6C" w14:textId="538A6BF5" w:rsidR="00474F1B" w:rsidRPr="00322AD2" w:rsidDel="00FB55D3" w:rsidRDefault="00474F1B" w:rsidP="003858DF">
      <w:pPr>
        <w:spacing w:before="0" w:after="0"/>
        <w:rPr>
          <w:del w:id="1370" w:author="Author"/>
        </w:rPr>
      </w:pPr>
      <w:del w:id="1371" w:author="Author">
        <w:r w:rsidRPr="00322AD2" w:rsidDel="00FB55D3">
          <w:delText>Carry out operational baselining to determine if further scale out is required beyond the initial 2 connector servers</w:delText>
        </w:r>
        <w:bookmarkStart w:id="1372" w:name="_Toc508930364"/>
        <w:bookmarkEnd w:id="1372"/>
      </w:del>
    </w:p>
    <w:p w14:paraId="1C6C7E91" w14:textId="17F385F9" w:rsidR="003C4FAC" w:rsidRDefault="00C271C7" w:rsidP="00CF56F7">
      <w:pPr>
        <w:pStyle w:val="Heading1Numbered"/>
      </w:pPr>
      <w:bookmarkStart w:id="1373" w:name="_Toc508930365"/>
      <w:r>
        <w:t xml:space="preserve">Azure AD Application Proxy </w:t>
      </w:r>
      <w:del w:id="1374" w:author="Author">
        <w:r w:rsidR="00396E1B" w:rsidDel="00CD5117">
          <w:delText>Project</w:delText>
        </w:r>
        <w:r w:rsidR="003C4FAC" w:rsidDel="00CD5117">
          <w:delText xml:space="preserve"> </w:delText>
        </w:r>
      </w:del>
      <w:ins w:id="1375" w:author="Author">
        <w:r w:rsidR="00CD5117">
          <w:t xml:space="preserve">Deployment </w:t>
        </w:r>
      </w:ins>
      <w:r w:rsidR="003C4FAC">
        <w:t>Plan</w:t>
      </w:r>
      <w:ins w:id="1376" w:author="Author">
        <w:r w:rsidR="008A0843">
          <w:t>s</w:t>
        </w:r>
      </w:ins>
      <w:bookmarkEnd w:id="1373"/>
    </w:p>
    <w:p w14:paraId="33069FCA" w14:textId="739CC48C" w:rsidR="00F231BF" w:rsidDel="00753D8D" w:rsidRDefault="005548AD" w:rsidP="005548AD">
      <w:pPr>
        <w:rPr>
          <w:del w:id="1377" w:author="Author"/>
        </w:rPr>
      </w:pPr>
      <w:r w:rsidRPr="004F4D0F">
        <w:t xml:space="preserve">This section details the </w:t>
      </w:r>
      <w:r w:rsidR="002B0C78">
        <w:t>deployment</w:t>
      </w:r>
      <w:del w:id="1378" w:author="Author">
        <w:r w:rsidR="002B0C78" w:rsidDel="00753D8D">
          <w:delText>/integration</w:delText>
        </w:r>
      </w:del>
      <w:r w:rsidR="002B0C78">
        <w:t xml:space="preserve"> steps </w:t>
      </w:r>
      <w:ins w:id="1379" w:author="Author">
        <w:r w:rsidR="00753D8D">
          <w:t xml:space="preserve">required </w:t>
        </w:r>
      </w:ins>
      <w:r w:rsidR="00470983">
        <w:t xml:space="preserve">to publish </w:t>
      </w:r>
      <w:ins w:id="1380" w:author="Author">
        <w:r w:rsidR="00775AF9">
          <w:t xml:space="preserve">the afore detailed </w:t>
        </w:r>
      </w:ins>
      <w:del w:id="1381" w:author="Author">
        <w:r w:rsidR="00470983" w:rsidDel="00775AF9">
          <w:delText xml:space="preserve">selected </w:delText>
        </w:r>
      </w:del>
      <w:r w:rsidR="00470983">
        <w:t>application</w:t>
      </w:r>
      <w:ins w:id="1382" w:author="Author">
        <w:r w:rsidR="00264C95">
          <w:t>s</w:t>
        </w:r>
      </w:ins>
      <w:r w:rsidR="00470983">
        <w:t xml:space="preserve"> via Azure </w:t>
      </w:r>
      <w:del w:id="1383" w:author="Author">
        <w:r w:rsidR="00470983" w:rsidDel="00753D8D">
          <w:delText>Active Directory</w:delText>
        </w:r>
      </w:del>
      <w:ins w:id="1384" w:author="Author">
        <w:r w:rsidR="00753D8D">
          <w:t>AD</w:t>
        </w:r>
      </w:ins>
      <w:r w:rsidR="00470983">
        <w:t xml:space="preserve"> Application Proxy</w:t>
      </w:r>
      <w:ins w:id="1385" w:author="Author">
        <w:r w:rsidR="00775AF9">
          <w:t xml:space="preserve">, </w:t>
        </w:r>
      </w:ins>
      <w:del w:id="1386" w:author="Author">
        <w:r w:rsidR="00470983" w:rsidDel="00775AF9">
          <w:delText xml:space="preserve"> </w:delText>
        </w:r>
        <w:r w:rsidRPr="004F4D0F" w:rsidDel="00753D8D">
          <w:delText xml:space="preserve">for the </w:delText>
        </w:r>
        <w:r w:rsidDel="00753D8D">
          <w:rPr>
            <w:lang w:eastAsia="ja-JP"/>
          </w:rPr>
          <w:fldChar w:fldCharType="begin"/>
        </w:r>
        <w:r w:rsidDel="00753D8D">
          <w:rPr>
            <w:lang w:eastAsia="ja-JP"/>
          </w:rPr>
          <w:delInstrText xml:space="preserve"> DOCPROPERTY  Customer  \* MERGEFORMAT </w:delInstrText>
        </w:r>
        <w:r w:rsidDel="00753D8D">
          <w:rPr>
            <w:lang w:eastAsia="ja-JP"/>
          </w:rPr>
          <w:fldChar w:fldCharType="separate"/>
        </w:r>
        <w:r w:rsidR="000322C2" w:rsidDel="00753D8D">
          <w:rPr>
            <w:lang w:eastAsia="ja-JP"/>
          </w:rPr>
          <w:delText>&lt;Update Customer Name in Doc Properties&gt;</w:delText>
        </w:r>
        <w:r w:rsidDel="00753D8D">
          <w:rPr>
            <w:lang w:eastAsia="ja-JP"/>
          </w:rPr>
          <w:fldChar w:fldCharType="end"/>
        </w:r>
        <w:r w:rsidRPr="004F4D0F" w:rsidDel="00753D8D">
          <w:delText xml:space="preserve"> environment and the steps </w:delText>
        </w:r>
      </w:del>
      <w:ins w:id="1387" w:author="Author">
        <w:del w:id="1388" w:author="Author">
          <w:r w:rsidR="00264C95" w:rsidDel="00753D8D">
            <w:delText xml:space="preserve">required </w:delText>
          </w:r>
        </w:del>
      </w:ins>
      <w:del w:id="1389" w:author="Author">
        <w:r w:rsidRPr="004F4D0F" w:rsidDel="00753D8D">
          <w:delText xml:space="preserve">to configure the required </w:delText>
        </w:r>
        <w:r w:rsidDel="00753D8D">
          <w:delText>components that will deliver the identity and access capability</w:delText>
        </w:r>
      </w:del>
      <w:ins w:id="1390" w:author="Author">
        <w:del w:id="1391" w:author="Author">
          <w:r w:rsidR="00753D8D" w:rsidDel="00775AF9">
            <w:delText xml:space="preserve">and will </w:delText>
          </w:r>
        </w:del>
        <w:r w:rsidR="00753D8D">
          <w:t>co</w:t>
        </w:r>
        <w:r w:rsidR="00775AF9">
          <w:t>mprising</w:t>
        </w:r>
        <w:del w:id="1392" w:author="Author">
          <w:r w:rsidR="00753D8D" w:rsidDel="00775AF9">
            <w:delText>nsist</w:delText>
          </w:r>
        </w:del>
        <w:r w:rsidR="00753D8D">
          <w:t xml:space="preserve"> of the </w:t>
        </w:r>
      </w:ins>
      <w:del w:id="1393" w:author="Author">
        <w:r w:rsidRPr="004F4D0F" w:rsidDel="00753D8D">
          <w:delText>.</w:delText>
        </w:r>
      </w:del>
    </w:p>
    <w:p w14:paraId="03C6782C" w14:textId="6D72E197" w:rsidR="005548AD" w:rsidRPr="004F4D0F" w:rsidRDefault="005548AD" w:rsidP="005548AD">
      <w:del w:id="1394" w:author="Author">
        <w:r w:rsidRPr="004F4D0F" w:rsidDel="00753D8D">
          <w:delText xml:space="preserve">The </w:delText>
        </w:r>
      </w:del>
      <w:r w:rsidRPr="004F4D0F">
        <w:t xml:space="preserve">following high-level </w:t>
      </w:r>
      <w:r>
        <w:t>activities</w:t>
      </w:r>
      <w:ins w:id="1395" w:author="Author">
        <w:r w:rsidR="00753D8D">
          <w:t>:</w:t>
        </w:r>
      </w:ins>
      <w:del w:id="1396" w:author="Author">
        <w:r w:rsidRPr="004F4D0F" w:rsidDel="00753D8D">
          <w:delText xml:space="preserve"> </w:delText>
        </w:r>
      </w:del>
      <w:ins w:id="1397" w:author="Author">
        <w:del w:id="1398" w:author="Author">
          <w:r w:rsidR="00BD6DCB" w:rsidDel="00753D8D">
            <w:delText>will undertaken</w:delText>
          </w:r>
        </w:del>
      </w:ins>
      <w:del w:id="1399" w:author="Author">
        <w:r w:rsidRPr="004F4D0F" w:rsidDel="00753D8D">
          <w:delText>are needed:</w:delText>
        </w:r>
      </w:del>
    </w:p>
    <w:tbl>
      <w:tblPr>
        <w:tblStyle w:val="SDMTemplateTable"/>
        <w:tblW w:w="9413" w:type="dxa"/>
        <w:tblLook w:val="01E0" w:firstRow="1" w:lastRow="1" w:firstColumn="1" w:lastColumn="1" w:noHBand="0" w:noVBand="0"/>
      </w:tblPr>
      <w:tblGrid>
        <w:gridCol w:w="1248"/>
        <w:gridCol w:w="8165"/>
      </w:tblGrid>
      <w:tr w:rsidR="00A67FC2" w14:paraId="01D7B5C0" w14:textId="77777777" w:rsidTr="00A67FC2">
        <w:trPr>
          <w:cnfStyle w:val="100000000000" w:firstRow="1" w:lastRow="0" w:firstColumn="0" w:lastColumn="0" w:oddVBand="0" w:evenVBand="0" w:oddHBand="0" w:evenHBand="0" w:firstRowFirstColumn="0" w:firstRowLastColumn="0" w:lastRowFirstColumn="0" w:lastRowLastColumn="0"/>
          <w:trHeight w:val="290"/>
        </w:trPr>
        <w:tc>
          <w:tcPr>
            <w:tcW w:w="1248" w:type="dxa"/>
          </w:tcPr>
          <w:p w14:paraId="6FFCF31E" w14:textId="77777777" w:rsidR="005548AD" w:rsidRPr="004F4D0F" w:rsidRDefault="005548AD" w:rsidP="00735638">
            <w:r w:rsidRPr="004F4D0F">
              <w:t>Section</w:t>
            </w:r>
          </w:p>
        </w:tc>
        <w:tc>
          <w:tcPr>
            <w:tcW w:w="8165" w:type="dxa"/>
          </w:tcPr>
          <w:p w14:paraId="5607BC82" w14:textId="297539FA" w:rsidR="005548AD" w:rsidRPr="004F4D0F" w:rsidRDefault="005548AD" w:rsidP="00735638">
            <w:r>
              <w:t>Activity</w:t>
            </w:r>
            <w:r w:rsidR="002B0C78">
              <w:t>/Steps</w:t>
            </w:r>
          </w:p>
        </w:tc>
      </w:tr>
      <w:tr w:rsidR="00A67FC2" w14:paraId="708237E5"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4B643727" w14:textId="385408AB" w:rsidR="005548AD" w:rsidRPr="004F4D0F" w:rsidRDefault="002B0C78" w:rsidP="00735638">
            <w:pPr>
              <w:pStyle w:val="CellBody"/>
              <w:rPr>
                <w:lang w:val="en-US"/>
              </w:rPr>
            </w:pPr>
            <w:r>
              <w:rPr>
                <w:lang w:val="en-US"/>
              </w:rPr>
              <w:t>4.1</w:t>
            </w:r>
          </w:p>
        </w:tc>
        <w:tc>
          <w:tcPr>
            <w:tcW w:w="8165" w:type="dxa"/>
          </w:tcPr>
          <w:p w14:paraId="5EA4BA0C" w14:textId="62265323" w:rsidR="005548AD" w:rsidRPr="004F4D0F" w:rsidRDefault="002B0C78" w:rsidP="00735638">
            <w:pPr>
              <w:pStyle w:val="CellBody"/>
              <w:rPr>
                <w:lang w:val="en-US"/>
              </w:rPr>
            </w:pPr>
            <w:r>
              <w:rPr>
                <w:lang w:val="en-US"/>
              </w:rPr>
              <w:t>Prerequisites</w:t>
            </w:r>
          </w:p>
        </w:tc>
      </w:tr>
      <w:tr w:rsidR="00A67FC2" w14:paraId="6D7DAB86"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4EA74EB7" w14:textId="214C04B0" w:rsidR="005548AD" w:rsidRPr="004F4D0F" w:rsidRDefault="002B0C78" w:rsidP="00735638">
            <w:pPr>
              <w:pStyle w:val="CellBody"/>
              <w:rPr>
                <w:lang w:val="en-US"/>
              </w:rPr>
            </w:pPr>
            <w:r>
              <w:rPr>
                <w:lang w:val="en-US"/>
              </w:rPr>
              <w:t>4.2</w:t>
            </w:r>
          </w:p>
        </w:tc>
        <w:tc>
          <w:tcPr>
            <w:tcW w:w="8165" w:type="dxa"/>
          </w:tcPr>
          <w:p w14:paraId="0383AC82" w14:textId="4C6368FF" w:rsidR="005548AD" w:rsidRPr="004F4D0F" w:rsidRDefault="002B0C78" w:rsidP="005548AD">
            <w:pPr>
              <w:pStyle w:val="CellBody"/>
              <w:keepNext/>
              <w:rPr>
                <w:lang w:val="en-US"/>
              </w:rPr>
            </w:pPr>
            <w:r>
              <w:rPr>
                <w:lang w:val="en-US"/>
              </w:rPr>
              <w:t>Use-case</w:t>
            </w:r>
            <w:ins w:id="1400" w:author="Author">
              <w:r w:rsidR="008214DC">
                <w:rPr>
                  <w:lang w:val="en-US"/>
                </w:rPr>
                <w:t xml:space="preserve">, </w:t>
              </w:r>
            </w:ins>
            <w:del w:id="1401" w:author="Author">
              <w:r w:rsidDel="008214DC">
                <w:rPr>
                  <w:lang w:val="en-US"/>
                </w:rPr>
                <w:delText>/</w:delText>
              </w:r>
            </w:del>
            <w:r>
              <w:rPr>
                <w:lang w:val="en-US"/>
              </w:rPr>
              <w:t>scenario</w:t>
            </w:r>
            <w:ins w:id="1402" w:author="Author">
              <w:r w:rsidR="008214DC">
                <w:rPr>
                  <w:lang w:val="en-US"/>
                </w:rPr>
                <w:t xml:space="preserve">, </w:t>
              </w:r>
            </w:ins>
            <w:del w:id="1403" w:author="Author">
              <w:r w:rsidDel="008214DC">
                <w:rPr>
                  <w:lang w:val="en-US"/>
                </w:rPr>
                <w:delText>/</w:delText>
              </w:r>
            </w:del>
            <w:r>
              <w:rPr>
                <w:lang w:val="en-US"/>
              </w:rPr>
              <w:t>capability requirements</w:t>
            </w:r>
          </w:p>
        </w:tc>
      </w:tr>
      <w:tr w:rsidR="00A8570F" w14:paraId="5A934A30"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6FE49AC7" w14:textId="7DF7028B" w:rsidR="00A8570F" w:rsidRDefault="00A8570F" w:rsidP="00735638">
            <w:pPr>
              <w:pStyle w:val="CellBody"/>
              <w:rPr>
                <w:lang w:val="en-US"/>
              </w:rPr>
            </w:pPr>
            <w:r>
              <w:rPr>
                <w:lang w:val="en-US"/>
              </w:rPr>
              <w:lastRenderedPageBreak/>
              <w:t>4.3</w:t>
            </w:r>
          </w:p>
        </w:tc>
        <w:tc>
          <w:tcPr>
            <w:tcW w:w="8165" w:type="dxa"/>
          </w:tcPr>
          <w:p w14:paraId="3012C16D" w14:textId="4443336E" w:rsidR="00A8570F" w:rsidRDefault="00A8570F" w:rsidP="005548AD">
            <w:pPr>
              <w:pStyle w:val="CellBody"/>
              <w:keepNext/>
              <w:rPr>
                <w:lang w:val="en-US"/>
              </w:rPr>
            </w:pPr>
            <w:del w:id="1404" w:author="Author">
              <w:r w:rsidDel="00CE258B">
                <w:rPr>
                  <w:lang w:val="en-US"/>
                </w:rPr>
                <w:delText xml:space="preserve">Enable Application Proxy and configure </w:delText>
              </w:r>
            </w:del>
            <w:ins w:id="1405" w:author="Author">
              <w:del w:id="1406" w:author="Author">
                <w:r w:rsidR="00714708" w:rsidDel="00CE258B">
                  <w:rPr>
                    <w:lang w:val="en-US"/>
                  </w:rPr>
                  <w:delText>deploy a</w:delText>
                </w:r>
              </w:del>
            </w:ins>
            <w:del w:id="1407" w:author="Author">
              <w:r w:rsidDel="00CE258B">
                <w:rPr>
                  <w:lang w:val="en-US"/>
                </w:rPr>
                <w:delText>the connector</w:delText>
              </w:r>
            </w:del>
            <w:ins w:id="1408" w:author="Author">
              <w:r w:rsidR="00CE258B">
                <w:rPr>
                  <w:lang w:val="en-US"/>
                </w:rPr>
                <w:t>Working with existing on-premises proxy servers</w:t>
              </w:r>
            </w:ins>
          </w:p>
        </w:tc>
      </w:tr>
      <w:tr w:rsidR="005B1F6B" w14:paraId="5D10C64A" w14:textId="77777777" w:rsidTr="00A67FC2">
        <w:trPr>
          <w:cnfStyle w:val="000000010000" w:firstRow="0" w:lastRow="0" w:firstColumn="0" w:lastColumn="0" w:oddVBand="0" w:evenVBand="0" w:oddHBand="0" w:evenHBand="1" w:firstRowFirstColumn="0" w:firstRowLastColumn="0" w:lastRowFirstColumn="0" w:lastRowLastColumn="0"/>
          <w:ins w:id="1409" w:author="Author"/>
        </w:trPr>
        <w:tc>
          <w:tcPr>
            <w:tcW w:w="1248" w:type="dxa"/>
          </w:tcPr>
          <w:p w14:paraId="166E9905" w14:textId="6D8E93AB" w:rsidR="005B1F6B" w:rsidRDefault="005B1F6B" w:rsidP="005B1F6B">
            <w:pPr>
              <w:pStyle w:val="CellBody"/>
              <w:rPr>
                <w:ins w:id="1410" w:author="Author"/>
                <w:lang w:val="en-US"/>
              </w:rPr>
            </w:pPr>
            <w:ins w:id="1411" w:author="Author">
              <w:r>
                <w:rPr>
                  <w:lang w:val="en-US"/>
                </w:rPr>
                <w:t>4.4</w:t>
              </w:r>
            </w:ins>
          </w:p>
        </w:tc>
        <w:tc>
          <w:tcPr>
            <w:tcW w:w="8165" w:type="dxa"/>
          </w:tcPr>
          <w:p w14:paraId="2BF12477" w14:textId="16B03E2C" w:rsidR="005B1F6B" w:rsidRDefault="00CE258B" w:rsidP="005B1F6B">
            <w:pPr>
              <w:pStyle w:val="CellBody"/>
              <w:keepNext/>
              <w:rPr>
                <w:ins w:id="1412" w:author="Author"/>
                <w:lang w:val="en-US"/>
              </w:rPr>
            </w:pPr>
            <w:ins w:id="1413" w:author="Author">
              <w:r>
                <w:rPr>
                  <w:lang w:val="en-US"/>
                </w:rPr>
                <w:t xml:space="preserve">Enable Application Proxy and deploy </w:t>
              </w:r>
              <w:del w:id="1414" w:author="Author">
                <w:r w:rsidDel="00A71434">
                  <w:rPr>
                    <w:lang w:val="en-US"/>
                  </w:rPr>
                  <w:delText xml:space="preserve">a </w:delText>
                </w:r>
              </w:del>
              <w:r>
                <w:rPr>
                  <w:lang w:val="en-US"/>
                </w:rPr>
                <w:t>connector</w:t>
              </w:r>
              <w:r w:rsidR="00A71434">
                <w:rPr>
                  <w:lang w:val="en-US"/>
                </w:rPr>
                <w:t>s</w:t>
              </w:r>
              <w:del w:id="1415" w:author="Author">
                <w:r w:rsidR="005B1F6B" w:rsidDel="00CE258B">
                  <w:rPr>
                    <w:lang w:val="en-US"/>
                  </w:rPr>
                  <w:delText>Working with existing on-premises proxy servers</w:delText>
                </w:r>
              </w:del>
            </w:ins>
          </w:p>
        </w:tc>
      </w:tr>
      <w:tr w:rsidR="005B1F6B" w14:paraId="230A5632"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2AF4921A" w14:textId="54D9CE4D" w:rsidR="005B1F6B" w:rsidRDefault="005B1F6B" w:rsidP="005B1F6B">
            <w:pPr>
              <w:pStyle w:val="CellBody"/>
              <w:rPr>
                <w:lang w:val="en-US"/>
              </w:rPr>
            </w:pPr>
            <w:r>
              <w:rPr>
                <w:lang w:val="en-US"/>
              </w:rPr>
              <w:t>4.</w:t>
            </w:r>
            <w:ins w:id="1416" w:author="Author">
              <w:r w:rsidR="004F15F0">
                <w:rPr>
                  <w:lang w:val="en-US"/>
                </w:rPr>
                <w:t>5</w:t>
              </w:r>
            </w:ins>
            <w:del w:id="1417" w:author="Author">
              <w:r w:rsidDel="004F15F0">
                <w:rPr>
                  <w:lang w:val="en-US"/>
                </w:rPr>
                <w:delText>4</w:delText>
              </w:r>
              <w:r w:rsidDel="002524B7">
                <w:rPr>
                  <w:lang w:val="en-US"/>
                </w:rPr>
                <w:delText xml:space="preserve"> A</w:delText>
              </w:r>
            </w:del>
          </w:p>
        </w:tc>
        <w:tc>
          <w:tcPr>
            <w:tcW w:w="8165" w:type="dxa"/>
          </w:tcPr>
          <w:p w14:paraId="0395C099" w14:textId="2A8AF418" w:rsidR="005B1F6B" w:rsidRDefault="005B1F6B" w:rsidP="005B1F6B">
            <w:pPr>
              <w:pStyle w:val="CellBody"/>
              <w:keepNext/>
              <w:rPr>
                <w:lang w:val="en-US"/>
              </w:rPr>
            </w:pPr>
            <w:del w:id="1418" w:author="Author">
              <w:r w:rsidDel="00A71434">
                <w:rPr>
                  <w:lang w:val="en-US"/>
                </w:rPr>
                <w:delText>Publish applications</w:delText>
              </w:r>
            </w:del>
            <w:ins w:id="1419" w:author="Author">
              <w:del w:id="1420" w:author="Author">
                <w:r w:rsidDel="00A71434">
                  <w:rPr>
                    <w:lang w:val="en-US"/>
                  </w:rPr>
                  <w:delText xml:space="preserve"> using</w:delText>
                </w:r>
              </w:del>
              <w:r w:rsidR="00A71434">
                <w:rPr>
                  <w:lang w:val="en-US"/>
                </w:rPr>
                <w:t>Create</w:t>
              </w:r>
              <w:r>
                <w:rPr>
                  <w:lang w:val="en-US"/>
                </w:rPr>
                <w:t xml:space="preserve"> connector groups</w:t>
              </w:r>
            </w:ins>
          </w:p>
        </w:tc>
      </w:tr>
      <w:tr w:rsidR="005B1F6B" w14:paraId="7FC61445"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08D617B3" w14:textId="42CC4221" w:rsidR="005B1F6B" w:rsidRDefault="005B1F6B" w:rsidP="005B1F6B">
            <w:pPr>
              <w:pStyle w:val="CellBody"/>
              <w:rPr>
                <w:lang w:val="en-US"/>
              </w:rPr>
            </w:pPr>
            <w:ins w:id="1421" w:author="Author">
              <w:r>
                <w:rPr>
                  <w:lang w:val="en-US"/>
                </w:rPr>
                <w:t>4.</w:t>
              </w:r>
              <w:r w:rsidR="004F15F0">
                <w:rPr>
                  <w:lang w:val="en-US"/>
                </w:rPr>
                <w:t>6</w:t>
              </w:r>
              <w:del w:id="1422" w:author="Author">
                <w:r w:rsidDel="004F15F0">
                  <w:rPr>
                    <w:lang w:val="en-US"/>
                  </w:rPr>
                  <w:delText>5</w:delText>
                </w:r>
              </w:del>
            </w:ins>
            <w:del w:id="1423" w:author="Author">
              <w:r w:rsidDel="00574C91">
                <w:rPr>
                  <w:lang w:val="en-US"/>
                </w:rPr>
                <w:delText>4.4 B</w:delText>
              </w:r>
            </w:del>
          </w:p>
        </w:tc>
        <w:tc>
          <w:tcPr>
            <w:tcW w:w="8165" w:type="dxa"/>
          </w:tcPr>
          <w:p w14:paraId="1857EA59" w14:textId="2FC2F969" w:rsidR="005B1F6B" w:rsidRDefault="005B1F6B" w:rsidP="005B1F6B">
            <w:pPr>
              <w:pStyle w:val="CellBody"/>
              <w:keepNext/>
              <w:rPr>
                <w:lang w:val="en-US"/>
              </w:rPr>
            </w:pPr>
            <w:ins w:id="1424" w:author="Author">
              <w:r>
                <w:rPr>
                  <w:lang w:val="en-US"/>
                </w:rPr>
                <w:t>Publish applications</w:t>
              </w:r>
              <w:del w:id="1425" w:author="Author">
                <w:r w:rsidDel="00A71434">
                  <w:rPr>
                    <w:lang w:val="en-US"/>
                  </w:rPr>
                  <w:delText xml:space="preserve"> using custom domain name</w:delText>
                </w:r>
              </w:del>
            </w:ins>
            <w:del w:id="1426" w:author="Author">
              <w:r w:rsidDel="00574C91">
                <w:rPr>
                  <w:lang w:val="en-US"/>
                </w:rPr>
                <w:delText>Publish application</w:delText>
              </w:r>
            </w:del>
            <w:ins w:id="1427" w:author="Author">
              <w:del w:id="1428" w:author="Author">
                <w:r w:rsidDel="00574C91">
                  <w:rPr>
                    <w:lang w:val="en-US"/>
                  </w:rPr>
                  <w:delText>s</w:delText>
                </w:r>
              </w:del>
            </w:ins>
            <w:del w:id="1429" w:author="Author">
              <w:r w:rsidDel="00574C91">
                <w:rPr>
                  <w:lang w:val="en-US"/>
                </w:rPr>
                <w:delText xml:space="preserve"> on separate networks and locations </w:delText>
              </w:r>
              <w:r w:rsidDel="002524B7">
                <w:rPr>
                  <w:lang w:val="en-US"/>
                </w:rPr>
                <w:delText>using connector groups</w:delText>
              </w:r>
            </w:del>
          </w:p>
        </w:tc>
      </w:tr>
      <w:tr w:rsidR="005B1F6B" w:rsidDel="005B1F6B" w14:paraId="7FDE30F4" w14:textId="127FEF54" w:rsidTr="00A67FC2">
        <w:trPr>
          <w:cnfStyle w:val="000000100000" w:firstRow="0" w:lastRow="0" w:firstColumn="0" w:lastColumn="0" w:oddVBand="0" w:evenVBand="0" w:oddHBand="1" w:evenHBand="0" w:firstRowFirstColumn="0" w:firstRowLastColumn="0" w:lastRowFirstColumn="0" w:lastRowLastColumn="0"/>
          <w:del w:id="1430" w:author="Author"/>
        </w:trPr>
        <w:tc>
          <w:tcPr>
            <w:tcW w:w="1248" w:type="dxa"/>
          </w:tcPr>
          <w:p w14:paraId="0948CD35" w14:textId="0037DE40" w:rsidR="005B1F6B" w:rsidDel="005B1F6B" w:rsidRDefault="005B1F6B" w:rsidP="005B1F6B">
            <w:pPr>
              <w:pStyle w:val="CellBody"/>
              <w:rPr>
                <w:del w:id="1431" w:author="Author"/>
                <w:lang w:val="en-US"/>
              </w:rPr>
            </w:pPr>
            <w:ins w:id="1432" w:author="Author">
              <w:del w:id="1433" w:author="Author">
                <w:r w:rsidDel="005B1F6B">
                  <w:rPr>
                    <w:lang w:val="en-US"/>
                  </w:rPr>
                  <w:delText>4.6</w:delText>
                </w:r>
              </w:del>
            </w:ins>
            <w:del w:id="1434" w:author="Author">
              <w:r w:rsidDel="005B1F6B">
                <w:rPr>
                  <w:lang w:val="en-US"/>
                </w:rPr>
                <w:delText>4.5</w:delText>
              </w:r>
            </w:del>
          </w:p>
        </w:tc>
        <w:tc>
          <w:tcPr>
            <w:tcW w:w="8165" w:type="dxa"/>
          </w:tcPr>
          <w:p w14:paraId="48F526CC" w14:textId="06E8227E" w:rsidR="005B1F6B" w:rsidDel="005B1F6B" w:rsidRDefault="005B1F6B" w:rsidP="005B1F6B">
            <w:pPr>
              <w:pStyle w:val="CellBody"/>
              <w:keepNext/>
              <w:rPr>
                <w:del w:id="1435" w:author="Author"/>
                <w:lang w:val="en-US"/>
              </w:rPr>
            </w:pPr>
            <w:ins w:id="1436" w:author="Author">
              <w:del w:id="1437" w:author="Author">
                <w:r w:rsidDel="005B1F6B">
                  <w:rPr>
                    <w:lang w:val="en-US"/>
                  </w:rPr>
                  <w:delText>Working with existing on-premises proxy servers</w:delText>
                </w:r>
              </w:del>
            </w:ins>
            <w:del w:id="1438" w:author="Author">
              <w:r w:rsidDel="005B1F6B">
                <w:rPr>
                  <w:lang w:val="en-US"/>
                </w:rPr>
                <w:delText>Publish applications using custom domain name</w:delText>
              </w:r>
            </w:del>
          </w:p>
        </w:tc>
      </w:tr>
      <w:tr w:rsidR="00A71434" w14:paraId="7D849383" w14:textId="77777777" w:rsidTr="00A67FC2">
        <w:trPr>
          <w:cnfStyle w:val="000000010000" w:firstRow="0" w:lastRow="0" w:firstColumn="0" w:lastColumn="0" w:oddVBand="0" w:evenVBand="0" w:oddHBand="0" w:evenHBand="1" w:firstRowFirstColumn="0" w:firstRowLastColumn="0" w:lastRowFirstColumn="0" w:lastRowLastColumn="0"/>
          <w:ins w:id="1439" w:author="Author"/>
        </w:trPr>
        <w:tc>
          <w:tcPr>
            <w:tcW w:w="1248" w:type="dxa"/>
          </w:tcPr>
          <w:p w14:paraId="31A4BE50" w14:textId="0142F507" w:rsidR="00A71434" w:rsidRDefault="00A71434" w:rsidP="005B1F6B">
            <w:pPr>
              <w:pStyle w:val="CellBody"/>
              <w:rPr>
                <w:ins w:id="1440" w:author="Author"/>
                <w:lang w:val="en-US"/>
              </w:rPr>
            </w:pPr>
            <w:ins w:id="1441" w:author="Author">
              <w:r>
                <w:rPr>
                  <w:lang w:val="en-US"/>
                </w:rPr>
                <w:t>4.7</w:t>
              </w:r>
            </w:ins>
          </w:p>
        </w:tc>
        <w:tc>
          <w:tcPr>
            <w:tcW w:w="8165" w:type="dxa"/>
          </w:tcPr>
          <w:p w14:paraId="1825CF0B" w14:textId="0650921F" w:rsidR="00A71434" w:rsidRDefault="00A71434" w:rsidP="005B1F6B">
            <w:pPr>
              <w:pStyle w:val="CellBody"/>
              <w:keepNext/>
              <w:rPr>
                <w:ins w:id="1442" w:author="Author"/>
                <w:lang w:val="en-US"/>
              </w:rPr>
            </w:pPr>
            <w:ins w:id="1443" w:author="Author">
              <w:r>
                <w:rPr>
                  <w:lang w:val="en-US"/>
                </w:rPr>
                <w:t>Functional Testing</w:t>
              </w:r>
            </w:ins>
          </w:p>
        </w:tc>
      </w:tr>
      <w:tr w:rsidR="005B1F6B" w14:paraId="03B8C18C"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0F9D80A3" w14:textId="5C026090" w:rsidR="005B1F6B" w:rsidRDefault="005B1F6B" w:rsidP="005B1F6B">
            <w:pPr>
              <w:pStyle w:val="CellBody"/>
              <w:rPr>
                <w:lang w:val="en-US"/>
              </w:rPr>
            </w:pPr>
            <w:ins w:id="1444" w:author="Author">
              <w:r>
                <w:rPr>
                  <w:lang w:val="en-US"/>
                </w:rPr>
                <w:t>4.</w:t>
              </w:r>
              <w:r w:rsidR="00A71434">
                <w:rPr>
                  <w:lang w:val="en-US"/>
                </w:rPr>
                <w:t>8</w:t>
              </w:r>
              <w:del w:id="1445" w:author="Author">
                <w:r w:rsidDel="00A71434">
                  <w:rPr>
                    <w:lang w:val="en-US"/>
                  </w:rPr>
                  <w:delText>7</w:delText>
                </w:r>
              </w:del>
            </w:ins>
            <w:del w:id="1446" w:author="Author">
              <w:r w:rsidDel="00574C91">
                <w:rPr>
                  <w:lang w:val="en-US"/>
                </w:rPr>
                <w:delText>4.6</w:delText>
              </w:r>
            </w:del>
          </w:p>
        </w:tc>
        <w:tc>
          <w:tcPr>
            <w:tcW w:w="8165" w:type="dxa"/>
          </w:tcPr>
          <w:p w14:paraId="285C9B26" w14:textId="7568E003" w:rsidR="005B1F6B" w:rsidRDefault="005B1F6B" w:rsidP="005B1F6B">
            <w:pPr>
              <w:pStyle w:val="CellBody"/>
              <w:keepNext/>
              <w:rPr>
                <w:lang w:val="en-US"/>
              </w:rPr>
            </w:pPr>
            <w:ins w:id="1447" w:author="Author">
              <w:r>
                <w:rPr>
                  <w:lang w:val="en-US"/>
                </w:rPr>
                <w:t>Enable single-sign on</w:t>
              </w:r>
              <w:r w:rsidR="004A5AF4">
                <w:rPr>
                  <w:lang w:val="en-US"/>
                </w:rPr>
                <w:t xml:space="preserve"> and SSO</w:t>
              </w:r>
            </w:ins>
            <w:del w:id="1448" w:author="Author">
              <w:r w:rsidDel="00574C91">
                <w:rPr>
                  <w:lang w:val="en-US"/>
                </w:rPr>
                <w:delText>Working with existing on-premises proxy servers</w:delText>
              </w:r>
            </w:del>
          </w:p>
        </w:tc>
      </w:tr>
      <w:tr w:rsidR="005B1F6B" w14:paraId="3325935A"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5CFE383D" w14:textId="623F6215" w:rsidR="005B1F6B" w:rsidRDefault="005B1F6B" w:rsidP="005B1F6B">
            <w:pPr>
              <w:pStyle w:val="CellBody"/>
              <w:rPr>
                <w:lang w:val="en-US"/>
              </w:rPr>
            </w:pPr>
            <w:ins w:id="1449" w:author="Author">
              <w:r>
                <w:rPr>
                  <w:lang w:val="en-US"/>
                </w:rPr>
                <w:t>4.</w:t>
              </w:r>
              <w:r w:rsidR="00A71434">
                <w:rPr>
                  <w:lang w:val="en-US"/>
                </w:rPr>
                <w:t>9</w:t>
              </w:r>
              <w:del w:id="1450" w:author="Author">
                <w:r w:rsidDel="00A71434">
                  <w:rPr>
                    <w:lang w:val="en-US"/>
                  </w:rPr>
                  <w:delText>8</w:delText>
                </w:r>
              </w:del>
            </w:ins>
            <w:del w:id="1451" w:author="Author">
              <w:r w:rsidDel="00574C91">
                <w:rPr>
                  <w:lang w:val="en-US"/>
                </w:rPr>
                <w:delText>4.7</w:delText>
              </w:r>
            </w:del>
          </w:p>
        </w:tc>
        <w:tc>
          <w:tcPr>
            <w:tcW w:w="8165" w:type="dxa"/>
          </w:tcPr>
          <w:p w14:paraId="1FC06669" w14:textId="50C76665" w:rsidR="005B1F6B" w:rsidRDefault="005B1F6B" w:rsidP="005B1F6B">
            <w:pPr>
              <w:pStyle w:val="CellBody"/>
              <w:keepNext/>
              <w:rPr>
                <w:lang w:val="en-US"/>
              </w:rPr>
            </w:pPr>
            <w:ins w:id="1452" w:author="Author">
              <w:r>
                <w:rPr>
                  <w:lang w:val="en-US"/>
                </w:rPr>
                <w:t xml:space="preserve">Working with </w:t>
              </w:r>
              <w:r w:rsidR="00A71434">
                <w:rPr>
                  <w:lang w:val="en-US"/>
                </w:rPr>
                <w:t>“Other”</w:t>
              </w:r>
              <w:del w:id="1453" w:author="Author">
                <w:r w:rsidDel="00A71434">
                  <w:rPr>
                    <w:lang w:val="en-US"/>
                  </w:rPr>
                  <w:delText>claims aware</w:delText>
                </w:r>
              </w:del>
              <w:r>
                <w:rPr>
                  <w:lang w:val="en-US"/>
                </w:rPr>
                <w:t xml:space="preserve"> applications</w:t>
              </w:r>
            </w:ins>
            <w:del w:id="1454" w:author="Author">
              <w:r w:rsidDel="00574C91">
                <w:rPr>
                  <w:lang w:val="en-US"/>
                </w:rPr>
                <w:delText>Enable single-sign on</w:delText>
              </w:r>
            </w:del>
          </w:p>
        </w:tc>
      </w:tr>
      <w:tr w:rsidR="005B1F6B" w14:paraId="3FC0E9F9"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2005BE66" w14:textId="1AE113E2" w:rsidR="005B1F6B" w:rsidRDefault="004A5AF4" w:rsidP="005B1F6B">
            <w:pPr>
              <w:pStyle w:val="CellBody"/>
              <w:rPr>
                <w:lang w:val="en-US"/>
              </w:rPr>
            </w:pPr>
            <w:ins w:id="1455" w:author="Author">
              <w:r>
                <w:rPr>
                  <w:lang w:val="en-US"/>
                </w:rPr>
                <w:t>5.0</w:t>
              </w:r>
              <w:del w:id="1456" w:author="Author">
                <w:r w:rsidR="005B1F6B" w:rsidDel="004A5AF4">
                  <w:rPr>
                    <w:lang w:val="en-US"/>
                  </w:rPr>
                  <w:delText>4.9</w:delText>
                </w:r>
              </w:del>
            </w:ins>
            <w:del w:id="1457" w:author="Author">
              <w:r w:rsidR="005B1F6B" w:rsidDel="00574C91">
                <w:rPr>
                  <w:lang w:val="en-US"/>
                </w:rPr>
                <w:delText>4.8</w:delText>
              </w:r>
            </w:del>
          </w:p>
        </w:tc>
        <w:tc>
          <w:tcPr>
            <w:tcW w:w="8165" w:type="dxa"/>
          </w:tcPr>
          <w:p w14:paraId="17660455" w14:textId="66086B2F" w:rsidR="005B1F6B" w:rsidRDefault="005B1F6B" w:rsidP="005B1F6B">
            <w:pPr>
              <w:pStyle w:val="CellBody"/>
              <w:keepNext/>
              <w:rPr>
                <w:lang w:val="en-US"/>
              </w:rPr>
            </w:pPr>
            <w:ins w:id="1458" w:author="Author">
              <w:r>
                <w:rPr>
                  <w:lang w:val="en-US"/>
                </w:rPr>
                <w:t>Enable conditional access</w:t>
              </w:r>
            </w:ins>
            <w:del w:id="1459" w:author="Author">
              <w:r w:rsidDel="00574C91">
                <w:rPr>
                  <w:lang w:val="en-US"/>
                </w:rPr>
                <w:delText>Working with claims aware applications</w:delText>
              </w:r>
            </w:del>
          </w:p>
        </w:tc>
      </w:tr>
      <w:tr w:rsidR="005B1F6B" w14:paraId="3C39B3F8"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0BBA7BD4" w14:textId="7D4D0DC4" w:rsidR="005B1F6B" w:rsidRDefault="005B1F6B" w:rsidP="005B1F6B">
            <w:pPr>
              <w:pStyle w:val="CellBody"/>
              <w:rPr>
                <w:lang w:val="en-US"/>
              </w:rPr>
            </w:pPr>
            <w:del w:id="1460" w:author="Author">
              <w:r w:rsidDel="00E20FDF">
                <w:rPr>
                  <w:lang w:val="en-US"/>
                </w:rPr>
                <w:delText>4.9</w:delText>
              </w:r>
            </w:del>
          </w:p>
        </w:tc>
        <w:tc>
          <w:tcPr>
            <w:tcW w:w="8165" w:type="dxa"/>
          </w:tcPr>
          <w:p w14:paraId="0C2D2D90" w14:textId="076D0B09" w:rsidR="005B1F6B" w:rsidRDefault="005B1F6B" w:rsidP="005B1F6B">
            <w:pPr>
              <w:pStyle w:val="CellBody"/>
              <w:keepNext/>
              <w:rPr>
                <w:lang w:val="en-US"/>
              </w:rPr>
            </w:pPr>
            <w:del w:id="1461" w:author="Author">
              <w:r w:rsidDel="00E20FDF">
                <w:rPr>
                  <w:lang w:val="en-US"/>
                </w:rPr>
                <w:delText>Enable conditional access</w:delText>
              </w:r>
            </w:del>
          </w:p>
        </w:tc>
      </w:tr>
    </w:tbl>
    <w:p w14:paraId="092A2BA5" w14:textId="7BE24841" w:rsidR="003C4FAC" w:rsidRPr="003C4FAC" w:rsidRDefault="005548AD" w:rsidP="005548AD">
      <w:pPr>
        <w:pStyle w:val="Caption"/>
      </w:pPr>
      <w:r>
        <w:t xml:space="preserve">Table </w:t>
      </w:r>
      <w:r w:rsidR="00A04B68">
        <w:fldChar w:fldCharType="begin"/>
      </w:r>
      <w:r w:rsidR="00A04B68">
        <w:instrText xml:space="preserve"> SEQ Table \* ARABIC </w:instrText>
      </w:r>
      <w:r w:rsidR="00A04B68">
        <w:fldChar w:fldCharType="separate"/>
      </w:r>
      <w:r w:rsidR="000322C2">
        <w:rPr>
          <w:noProof/>
        </w:rPr>
        <w:t>7</w:t>
      </w:r>
      <w:r w:rsidR="00A04B68">
        <w:rPr>
          <w:noProof/>
        </w:rPr>
        <w:fldChar w:fldCharType="end"/>
      </w:r>
      <w:r>
        <w:t xml:space="preserve">: </w:t>
      </w:r>
      <w:r w:rsidRPr="00A50355">
        <w:t xml:space="preserve">List of </w:t>
      </w:r>
      <w:r w:rsidR="00470983">
        <w:t>tasks to implement Azure AD Application Proxy</w:t>
      </w:r>
    </w:p>
    <w:p w14:paraId="1C91914A" w14:textId="190D1533" w:rsidR="00315C8E" w:rsidRDefault="002B0C78" w:rsidP="00315C8E">
      <w:pPr>
        <w:pStyle w:val="Heading2Numbered"/>
      </w:pPr>
      <w:bookmarkStart w:id="1462" w:name="_Toc508930366"/>
      <w:commentRangeStart w:id="1463"/>
      <w:r>
        <w:t>Prerequisites</w:t>
      </w:r>
      <w:bookmarkEnd w:id="1462"/>
      <w:commentRangeEnd w:id="1463"/>
      <w:r w:rsidR="007F6E84">
        <w:rPr>
          <w:rStyle w:val="CommentReference"/>
          <w:rFonts w:eastAsiaTheme="minorEastAsia"/>
          <w:color w:val="auto"/>
        </w:rPr>
        <w:commentReference w:id="1463"/>
      </w:r>
    </w:p>
    <w:p w14:paraId="6C935282" w14:textId="6921450A" w:rsidR="00A737FD" w:rsidDel="00767B88" w:rsidRDefault="00A737FD" w:rsidP="00BB12D2">
      <w:pPr>
        <w:pStyle w:val="ListBullet2"/>
        <w:numPr>
          <w:ilvl w:val="0"/>
          <w:numId w:val="0"/>
        </w:numPr>
        <w:ind w:left="360"/>
        <w:rPr>
          <w:ins w:id="1464" w:author="Author"/>
          <w:del w:id="1465" w:author="Author"/>
        </w:rPr>
      </w:pPr>
    </w:p>
    <w:p w14:paraId="74F4D1A9" w14:textId="3C628226" w:rsidR="00A737FD" w:rsidDel="00767B88" w:rsidRDefault="00A737FD" w:rsidP="00BB12D2">
      <w:pPr>
        <w:pStyle w:val="ListBullet2"/>
        <w:numPr>
          <w:ilvl w:val="0"/>
          <w:numId w:val="0"/>
        </w:numPr>
        <w:ind w:left="360"/>
        <w:rPr>
          <w:ins w:id="1466" w:author="Author"/>
          <w:del w:id="1467" w:author="Author"/>
        </w:rPr>
      </w:pPr>
    </w:p>
    <w:p w14:paraId="1DC0D16A" w14:textId="487EC6F9" w:rsidR="00BB12D2" w:rsidDel="00BD6F1D" w:rsidRDefault="00A737FD" w:rsidP="00BB12D2">
      <w:pPr>
        <w:pStyle w:val="ListBullet2"/>
        <w:numPr>
          <w:ilvl w:val="0"/>
          <w:numId w:val="0"/>
        </w:numPr>
        <w:ind w:left="360"/>
        <w:rPr>
          <w:ins w:id="1468" w:author="Author"/>
          <w:del w:id="1469" w:author="Author"/>
        </w:rPr>
      </w:pPr>
      <w:ins w:id="1470" w:author="Author">
        <w:r>
          <w:t xml:space="preserve">Infrastructure changes </w:t>
        </w:r>
        <w:del w:id="1471" w:author="Author">
          <w:r w:rsidDel="00FA6706">
            <w:delText xml:space="preserve">such as DNS </w:delText>
          </w:r>
        </w:del>
        <w:r>
          <w:t xml:space="preserve">can take time to go through change control, so getting all pre-requisites </w:t>
        </w:r>
        <w:del w:id="1472" w:author="Author">
          <w:r w:rsidDel="00EF1C0A">
            <w:delText>processed</w:delText>
          </w:r>
        </w:del>
        <w:r w:rsidR="00EF1C0A">
          <w:t>arranged</w:t>
        </w:r>
        <w:r>
          <w:t xml:space="preserve"> </w:t>
        </w:r>
        <w:r w:rsidR="00EF1C0A">
          <w:t xml:space="preserve">way </w:t>
        </w:r>
        <w:r>
          <w:t xml:space="preserve">ahead of time is key to </w:t>
        </w:r>
        <w:del w:id="1473" w:author="Author">
          <w:r w:rsidDel="00CF677B">
            <w:delText>accelerating</w:delText>
          </w:r>
        </w:del>
        <w:r w:rsidR="00CF677B">
          <w:t>a smooth and timely deployment</w:t>
        </w:r>
        <w:del w:id="1474" w:author="Author">
          <w:r w:rsidDel="00CF677B">
            <w:delText xml:space="preserve"> </w:delText>
          </w:r>
          <w:r w:rsidR="00FA6706" w:rsidDel="001F6E33">
            <w:delText xml:space="preserve">the </w:delText>
          </w:r>
          <w:r w:rsidDel="00CF677B">
            <w:delText>publishing of applications</w:delText>
          </w:r>
        </w:del>
        <w:r w:rsidR="00BB12D2">
          <w:t>.</w:t>
        </w:r>
        <w:r w:rsidR="00BD6F1D">
          <w:t xml:space="preserve"> </w:t>
        </w:r>
        <w:del w:id="1475" w:author="Author">
          <w:r w:rsidDel="00BD6F1D">
            <w:delText xml:space="preserve"> </w:delText>
          </w:r>
        </w:del>
      </w:ins>
    </w:p>
    <w:p w14:paraId="68BB5BB4" w14:textId="69180BDE" w:rsidR="00B53039" w:rsidRDefault="00B53039" w:rsidP="00B53039">
      <w:pPr>
        <w:pStyle w:val="ListBullet2"/>
        <w:numPr>
          <w:ilvl w:val="0"/>
          <w:numId w:val="0"/>
        </w:numPr>
        <w:ind w:left="360"/>
        <w:rPr>
          <w:ins w:id="1476" w:author="Author"/>
        </w:rPr>
      </w:pPr>
    </w:p>
    <w:p w14:paraId="5A8C26C7" w14:textId="775C506B" w:rsidR="0043193A" w:rsidRDefault="0043193A" w:rsidP="00B53039">
      <w:pPr>
        <w:pStyle w:val="ListBullet2"/>
        <w:numPr>
          <w:ilvl w:val="0"/>
          <w:numId w:val="0"/>
        </w:numPr>
        <w:ind w:left="360"/>
        <w:rPr>
          <w:ins w:id="1477" w:author="Author"/>
        </w:rPr>
      </w:pPr>
      <w:ins w:id="1478" w:author="Author">
        <w:r>
          <w:t>B</w:t>
        </w:r>
        <w:r w:rsidR="00703B5B">
          <w:t xml:space="preserve">efore continuing </w:t>
        </w:r>
        <w:del w:id="1479" w:author="Author">
          <w:r w:rsidDel="00703B5B">
            <w:delText xml:space="preserve">y </w:delText>
          </w:r>
          <w:r w:rsidR="00BD6F1D" w:rsidDel="00703B5B">
            <w:delText>n</w:delText>
          </w:r>
          <w:r w:rsidDel="00703B5B">
            <w:delText>ow y</w:delText>
          </w:r>
        </w:del>
        <w:r w:rsidR="00703B5B">
          <w:t>y</w:t>
        </w:r>
        <w:r>
          <w:t xml:space="preserve">ou should have </w:t>
        </w:r>
        <w:r w:rsidR="00BD6F1D">
          <w:t>completed the following activities:</w:t>
        </w:r>
      </w:ins>
    </w:p>
    <w:p w14:paraId="5C143A9D" w14:textId="77777777" w:rsidR="00BD6F1D" w:rsidRDefault="00BD6F1D" w:rsidP="00B53039">
      <w:pPr>
        <w:pStyle w:val="ListBullet2"/>
        <w:numPr>
          <w:ilvl w:val="0"/>
          <w:numId w:val="0"/>
        </w:numPr>
        <w:ind w:left="360"/>
        <w:rPr>
          <w:ins w:id="1480" w:author="Author"/>
        </w:rPr>
      </w:pPr>
    </w:p>
    <w:p w14:paraId="1E59B826" w14:textId="77777777" w:rsidR="006819F6" w:rsidRDefault="00E260F1" w:rsidP="004A5AF4">
      <w:pPr>
        <w:pStyle w:val="ListBullet2"/>
        <w:numPr>
          <w:ilvl w:val="0"/>
          <w:numId w:val="14"/>
        </w:numPr>
        <w:ind w:left="1080"/>
        <w:rPr>
          <w:ins w:id="1481" w:author="Author"/>
        </w:rPr>
      </w:pPr>
      <w:ins w:id="1482" w:author="Author">
        <w:r>
          <w:t>Licensing in place</w:t>
        </w:r>
      </w:ins>
    </w:p>
    <w:p w14:paraId="1922EDF4" w14:textId="56E12388" w:rsidR="006819F6" w:rsidRDefault="006819F6" w:rsidP="004A5AF4">
      <w:pPr>
        <w:pStyle w:val="ListBullet2"/>
        <w:numPr>
          <w:ilvl w:val="0"/>
          <w:numId w:val="14"/>
        </w:numPr>
        <w:ind w:left="1080"/>
        <w:rPr>
          <w:ins w:id="1483" w:author="Author"/>
        </w:rPr>
      </w:pPr>
      <w:ins w:id="1484" w:author="Author">
        <w:r>
          <w:t>Application discovery</w:t>
        </w:r>
      </w:ins>
    </w:p>
    <w:p w14:paraId="40BB4035" w14:textId="52898114" w:rsidR="0043193A" w:rsidDel="00BD6F1D" w:rsidRDefault="0043193A" w:rsidP="004A5AF4">
      <w:pPr>
        <w:pStyle w:val="ListBullet2"/>
        <w:numPr>
          <w:ilvl w:val="0"/>
          <w:numId w:val="14"/>
        </w:numPr>
        <w:ind w:left="1080"/>
        <w:rPr>
          <w:ins w:id="1485" w:author="Author"/>
          <w:del w:id="1486" w:author="Author"/>
        </w:rPr>
      </w:pPr>
    </w:p>
    <w:p w14:paraId="05750D4B" w14:textId="28792EC2" w:rsidR="00B53039" w:rsidRDefault="00B53039" w:rsidP="004A5AF4">
      <w:pPr>
        <w:pStyle w:val="ListBullet2"/>
        <w:numPr>
          <w:ilvl w:val="0"/>
          <w:numId w:val="14"/>
        </w:numPr>
        <w:ind w:left="1080"/>
        <w:rPr>
          <w:ins w:id="1487" w:author="Author"/>
        </w:rPr>
      </w:pPr>
      <w:ins w:id="1488" w:author="Author">
        <w:del w:id="1489" w:author="Author">
          <w:r w:rsidDel="00BD6F1D">
            <w:delText>using c</w:delText>
          </w:r>
        </w:del>
        <w:r w:rsidR="00BD6F1D">
          <w:t>Cu</w:t>
        </w:r>
        <w:del w:id="1490" w:author="Author">
          <w:r w:rsidDel="00BD6F1D">
            <w:delText>u</w:delText>
          </w:r>
        </w:del>
        <w:r>
          <w:t>stom</w:t>
        </w:r>
        <w:r w:rsidR="00BD6F1D">
          <w:t xml:space="preserve"> domains </w:t>
        </w:r>
        <w:r w:rsidR="00932CD5">
          <w:fldChar w:fldCharType="begin"/>
        </w:r>
        <w:r w:rsidR="00932CD5">
          <w:instrText xml:space="preserve"> HYPERLINK "https://docs.microsoft.com/en-us/azure/active-directory/active-directory-domains-add-azure-portal" </w:instrText>
        </w:r>
        <w:r w:rsidR="00932CD5">
          <w:fldChar w:fldCharType="separate"/>
        </w:r>
        <w:del w:id="1491" w:author="Author">
          <w:r w:rsidRPr="00932CD5" w:rsidDel="00BD6F1D">
            <w:rPr>
              <w:rStyle w:val="Hyperlink"/>
            </w:rPr>
            <w:delText xml:space="preserve">, </w:delText>
          </w:r>
        </w:del>
        <w:r w:rsidRPr="00932CD5">
          <w:rPr>
            <w:rStyle w:val="Hyperlink"/>
          </w:rPr>
          <w:t xml:space="preserve">verified </w:t>
        </w:r>
        <w:del w:id="1492" w:author="Author">
          <w:r w:rsidRPr="00932CD5" w:rsidDel="00BD6F1D">
            <w:rPr>
              <w:rStyle w:val="Hyperlink"/>
            </w:rPr>
            <w:delText>domains. such as DNS</w:delText>
          </w:r>
        </w:del>
        <w:r w:rsidR="00BD6F1D" w:rsidRPr="00932CD5">
          <w:rPr>
            <w:rStyle w:val="Hyperlink"/>
          </w:rPr>
          <w:t>in tenant</w:t>
        </w:r>
        <w:r w:rsidR="00932CD5">
          <w:fldChar w:fldCharType="end"/>
        </w:r>
      </w:ins>
    </w:p>
    <w:p w14:paraId="7D7A5AC4" w14:textId="7B9FBD4C" w:rsidR="00915946" w:rsidRDefault="004F6DBA" w:rsidP="004A5AF4">
      <w:pPr>
        <w:pStyle w:val="ListBullet2"/>
        <w:numPr>
          <w:ilvl w:val="0"/>
          <w:numId w:val="14"/>
        </w:numPr>
        <w:ind w:left="1080"/>
        <w:rPr>
          <w:ins w:id="1493" w:author="Author"/>
        </w:rPr>
      </w:pPr>
      <w:ins w:id="1494" w:author="Author">
        <w:r>
          <w:t>CNAME record</w:t>
        </w:r>
        <w:del w:id="1495" w:author="Author">
          <w:r w:rsidDel="006819F6">
            <w:delText>s</w:delText>
          </w:r>
        </w:del>
        <w:r>
          <w:t xml:space="preserve"> created in public DNS</w:t>
        </w:r>
        <w:r w:rsidR="006819F6">
          <w:t xml:space="preserve"> for each application to be published</w:t>
        </w:r>
        <w:del w:id="1496" w:author="Author">
          <w:r w:rsidR="00915946" w:rsidDel="004F6DBA">
            <w:delText xml:space="preserve">DNS </w:delText>
          </w:r>
        </w:del>
      </w:ins>
    </w:p>
    <w:p w14:paraId="5FA4FA7C" w14:textId="1374DBE6" w:rsidR="00BD6F1D" w:rsidRDefault="00BD6F1D" w:rsidP="004A5AF4">
      <w:pPr>
        <w:pStyle w:val="ListBullet2"/>
        <w:numPr>
          <w:ilvl w:val="0"/>
          <w:numId w:val="14"/>
        </w:numPr>
        <w:ind w:left="1080"/>
        <w:rPr>
          <w:ins w:id="1497" w:author="Author"/>
        </w:rPr>
      </w:pPr>
      <w:ins w:id="1498" w:author="Author">
        <w:r>
          <w:t>Certificate</w:t>
        </w:r>
        <w:r w:rsidR="006819F6">
          <w:t>(</w:t>
        </w:r>
        <w:r>
          <w:t>s</w:t>
        </w:r>
        <w:r w:rsidR="006819F6">
          <w:t>)</w:t>
        </w:r>
        <w:r>
          <w:t xml:space="preserve"> </w:t>
        </w:r>
        <w:r w:rsidR="001466A3">
          <w:t>procured</w:t>
        </w:r>
      </w:ins>
    </w:p>
    <w:p w14:paraId="64AF4FB2" w14:textId="5234DEB7" w:rsidR="00EF59B9" w:rsidDel="00BD6F1D" w:rsidRDefault="00EF59B9" w:rsidP="00563969">
      <w:pPr>
        <w:pStyle w:val="ListBullet2"/>
        <w:tabs>
          <w:tab w:val="clear" w:pos="720"/>
          <w:tab w:val="num" w:pos="1080"/>
        </w:tabs>
        <w:ind w:left="1080"/>
        <w:rPr>
          <w:ins w:id="1499" w:author="Author"/>
          <w:del w:id="1500" w:author="Author"/>
        </w:rPr>
      </w:pPr>
      <w:ins w:id="1501" w:author="Author">
        <w:del w:id="1502" w:author="Author">
          <w:r w:rsidDel="00BD6F1D">
            <w:delText>Publicly routable domain suffixes already verified in Azure AD</w:delText>
          </w:r>
        </w:del>
      </w:ins>
    </w:p>
    <w:p w14:paraId="560202E6" w14:textId="3882F429" w:rsidR="00A737FD" w:rsidDel="00B53039" w:rsidRDefault="00A737FD" w:rsidP="00563969">
      <w:pPr>
        <w:pStyle w:val="ListBullet2"/>
        <w:numPr>
          <w:ilvl w:val="0"/>
          <w:numId w:val="0"/>
        </w:numPr>
        <w:tabs>
          <w:tab w:val="num" w:pos="1080"/>
        </w:tabs>
        <w:ind w:left="1080"/>
        <w:rPr>
          <w:del w:id="1503" w:author="Author"/>
        </w:rPr>
      </w:pPr>
      <w:ins w:id="1504" w:author="Author">
        <w:del w:id="1505" w:author="Author">
          <w:r w:rsidDel="00BB12D2">
            <w:delText>using custom, verified domains.</w:delText>
          </w:r>
        </w:del>
      </w:ins>
    </w:p>
    <w:p w14:paraId="12DD9866" w14:textId="5150EBF2" w:rsidR="00B53039" w:rsidDel="00BD6F1D" w:rsidRDefault="00B53039" w:rsidP="00563969">
      <w:pPr>
        <w:pStyle w:val="ListBullet2"/>
        <w:numPr>
          <w:ilvl w:val="0"/>
          <w:numId w:val="0"/>
        </w:numPr>
        <w:tabs>
          <w:tab w:val="num" w:pos="1080"/>
        </w:tabs>
        <w:ind w:left="720"/>
        <w:rPr>
          <w:ins w:id="1506" w:author="Author"/>
          <w:del w:id="1507" w:author="Author"/>
        </w:rPr>
      </w:pPr>
    </w:p>
    <w:p w14:paraId="02461488" w14:textId="2878781C" w:rsidR="00A737FD" w:rsidDel="00BD6F1D" w:rsidRDefault="00A737FD" w:rsidP="00563969">
      <w:pPr>
        <w:pStyle w:val="ListBullet2"/>
        <w:numPr>
          <w:ilvl w:val="0"/>
          <w:numId w:val="0"/>
        </w:numPr>
        <w:tabs>
          <w:tab w:val="num" w:pos="1080"/>
        </w:tabs>
        <w:ind w:left="1080" w:hanging="360"/>
        <w:rPr>
          <w:ins w:id="1508" w:author="Author"/>
          <w:del w:id="1509" w:author="Author"/>
        </w:rPr>
      </w:pPr>
    </w:p>
    <w:p w14:paraId="589D6A37" w14:textId="3C8A23AD" w:rsidR="00D8124A" w:rsidDel="00E2469A" w:rsidRDefault="0073064C" w:rsidP="00563969">
      <w:pPr>
        <w:pStyle w:val="ListBullet2"/>
        <w:tabs>
          <w:tab w:val="clear" w:pos="720"/>
          <w:tab w:val="num" w:pos="1080"/>
        </w:tabs>
        <w:ind w:left="1080"/>
        <w:rPr>
          <w:ins w:id="1510" w:author="Author"/>
          <w:del w:id="1511" w:author="Author"/>
        </w:rPr>
      </w:pPr>
      <w:del w:id="1512" w:author="Author">
        <w:r w:rsidDel="00E2469A">
          <w:delText>An Azure Active Directory Tenant</w:delText>
        </w:r>
      </w:del>
      <w:ins w:id="1513" w:author="Author">
        <w:del w:id="1514" w:author="Author">
          <w:r w:rsidR="001800B6" w:rsidDel="00E2469A">
            <w:delText xml:space="preserve"> with the following licensing options</w:delText>
          </w:r>
          <w:r w:rsidR="00D8124A" w:rsidDel="00E2469A">
            <w:delText>:</w:delText>
          </w:r>
        </w:del>
      </w:ins>
    </w:p>
    <w:p w14:paraId="1FDCB866" w14:textId="1A679A7C" w:rsidR="00D8124A" w:rsidDel="00E2469A" w:rsidRDefault="004A3E2E" w:rsidP="004A5AF4">
      <w:pPr>
        <w:pStyle w:val="ListBullet2"/>
        <w:numPr>
          <w:ilvl w:val="0"/>
          <w:numId w:val="23"/>
        </w:numPr>
        <w:tabs>
          <w:tab w:val="num" w:pos="1080"/>
        </w:tabs>
        <w:ind w:left="1800"/>
        <w:rPr>
          <w:ins w:id="1515" w:author="Author"/>
          <w:del w:id="1516" w:author="Author"/>
        </w:rPr>
      </w:pPr>
      <w:ins w:id="1517" w:author="Author">
        <w:del w:id="1518" w:author="Author">
          <w:r w:rsidDel="00E2469A">
            <w:delText xml:space="preserve">A </w:delText>
          </w:r>
          <w:r w:rsidR="00D8124A" w:rsidDel="00E2469A">
            <w:delText>Basic</w:delText>
          </w:r>
          <w:r w:rsidR="004B064A" w:rsidDel="00E2469A">
            <w:delText xml:space="preserve"> subscription entitles you to </w:delText>
          </w:r>
          <w:r w:rsidR="009C4C45" w:rsidDel="00E2469A">
            <w:delText>App Proxy use only</w:delText>
          </w:r>
        </w:del>
      </w:ins>
      <w:del w:id="1519" w:author="Author">
        <w:r w:rsidR="0073064C" w:rsidDel="00E2469A">
          <w:delText xml:space="preserve"> – P1 </w:delText>
        </w:r>
      </w:del>
    </w:p>
    <w:p w14:paraId="4E1C16AD" w14:textId="62AD6A56" w:rsidR="00315C8E" w:rsidDel="00BD6F1D" w:rsidRDefault="004A3E2E" w:rsidP="004A5AF4">
      <w:pPr>
        <w:pStyle w:val="ListBullet2"/>
        <w:numPr>
          <w:ilvl w:val="0"/>
          <w:numId w:val="23"/>
        </w:numPr>
        <w:ind w:left="1800"/>
        <w:rPr>
          <w:del w:id="1520" w:author="Author"/>
        </w:rPr>
      </w:pPr>
      <w:ins w:id="1521" w:author="Author">
        <w:del w:id="1522" w:author="Author">
          <w:r w:rsidDel="00E2469A">
            <w:delText xml:space="preserve">A </w:delText>
          </w:r>
          <w:r w:rsidR="00D8124A" w:rsidDel="00E2469A">
            <w:delText xml:space="preserve">Premium I </w:delText>
          </w:r>
          <w:r w:rsidDel="00E2469A">
            <w:delText xml:space="preserve">or EMS E3 </w:delText>
          </w:r>
          <w:r w:rsidR="009C4C45" w:rsidDel="00E2469A">
            <w:delText>subscription provides additional value adds such as MFA</w:delText>
          </w:r>
          <w:r w:rsidR="00B53039" w:rsidDel="00E2469A">
            <w:delText xml:space="preserve"> &amp; Conditional Access, to name just a few other capabilities</w:delText>
          </w:r>
          <w:r w:rsidR="009C4C45" w:rsidDel="00E2469A">
            <w:delText xml:space="preserve"> </w:delText>
          </w:r>
          <w:r w:rsidR="009C4C45" w:rsidDel="00B53039">
            <w:delText>and CA</w:delText>
          </w:r>
        </w:del>
      </w:ins>
      <w:del w:id="1523" w:author="Author">
        <w:r w:rsidR="0073064C" w:rsidDel="00D8124A">
          <w:delText>or Basic</w:delText>
        </w:r>
      </w:del>
    </w:p>
    <w:p w14:paraId="18301747" w14:textId="0A4668EE" w:rsidR="0073064C" w:rsidDel="008D3CA9" w:rsidRDefault="0073064C" w:rsidP="004A5AF4">
      <w:pPr>
        <w:pStyle w:val="ListBullet2"/>
        <w:numPr>
          <w:ilvl w:val="0"/>
          <w:numId w:val="23"/>
        </w:numPr>
        <w:ind w:left="1800"/>
        <w:rPr>
          <w:del w:id="1524" w:author="Author"/>
        </w:rPr>
      </w:pPr>
      <w:del w:id="1525" w:author="Author">
        <w:r w:rsidDel="008D3CA9">
          <w:delText xml:space="preserve">Selected </w:delText>
        </w:r>
      </w:del>
      <w:ins w:id="1526" w:author="Author">
        <w:del w:id="1527" w:author="Author">
          <w:r w:rsidR="00EC15A9" w:rsidDel="008D3CA9">
            <w:delText>p</w:delText>
          </w:r>
        </w:del>
      </w:ins>
      <w:del w:id="1528" w:author="Author">
        <w:r w:rsidDel="008D3CA9">
          <w:delText>Pre-</w:delText>
        </w:r>
      </w:del>
      <w:ins w:id="1529" w:author="Author">
        <w:del w:id="1530" w:author="Author">
          <w:r w:rsidR="00EC15A9" w:rsidDel="008D3CA9">
            <w:delText>p</w:delText>
          </w:r>
        </w:del>
      </w:ins>
      <w:del w:id="1531" w:author="Author">
        <w:r w:rsidDel="008D3CA9">
          <w:delText xml:space="preserve">Production </w:delText>
        </w:r>
      </w:del>
      <w:ins w:id="1532" w:author="Author">
        <w:del w:id="1533" w:author="Author">
          <w:r w:rsidR="00EC15A9" w:rsidDel="008D3CA9">
            <w:delText>a</w:delText>
          </w:r>
        </w:del>
      </w:ins>
      <w:del w:id="1534" w:author="Author">
        <w:r w:rsidDel="008D3CA9">
          <w:delText>Application to be published</w:delText>
        </w:r>
      </w:del>
    </w:p>
    <w:p w14:paraId="49FD2426" w14:textId="699FB505" w:rsidR="0073064C" w:rsidDel="001466A3" w:rsidRDefault="0073064C" w:rsidP="00563969">
      <w:pPr>
        <w:pStyle w:val="ListBullet2"/>
        <w:ind w:left="1080"/>
        <w:rPr>
          <w:del w:id="1535" w:author="Author"/>
        </w:rPr>
      </w:pPr>
      <w:del w:id="1536" w:author="Author">
        <w:r w:rsidDel="001466A3">
          <w:delText>Internal FQDN</w:delText>
        </w:r>
      </w:del>
      <w:ins w:id="1537" w:author="Author">
        <w:del w:id="1538" w:author="Author">
          <w:r w:rsidR="00EC15A9" w:rsidDel="001466A3">
            <w:delText xml:space="preserve"> </w:delText>
          </w:r>
          <w:r w:rsidR="00346876" w:rsidDel="001466A3">
            <w:delText xml:space="preserve">- </w:delText>
          </w:r>
          <w:r w:rsidR="00EC15A9" w:rsidDel="001466A3">
            <w:delText>of t</w:delText>
          </w:r>
          <w:r w:rsidR="00346876" w:rsidDel="001466A3">
            <w:delText>T</w:delText>
          </w:r>
          <w:r w:rsidR="00EC15A9" w:rsidDel="001466A3">
            <w:delText xml:space="preserve">he </w:delText>
          </w:r>
          <w:r w:rsidR="0096063E" w:rsidDel="001466A3">
            <w:delText xml:space="preserve">address of the </w:delText>
          </w:r>
          <w:r w:rsidR="00614613" w:rsidDel="001466A3">
            <w:delText xml:space="preserve">application </w:delText>
          </w:r>
          <w:r w:rsidR="0096063E" w:rsidDel="001466A3">
            <w:delText xml:space="preserve">that connectors will </w:delText>
          </w:r>
          <w:r w:rsidR="00614613" w:rsidDel="001466A3">
            <w:delText>being published</w:delText>
          </w:r>
        </w:del>
      </w:ins>
    </w:p>
    <w:p w14:paraId="0045019F" w14:textId="3F3E4A28" w:rsidR="0073064C" w:rsidDel="006819F6" w:rsidRDefault="0073064C" w:rsidP="00563969">
      <w:pPr>
        <w:pStyle w:val="ListBullet2"/>
        <w:ind w:left="1080"/>
        <w:rPr>
          <w:del w:id="1539" w:author="Author"/>
        </w:rPr>
      </w:pPr>
      <w:del w:id="1540" w:author="Author">
        <w:r w:rsidDel="006819F6">
          <w:delText>External FQDN</w:delText>
        </w:r>
      </w:del>
      <w:ins w:id="1541" w:author="Author">
        <w:del w:id="1542" w:author="Author">
          <w:r w:rsidR="00614613" w:rsidDel="006819F6">
            <w:delText xml:space="preserve"> </w:delText>
          </w:r>
          <w:r w:rsidR="00346876" w:rsidDel="006819F6">
            <w:delText xml:space="preserve">- The URL of published applications, used by </w:delText>
          </w:r>
          <w:r w:rsidR="00614613" w:rsidDel="006819F6">
            <w:delText xml:space="preserve">representing the URL that </w:delText>
          </w:r>
          <w:r w:rsidR="00346876" w:rsidDel="006819F6">
            <w:delText xml:space="preserve">users externally </w:delText>
          </w:r>
          <w:r w:rsidR="001466A3" w:rsidDel="006819F6">
            <w:delText>Application discovery completed to include all relevant details</w:delText>
          </w:r>
        </w:del>
      </w:ins>
    </w:p>
    <w:p w14:paraId="343F8148" w14:textId="7BFBB6D8" w:rsidR="0073064C" w:rsidRPr="00C37DEF" w:rsidDel="001466A3" w:rsidRDefault="00A8570F" w:rsidP="00563969">
      <w:pPr>
        <w:pStyle w:val="ListBullet2"/>
        <w:ind w:left="1080"/>
        <w:rPr>
          <w:del w:id="1543" w:author="Author"/>
          <w:lang w:val="fr-FR"/>
        </w:rPr>
      </w:pPr>
      <w:del w:id="1544" w:author="Author">
        <w:r w:rsidRPr="00C37DEF" w:rsidDel="001466A3">
          <w:rPr>
            <w:lang w:val="fr-FR"/>
          </w:rPr>
          <w:delText>Application</w:delText>
        </w:r>
      </w:del>
      <w:ins w:id="1545" w:author="Author">
        <w:del w:id="1546" w:author="Author">
          <w:r w:rsidR="002D3E5E" w:rsidDel="001466A3">
            <w:rPr>
              <w:lang w:val="fr-FR"/>
            </w:rPr>
            <w:delText>’s</w:delText>
          </w:r>
        </w:del>
      </w:ins>
      <w:del w:id="1547" w:author="Author">
        <w:r w:rsidRPr="00C37DEF" w:rsidDel="001466A3">
          <w:rPr>
            <w:lang w:val="fr-FR"/>
          </w:rPr>
          <w:delText xml:space="preserve"> </w:delText>
        </w:r>
      </w:del>
      <w:ins w:id="1548" w:author="Author">
        <w:del w:id="1549" w:author="Author">
          <w:r w:rsidR="002D3E5E" w:rsidDel="001466A3">
            <w:rPr>
              <w:lang w:val="fr-FR"/>
            </w:rPr>
            <w:delText>i</w:delText>
          </w:r>
        </w:del>
      </w:ins>
      <w:del w:id="1550" w:author="Author">
        <w:r w:rsidR="0073064C" w:rsidRPr="00C37DEF" w:rsidDel="001466A3">
          <w:rPr>
            <w:lang w:val="fr-FR"/>
          </w:rPr>
          <w:delText xml:space="preserve">Internal </w:delText>
        </w:r>
      </w:del>
      <w:ins w:id="1551" w:author="Author">
        <w:del w:id="1552" w:author="Author">
          <w:r w:rsidR="002D3E5E" w:rsidDel="001466A3">
            <w:rPr>
              <w:lang w:val="fr-FR"/>
            </w:rPr>
            <w:delText>p</w:delText>
          </w:r>
        </w:del>
      </w:ins>
      <w:del w:id="1553" w:author="Author">
        <w:r w:rsidR="0073064C" w:rsidRPr="00C37DEF" w:rsidDel="001466A3">
          <w:rPr>
            <w:lang w:val="fr-FR"/>
          </w:rPr>
          <w:delText>Protocol/Port – http / https / Port</w:delText>
        </w:r>
      </w:del>
    </w:p>
    <w:p w14:paraId="6212EF2F" w14:textId="2D1FD3BD" w:rsidR="0073064C" w:rsidRPr="00C37DEF" w:rsidDel="001466A3" w:rsidRDefault="00A8570F" w:rsidP="00563969">
      <w:pPr>
        <w:pStyle w:val="ListBullet2"/>
        <w:ind w:left="1080"/>
        <w:rPr>
          <w:del w:id="1554" w:author="Author"/>
          <w:lang w:val="fr-FR"/>
        </w:rPr>
      </w:pPr>
      <w:del w:id="1555" w:author="Author">
        <w:r w:rsidRPr="00C37DEF" w:rsidDel="001466A3">
          <w:rPr>
            <w:lang w:val="fr-FR"/>
          </w:rPr>
          <w:delText>Application</w:delText>
        </w:r>
      </w:del>
      <w:ins w:id="1556" w:author="Author">
        <w:del w:id="1557" w:author="Author">
          <w:r w:rsidR="002D3E5E" w:rsidDel="001466A3">
            <w:rPr>
              <w:lang w:val="fr-FR"/>
            </w:rPr>
            <w:delText>’s</w:delText>
          </w:r>
        </w:del>
      </w:ins>
      <w:del w:id="1558" w:author="Author">
        <w:r w:rsidRPr="00C37DEF" w:rsidDel="001466A3">
          <w:rPr>
            <w:lang w:val="fr-FR"/>
          </w:rPr>
          <w:delText xml:space="preserve"> </w:delText>
        </w:r>
      </w:del>
      <w:ins w:id="1559" w:author="Author">
        <w:del w:id="1560" w:author="Author">
          <w:r w:rsidR="002D3E5E" w:rsidDel="001466A3">
            <w:rPr>
              <w:lang w:val="fr-FR"/>
            </w:rPr>
            <w:delText>e</w:delText>
          </w:r>
        </w:del>
      </w:ins>
      <w:del w:id="1561" w:author="Author">
        <w:r w:rsidR="0073064C" w:rsidRPr="00C37DEF" w:rsidDel="001466A3">
          <w:rPr>
            <w:lang w:val="fr-FR"/>
          </w:rPr>
          <w:delText>External Protocol/Port – http / https / Port</w:delText>
        </w:r>
      </w:del>
    </w:p>
    <w:p w14:paraId="31426E3E" w14:textId="776F747C" w:rsidR="0073064C" w:rsidDel="001466A3" w:rsidRDefault="0073064C" w:rsidP="00563969">
      <w:pPr>
        <w:pStyle w:val="ListBullet2"/>
        <w:ind w:left="1080"/>
        <w:rPr>
          <w:del w:id="1562" w:author="Author"/>
        </w:rPr>
      </w:pPr>
      <w:del w:id="1563" w:author="Author">
        <w:r w:rsidDel="001466A3">
          <w:delText>Connector Hardware Requirements</w:delText>
        </w:r>
        <w:r w:rsidR="00A8570F" w:rsidDel="001466A3">
          <w:delText xml:space="preserve"> – Windows Server 2012R2 or 2016</w:delText>
        </w:r>
      </w:del>
    </w:p>
    <w:p w14:paraId="0AB671C5" w14:textId="7D750360" w:rsidR="00A8570F" w:rsidDel="001466A3" w:rsidRDefault="00A8570F" w:rsidP="00563969">
      <w:pPr>
        <w:pStyle w:val="ListBullet2"/>
        <w:ind w:left="1080"/>
        <w:rPr>
          <w:moveFrom w:id="1564" w:author="Author"/>
        </w:rPr>
      </w:pPr>
      <w:moveFromRangeStart w:id="1565" w:author="Author" w:name="move508910530"/>
      <w:moveFrom w:id="1566" w:author="Author">
        <w:r w:rsidDel="001466A3">
          <w:t>Application Proxy Connector Ports</w:t>
        </w:r>
      </w:moveFrom>
    </w:p>
    <w:p w14:paraId="754740DC" w14:textId="39DD1A8F" w:rsidR="00A8570F" w:rsidDel="001466A3" w:rsidRDefault="00A8570F" w:rsidP="00563969">
      <w:pPr>
        <w:pStyle w:val="ListBullet2"/>
        <w:tabs>
          <w:tab w:val="clear" w:pos="720"/>
          <w:tab w:val="num" w:pos="1080"/>
        </w:tabs>
        <w:ind w:left="1440"/>
        <w:rPr>
          <w:moveFrom w:id="1567" w:author="Author"/>
        </w:rPr>
      </w:pPr>
      <w:moveFrom w:id="1568" w:author="Author">
        <w:r w:rsidDel="001466A3">
          <w:t xml:space="preserve">80: </w:t>
        </w:r>
        <w:r w:rsidRPr="00A8570F" w:rsidDel="001466A3">
          <w:t>Downloading certificate revocation lists (CRLs) while validating the SSL certificate</w:t>
        </w:r>
      </w:moveFrom>
    </w:p>
    <w:p w14:paraId="00E58AD1" w14:textId="3E108D61" w:rsidR="00A8570F" w:rsidDel="001466A3" w:rsidRDefault="00A8570F" w:rsidP="00563969">
      <w:pPr>
        <w:pStyle w:val="ListBullet2"/>
        <w:tabs>
          <w:tab w:val="clear" w:pos="720"/>
          <w:tab w:val="num" w:pos="1080"/>
        </w:tabs>
        <w:ind w:left="1440"/>
        <w:rPr>
          <w:moveFrom w:id="1569" w:author="Author"/>
        </w:rPr>
      </w:pPr>
      <w:moveFrom w:id="1570" w:author="Author">
        <w:r w:rsidDel="001466A3">
          <w:t xml:space="preserve">443: </w:t>
        </w:r>
        <w:r w:rsidRPr="00A8570F" w:rsidDel="001466A3">
          <w:t>All outbound communication with the Application Proxy service</w:t>
        </w:r>
      </w:moveFrom>
    </w:p>
    <w:p w14:paraId="2A4E5D7E" w14:textId="6295E8D2" w:rsidR="00A8570F" w:rsidDel="001466A3" w:rsidRDefault="00A8570F" w:rsidP="00563969">
      <w:pPr>
        <w:pStyle w:val="ListBullet2"/>
        <w:tabs>
          <w:tab w:val="clear" w:pos="720"/>
          <w:tab w:val="num" w:pos="1080"/>
        </w:tabs>
        <w:ind w:left="1440"/>
        <w:rPr>
          <w:moveFrom w:id="1571" w:author="Author"/>
        </w:rPr>
      </w:pPr>
      <w:moveFrom w:id="1572" w:author="Author">
        <w:r w:rsidRPr="00A8570F" w:rsidDel="001466A3">
          <w:t>If your firewall enforces traffic according to originating users, open these ports for traffic coming from Windows servic</w:t>
        </w:r>
        <w:r w:rsidDel="001466A3">
          <w:t>es running as a Network Service</w:t>
        </w:r>
      </w:moveFrom>
    </w:p>
    <w:p w14:paraId="37AD3EA5" w14:textId="3E2BD3C3" w:rsidR="00A8570F" w:rsidDel="001466A3" w:rsidRDefault="00A8570F" w:rsidP="00563969">
      <w:pPr>
        <w:pStyle w:val="ListBullet2"/>
        <w:tabs>
          <w:tab w:val="clear" w:pos="720"/>
          <w:tab w:val="num" w:pos="1080"/>
        </w:tabs>
        <w:ind w:left="1440"/>
        <w:rPr>
          <w:moveFrom w:id="1573" w:author="Author"/>
        </w:rPr>
      </w:pPr>
      <w:moveFrom w:id="1574" w:author="Author">
        <w:r w:rsidRPr="00A8570F" w:rsidDel="001466A3">
          <w:t xml:space="preserve">If your firewall or proxy allows DNS whitelisting, you can whitelist connections to msappproxy.net and servicebus.windows.net. If not, you need to allow access to the </w:t>
        </w:r>
        <w:r w:rsidR="00971798" w:rsidDel="001466A3">
          <w:fldChar w:fldCharType="begin"/>
        </w:r>
        <w:r w:rsidR="00971798" w:rsidDel="001466A3">
          <w:instrText xml:space="preserve"> HYPERLINK "https://www.microsoft.com/en-us/download/details.aspx?id=41653" </w:instrText>
        </w:r>
        <w:r w:rsidR="00971798" w:rsidDel="001466A3">
          <w:fldChar w:fldCharType="separate"/>
        </w:r>
        <w:r w:rsidRPr="00A8570F" w:rsidDel="001466A3">
          <w:rPr>
            <w:rStyle w:val="Hyperlink"/>
          </w:rPr>
          <w:t>Azure Datacenter IP ranges</w:t>
        </w:r>
        <w:r w:rsidR="00971798" w:rsidDel="001466A3">
          <w:rPr>
            <w:rStyle w:val="Hyperlink"/>
          </w:rPr>
          <w:fldChar w:fldCharType="end"/>
        </w:r>
        <w:r w:rsidDel="001466A3">
          <w:t xml:space="preserve"> which are updated each week</w:t>
        </w:r>
      </w:moveFrom>
    </w:p>
    <w:p w14:paraId="11B28A09" w14:textId="2A38F7A9" w:rsidR="00A8570F" w:rsidDel="001466A3" w:rsidRDefault="00A11CBC" w:rsidP="00563969">
      <w:pPr>
        <w:pStyle w:val="ListBullet2"/>
        <w:tabs>
          <w:tab w:val="clear" w:pos="720"/>
          <w:tab w:val="num" w:pos="1080"/>
        </w:tabs>
        <w:ind w:left="1440"/>
        <w:rPr>
          <w:moveFrom w:id="1575" w:author="Author"/>
        </w:rPr>
      </w:pPr>
      <w:moveFrom w:id="1576" w:author="Author">
        <w:r w:rsidDel="001466A3">
          <w:t xml:space="preserve">Use the </w:t>
        </w:r>
        <w:r w:rsidR="00971798" w:rsidDel="001466A3">
          <w:fldChar w:fldCharType="begin"/>
        </w:r>
        <w:r w:rsidR="00971798" w:rsidDel="001466A3">
          <w:instrText xml:space="preserve"> HYPERLINK "https://aadap-portcheck.connectorporttest.msappproxy.net/" </w:instrText>
        </w:r>
        <w:r w:rsidR="00971798" w:rsidDel="001466A3">
          <w:fldChar w:fldCharType="separate"/>
        </w:r>
        <w:r w:rsidRPr="00A11CBC" w:rsidDel="001466A3">
          <w:rPr>
            <w:rStyle w:val="Hyperlink"/>
          </w:rPr>
          <w:t>Azure AD Application Proxy Connector Ports Test Tool</w:t>
        </w:r>
        <w:r w:rsidR="00971798" w:rsidDel="001466A3">
          <w:rPr>
            <w:rStyle w:val="Hyperlink"/>
          </w:rPr>
          <w:fldChar w:fldCharType="end"/>
        </w:r>
      </w:moveFrom>
    </w:p>
    <w:moveFromRangeEnd w:id="1565"/>
    <w:p w14:paraId="2E30657A" w14:textId="48EF0193" w:rsidR="0073064C" w:rsidRDefault="001466A3" w:rsidP="00563969">
      <w:pPr>
        <w:pStyle w:val="ListBullet2"/>
        <w:ind w:left="1080"/>
      </w:pPr>
      <w:ins w:id="1577" w:author="Author">
        <w:r>
          <w:t xml:space="preserve">Assessed </w:t>
        </w:r>
      </w:ins>
      <w:r w:rsidR="0073064C">
        <w:t>Connector Group/Placement</w:t>
      </w:r>
    </w:p>
    <w:p w14:paraId="6342F358" w14:textId="7D3CED1E" w:rsidR="0073064C" w:rsidRDefault="0073064C" w:rsidP="00563969">
      <w:pPr>
        <w:pStyle w:val="ListBullet2"/>
        <w:ind w:left="1080"/>
      </w:pPr>
      <w:r>
        <w:t xml:space="preserve">Connector Network access requirements – </w:t>
      </w:r>
      <w:ins w:id="1578" w:author="Author">
        <w:r w:rsidR="00E260F1">
          <w:t>I</w:t>
        </w:r>
      </w:ins>
      <w:del w:id="1579" w:author="Author">
        <w:r w:rsidDel="00E260F1">
          <w:delText>i</w:delText>
        </w:r>
      </w:del>
      <w:r>
        <w:t>nternal</w:t>
      </w:r>
    </w:p>
    <w:p w14:paraId="6DB55D89" w14:textId="6A13309D" w:rsidR="0073064C" w:rsidRDefault="0073064C" w:rsidP="00563969">
      <w:pPr>
        <w:pStyle w:val="ListBullet2"/>
        <w:ind w:left="1080"/>
      </w:pPr>
      <w:r>
        <w:t xml:space="preserve">Connector Network access requirements – </w:t>
      </w:r>
      <w:ins w:id="1580" w:author="Author">
        <w:r w:rsidR="00E260F1">
          <w:t>E</w:t>
        </w:r>
      </w:ins>
      <w:del w:id="1581" w:author="Author">
        <w:r w:rsidDel="00E260F1">
          <w:delText>e</w:delText>
        </w:r>
      </w:del>
      <w:r>
        <w:t>xternal</w:t>
      </w:r>
    </w:p>
    <w:p w14:paraId="2FD89F7F" w14:textId="618AE0E3" w:rsidR="0073064C" w:rsidRDefault="0073064C" w:rsidP="00563969">
      <w:pPr>
        <w:pStyle w:val="ListBullet2"/>
        <w:ind w:left="1080"/>
      </w:pPr>
      <w:r>
        <w:t>Connector domain join requirements</w:t>
      </w:r>
      <w:r w:rsidR="00A8570F">
        <w:t xml:space="preserve"> </w:t>
      </w:r>
      <w:del w:id="1582" w:author="Author">
        <w:r w:rsidR="00A8570F" w:rsidDel="00E260F1">
          <w:delText xml:space="preserve">– </w:delText>
        </w:r>
      </w:del>
      <w:r w:rsidR="00A8570F">
        <w:t>for single-sign on</w:t>
      </w:r>
    </w:p>
    <w:p w14:paraId="216CD28E" w14:textId="17CD3F77" w:rsidR="00394786" w:rsidRDefault="00394786" w:rsidP="00394786">
      <w:pPr>
        <w:pStyle w:val="Heading2Numbered"/>
      </w:pPr>
      <w:bookmarkStart w:id="1583" w:name="_Toc508930367"/>
      <w:r>
        <w:t>Use-case/scenario/capability requirements</w:t>
      </w:r>
      <w:bookmarkEnd w:id="1583"/>
    </w:p>
    <w:p w14:paraId="492868C4" w14:textId="4C1313C8" w:rsidR="005476AB" w:rsidRDefault="005476AB" w:rsidP="005476AB">
      <w:pPr>
        <w:pStyle w:val="ListBullet2"/>
        <w:numPr>
          <w:ilvl w:val="0"/>
          <w:numId w:val="0"/>
        </w:numPr>
        <w:ind w:left="720" w:hanging="360"/>
        <w:rPr>
          <w:ins w:id="1584" w:author="Author"/>
        </w:rPr>
      </w:pPr>
      <w:ins w:id="1585" w:author="Author">
        <w:r>
          <w:t xml:space="preserve">The below </w:t>
        </w:r>
        <w:r w:rsidR="00A753FC">
          <w:t xml:space="preserve">are the most common </w:t>
        </w:r>
        <w:r>
          <w:t>use case</w:t>
        </w:r>
        <w:r w:rsidR="00DD1E08">
          <w:t>s</w:t>
        </w:r>
        <w:del w:id="1586" w:author="Author">
          <w:r w:rsidDel="002969E2">
            <w:delText>s</w:delText>
          </w:r>
        </w:del>
        <w:r>
          <w:t xml:space="preserve"> </w:t>
        </w:r>
        <w:del w:id="1587" w:author="Author">
          <w:r w:rsidDel="00A753FC">
            <w:delText xml:space="preserve">are </w:delText>
          </w:r>
        </w:del>
        <w:r w:rsidR="00A753FC">
          <w:t xml:space="preserve">for Azure AD </w:t>
        </w:r>
        <w:r w:rsidR="002969E2">
          <w:t>Application Proxy</w:t>
        </w:r>
        <w:r w:rsidR="00A753FC">
          <w:t xml:space="preserve"> </w:t>
        </w:r>
        <w:r w:rsidR="00DD1E08">
          <w:t>deployments.</w:t>
        </w:r>
      </w:ins>
    </w:p>
    <w:p w14:paraId="1A4BC0F5" w14:textId="77777777" w:rsidR="005476AB" w:rsidRDefault="005476AB" w:rsidP="005476AB">
      <w:pPr>
        <w:pStyle w:val="ListBullet2"/>
        <w:numPr>
          <w:ilvl w:val="0"/>
          <w:numId w:val="0"/>
        </w:numPr>
        <w:ind w:left="720"/>
        <w:rPr>
          <w:ins w:id="1588" w:author="Author"/>
        </w:rPr>
      </w:pPr>
    </w:p>
    <w:p w14:paraId="66D66607" w14:textId="2E47F9ED" w:rsidR="00394786" w:rsidRDefault="007F34F9" w:rsidP="00394786">
      <w:pPr>
        <w:pStyle w:val="ListBullet2"/>
      </w:pPr>
      <w:r>
        <w:t>Domain users will need to access the application securely with seamless single-sign on from on-premises from any domain joined or Azure AD joined devices.</w:t>
      </w:r>
    </w:p>
    <w:p w14:paraId="0EDADDFA" w14:textId="209761C1" w:rsidR="007F34F9" w:rsidRDefault="007F34F9" w:rsidP="007F34F9">
      <w:pPr>
        <w:pStyle w:val="ListBullet2"/>
      </w:pPr>
      <w:r>
        <w:t>Azure AD users will need to access the application securely with seamless single-sign on from on-premises from any domain joined or Azure AD joined devices.</w:t>
      </w:r>
    </w:p>
    <w:p w14:paraId="15601786" w14:textId="6436B037" w:rsidR="007F34F9" w:rsidRDefault="007F34F9" w:rsidP="00394786">
      <w:pPr>
        <w:pStyle w:val="ListBullet2"/>
      </w:pPr>
      <w:r>
        <w:lastRenderedPageBreak/>
        <w:t>Users with BOYD approval can securely access the application provided they have enrolled from MFA and that they have registered Microsoft Authenticator app as an authentication method and a mobile phone.</w:t>
      </w:r>
    </w:p>
    <w:p w14:paraId="51B813FF" w14:textId="6D299956" w:rsidR="00315C8E" w:rsidRDefault="00394786" w:rsidP="00B27F0A">
      <w:pPr>
        <w:pStyle w:val="ListBullet2"/>
      </w:pPr>
      <w:r>
        <w:t>A</w:t>
      </w:r>
      <w:r w:rsidR="007F34F9">
        <w:t xml:space="preserve">dditional use-case/scenario/capability requirements </w:t>
      </w:r>
      <w:r w:rsidR="00D14D8C">
        <w:t>go</w:t>
      </w:r>
      <w:r w:rsidR="007F34F9">
        <w:t xml:space="preserve"> here…</w:t>
      </w:r>
    </w:p>
    <w:p w14:paraId="1135927E" w14:textId="77777777" w:rsidR="00FA570A" w:rsidRDefault="00CE258B" w:rsidP="00CE258B">
      <w:pPr>
        <w:pStyle w:val="Heading2Numbered"/>
        <w:rPr>
          <w:ins w:id="1589" w:author="Author"/>
        </w:rPr>
      </w:pPr>
      <w:bookmarkStart w:id="1590" w:name="_Toc508930368"/>
      <w:commentRangeStart w:id="1591"/>
      <w:ins w:id="1592" w:author="Author">
        <w:r>
          <w:t xml:space="preserve">Working </w:t>
        </w:r>
      </w:ins>
      <w:commentRangeEnd w:id="1591"/>
      <w:r w:rsidR="00FE4B81">
        <w:rPr>
          <w:rStyle w:val="CommentReference"/>
          <w:rFonts w:eastAsiaTheme="minorEastAsia"/>
          <w:color w:val="auto"/>
        </w:rPr>
        <w:commentReference w:id="1591"/>
      </w:r>
      <w:ins w:id="1593" w:author="Author">
        <w:r>
          <w:t xml:space="preserve">with existing on-premises </w:t>
        </w:r>
        <w:r w:rsidR="00FA570A">
          <w:t>proxy servers</w:t>
        </w:r>
        <w:bookmarkEnd w:id="1590"/>
      </w:ins>
    </w:p>
    <w:p w14:paraId="133A7C2C" w14:textId="63741012" w:rsidR="00972AC4" w:rsidRPr="00A91B6B" w:rsidDel="000E4E62" w:rsidRDefault="00972AC4" w:rsidP="00BB0290">
      <w:pPr>
        <w:jc w:val="both"/>
        <w:rPr>
          <w:ins w:id="1594" w:author="Author"/>
          <w:del w:id="1595" w:author="Author"/>
        </w:rPr>
      </w:pPr>
      <w:ins w:id="1596" w:author="Author">
        <w:del w:id="1597" w:author="Author">
          <w:r w:rsidRPr="00A91B6B" w:rsidDel="000E4E62">
            <w:delText>Complete guidance on configuring connector hosts to route via a corporate prox</w:delText>
          </w:r>
          <w:r w:rsidR="005E0CCD" w:rsidRPr="00A91B6B" w:rsidDel="000E4E62">
            <w:delText>y</w:delText>
          </w:r>
          <w:r w:rsidRPr="00A91B6B" w:rsidDel="000E4E62">
            <w:delText xml:space="preserve">ies both, to </w:delText>
          </w:r>
          <w:r w:rsidR="005E0CCD" w:rsidRPr="00A91B6B" w:rsidDel="000E4E62">
            <w:delText xml:space="preserve">either </w:delText>
          </w:r>
          <w:r w:rsidRPr="00A91B6B" w:rsidDel="000E4E62">
            <w:delText xml:space="preserve">get out to the WWW, </w:delText>
          </w:r>
          <w:r w:rsidR="005E0CCD" w:rsidRPr="00A91B6B" w:rsidDel="000E4E62">
            <w:delText xml:space="preserve">or </w:delText>
          </w:r>
          <w:r w:rsidRPr="00A91B6B" w:rsidDel="000E4E62">
            <w:delText xml:space="preserve">plus also to connect to backend applications, can be found directly through this </w:delText>
          </w:r>
          <w:r w:rsidRPr="00A91B6B" w:rsidDel="000E4E62">
            <w:fldChar w:fldCharType="begin"/>
          </w:r>
          <w:r w:rsidRPr="00A91B6B" w:rsidDel="000E4E62">
            <w:delInstrText xml:space="preserve"> HYPERLINK "https://docs.microsoft.com/en-us/azure/active-directory/application-proxy-working-with-proxy-servers" </w:delInstrText>
          </w:r>
          <w:r w:rsidRPr="00A91B6B" w:rsidDel="000E4E62">
            <w:fldChar w:fldCharType="separate"/>
          </w:r>
          <w:r w:rsidRPr="00A91B6B" w:rsidDel="000E4E62">
            <w:rPr>
              <w:rStyle w:val="Hyperlink"/>
            </w:rPr>
            <w:delText>l</w:delText>
          </w:r>
          <w:r w:rsidR="005E0CCD" w:rsidRPr="00A91B6B" w:rsidDel="000E4E62">
            <w:rPr>
              <w:rStyle w:val="Hyperlink"/>
            </w:rPr>
            <w:delText>here</w:delText>
          </w:r>
          <w:r w:rsidRPr="00A91B6B" w:rsidDel="000E4E62">
            <w:rPr>
              <w:rStyle w:val="Hyperlink"/>
            </w:rPr>
            <w:delText>ink</w:delText>
          </w:r>
          <w:r w:rsidRPr="00A91B6B" w:rsidDel="000E4E62">
            <w:fldChar w:fldCharType="end"/>
          </w:r>
          <w:r w:rsidRPr="00A91B6B" w:rsidDel="000E4E62">
            <w:delText>. Please skip on to the next section if routing via a proxy is not necessary.</w:delText>
          </w:r>
        </w:del>
      </w:ins>
    </w:p>
    <w:p w14:paraId="16C2E61C" w14:textId="15E36E31" w:rsidR="00206005" w:rsidRPr="00A91B6B" w:rsidRDefault="00972AC4" w:rsidP="00BB0290">
      <w:pPr>
        <w:jc w:val="both"/>
        <w:rPr>
          <w:ins w:id="1598" w:author="Author"/>
        </w:rPr>
      </w:pPr>
      <w:ins w:id="1599" w:author="Author">
        <w:r w:rsidRPr="00A91B6B">
          <w:t xml:space="preserve">Having </w:t>
        </w:r>
        <w:del w:id="1600" w:author="Author">
          <w:r w:rsidRPr="00A91B6B" w:rsidDel="000E4E62">
            <w:delText xml:space="preserve">a </w:delText>
          </w:r>
        </w:del>
        <w:r w:rsidRPr="00A91B6B">
          <w:t>connector</w:t>
        </w:r>
        <w:r w:rsidR="000E4E62" w:rsidRPr="00A91B6B">
          <w:t>s</w:t>
        </w:r>
        <w:r w:rsidRPr="00A91B6B">
          <w:t xml:space="preserve"> </w:t>
        </w:r>
        <w:del w:id="1601" w:author="Author">
          <w:r w:rsidRPr="00A91B6B" w:rsidDel="000E4E62">
            <w:delText xml:space="preserve">host </w:delText>
          </w:r>
        </w:del>
        <w:r w:rsidRPr="00A91B6B">
          <w:t xml:space="preserve">route via an outbound proxy when connecting to </w:t>
        </w:r>
        <w:del w:id="1602" w:author="Author">
          <w:r w:rsidRPr="00A91B6B" w:rsidDel="00206005">
            <w:delText>the</w:delText>
          </w:r>
        </w:del>
        <w:r w:rsidR="00206005" w:rsidRPr="00A91B6B">
          <w:t>our</w:t>
        </w:r>
        <w:r w:rsidRPr="00A91B6B">
          <w:t xml:space="preserve"> Azure App Proxy </w:t>
        </w:r>
        <w:r w:rsidR="00F47752" w:rsidRPr="00A91B6B">
          <w:t>cloud</w:t>
        </w:r>
        <w:del w:id="1603" w:author="Author">
          <w:r w:rsidRPr="00A91B6B" w:rsidDel="00F47752">
            <w:delText>services</w:delText>
          </w:r>
        </w:del>
        <w:r w:rsidRPr="00A91B6B">
          <w:t>, is possible</w:t>
        </w:r>
        <w:r w:rsidR="00F47752" w:rsidRPr="00A91B6B">
          <w:t>,</w:t>
        </w:r>
        <w:r w:rsidR="00206005" w:rsidRPr="00A91B6B">
          <w:t xml:space="preserve"> and complete guidance on </w:t>
        </w:r>
        <w:del w:id="1604" w:author="Author">
          <w:r w:rsidR="00206005" w:rsidRPr="00A91B6B" w:rsidDel="00F47752">
            <w:delText>configuring connector hosts full</w:delText>
          </w:r>
        </w:del>
        <w:r w:rsidR="00F47752" w:rsidRPr="00A91B6B">
          <w:t>this topic</w:t>
        </w:r>
        <w:r w:rsidR="00206005" w:rsidRPr="00A91B6B">
          <w:t xml:space="preserve"> can be found </w:t>
        </w:r>
        <w:r w:rsidR="00206005" w:rsidRPr="00A91B6B">
          <w:fldChar w:fldCharType="begin"/>
        </w:r>
        <w:r w:rsidR="00206005" w:rsidRPr="00A91B6B">
          <w:instrText xml:space="preserve"> HYPERLINK "https://docs.microsoft.com/en-us/azure/active-directory/application-proxy-working-with-proxy-servers" </w:instrText>
        </w:r>
        <w:r w:rsidR="00206005" w:rsidRPr="00A91B6B">
          <w:fldChar w:fldCharType="separate"/>
        </w:r>
        <w:r w:rsidR="00206005" w:rsidRPr="00A91B6B">
          <w:rPr>
            <w:rStyle w:val="Hyperlink"/>
          </w:rPr>
          <w:t>here</w:t>
        </w:r>
        <w:r w:rsidR="00206005" w:rsidRPr="00A91B6B">
          <w:fldChar w:fldCharType="end"/>
        </w:r>
        <w:r w:rsidR="00206005" w:rsidRPr="00A91B6B">
          <w:t>.</w:t>
        </w:r>
        <w:del w:id="1605" w:author="Author">
          <w:r w:rsidRPr="00A91B6B" w:rsidDel="00206005">
            <w:delText xml:space="preserve">, </w:delText>
          </w:r>
        </w:del>
      </w:ins>
    </w:p>
    <w:p w14:paraId="09924768" w14:textId="2D0516C0" w:rsidR="00BF11FC" w:rsidRPr="00A91B6B" w:rsidDel="002B3037" w:rsidRDefault="003B6C97" w:rsidP="00BB0290">
      <w:pPr>
        <w:jc w:val="both"/>
        <w:rPr>
          <w:del w:id="1606" w:author="Author"/>
          <w:moveTo w:id="1607" w:author="Author"/>
        </w:rPr>
      </w:pPr>
      <w:ins w:id="1608" w:author="Author">
        <w:r w:rsidRPr="00A91B6B">
          <w:t xml:space="preserve">What’s important to note </w:t>
        </w:r>
        <w:r w:rsidR="00FA1428" w:rsidRPr="00A91B6B">
          <w:t xml:space="preserve">however, </w:t>
        </w:r>
        <w:r w:rsidRPr="00A91B6B">
          <w:t xml:space="preserve">is </w:t>
        </w:r>
        <w:del w:id="1609" w:author="Author">
          <w:r w:rsidR="00972AC4" w:rsidRPr="00A91B6B" w:rsidDel="003B6C97">
            <w:delText>but</w:delText>
          </w:r>
        </w:del>
        <w:r w:rsidRPr="00A91B6B">
          <w:t>that</w:t>
        </w:r>
        <w:r w:rsidR="00972AC4" w:rsidRPr="00A91B6B">
          <w:t xml:space="preserve"> </w:t>
        </w:r>
        <w:del w:id="1610" w:author="Author">
          <w:r w:rsidR="00972AC4" w:rsidRPr="00A91B6B" w:rsidDel="00FA1428">
            <w:delText>restricting</w:delText>
          </w:r>
        </w:del>
        <w:r w:rsidR="00FA1428" w:rsidRPr="00A91B6B">
          <w:t>limiting</w:t>
        </w:r>
        <w:r w:rsidR="00972AC4" w:rsidRPr="00A91B6B">
          <w:t xml:space="preserve"> these </w:t>
        </w:r>
        <w:r w:rsidRPr="00A91B6B">
          <w:t xml:space="preserve">outbound </w:t>
        </w:r>
        <w:r w:rsidR="00972AC4" w:rsidRPr="00A91B6B">
          <w:t>connections to specific Azure target IPs is not advisable</w:t>
        </w:r>
        <w:r w:rsidR="004E57C1" w:rsidRPr="00A91B6B">
          <w:t xml:space="preserve">, as </w:t>
        </w:r>
        <w:del w:id="1611" w:author="Author">
          <w:r w:rsidR="00972AC4" w:rsidRPr="00A91B6B" w:rsidDel="004E57C1">
            <w:delText xml:space="preserve">. This is simply down to the fact that our </w:delText>
          </w:r>
        </w:del>
        <w:r w:rsidR="004E57C1" w:rsidRPr="00A91B6B">
          <w:t xml:space="preserve">the IP addresses that host our </w:t>
        </w:r>
        <w:r w:rsidR="00972AC4" w:rsidRPr="00A91B6B">
          <w:t xml:space="preserve">Azure services can span </w:t>
        </w:r>
        <w:del w:id="1612" w:author="Author">
          <w:r w:rsidR="00972AC4" w:rsidRPr="00A91B6B" w:rsidDel="004E57C1">
            <w:delText xml:space="preserve">across </w:delText>
          </w:r>
        </w:del>
        <w:r w:rsidR="00972AC4" w:rsidRPr="00A91B6B">
          <w:t xml:space="preserve">many hundreds of </w:t>
        </w:r>
        <w:del w:id="1613" w:author="Author">
          <w:r w:rsidR="00972AC4" w:rsidRPr="00A91B6B" w:rsidDel="004E57C1">
            <w:delText xml:space="preserve">IP </w:delText>
          </w:r>
        </w:del>
        <w:r w:rsidR="00972AC4" w:rsidRPr="00A91B6B">
          <w:t>ranges in order to provide a highly available and elastic cloud service, that can often change to meet certain demands, at any given time</w:t>
        </w:r>
        <w:r w:rsidR="004E57C1" w:rsidRPr="00A91B6B">
          <w:t xml:space="preserve">. </w:t>
        </w:r>
      </w:ins>
      <w:moveToRangeStart w:id="1614" w:author="Author" w:name="move508915528"/>
      <w:moveTo w:id="1615" w:author="Author">
        <w:r w:rsidR="00BF11FC" w:rsidRPr="00A91B6B">
          <w:t xml:space="preserve">For reference, all address and IP information pertaining to our Azure cloud services can be found in our </w:t>
        </w:r>
        <w:r w:rsidR="00BF11FC" w:rsidRPr="2F909190">
          <w:fldChar w:fldCharType="begin"/>
        </w:r>
        <w:r w:rsidR="00BF11FC" w:rsidRPr="00A91B6B">
          <w:instrText xml:space="preserve"> HYPERLINK "https://www.microsoft.com/en-us/download/details.aspx?id=41653" </w:instrText>
        </w:r>
        <w:r w:rsidR="00BF11FC" w:rsidRPr="2F909190">
          <w:fldChar w:fldCharType="separate"/>
        </w:r>
        <w:r w:rsidR="00BF11FC" w:rsidRPr="00A91B6B">
          <w:rPr>
            <w:rStyle w:val="Hyperlink"/>
          </w:rPr>
          <w:t>Azure Datacenter IP ranges</w:t>
        </w:r>
        <w:r w:rsidR="00BF11FC" w:rsidRPr="2F909190">
          <w:fldChar w:fldCharType="end"/>
        </w:r>
        <w:r w:rsidR="00BF11FC" w:rsidRPr="00A91B6B">
          <w:t xml:space="preserve"> document</w:t>
        </w:r>
        <w:del w:id="1616" w:author="Author">
          <w:r w:rsidR="00BF11FC" w:rsidRPr="00A91B6B" w:rsidDel="006E6B14">
            <w:delText xml:space="preserve"> that is updated weekly</w:delText>
          </w:r>
        </w:del>
      </w:moveTo>
      <w:ins w:id="1617" w:author="Author">
        <w:r w:rsidR="006E6B14" w:rsidRPr="00A91B6B">
          <w:t xml:space="preserve">, which </w:t>
        </w:r>
        <w:r w:rsidR="002B3037" w:rsidRPr="00A91B6B">
          <w:t xml:space="preserve">incidentally gets updated weekly, so would make </w:t>
        </w:r>
      </w:ins>
      <w:moveTo w:id="1618" w:author="Author">
        <w:del w:id="1619" w:author="Author">
          <w:r w:rsidR="00BF11FC" w:rsidRPr="00A91B6B" w:rsidDel="006E6B14">
            <w:delText>.</w:delText>
          </w:r>
        </w:del>
      </w:moveTo>
      <w:ins w:id="1620" w:author="Author">
        <w:del w:id="1621" w:author="Author">
          <w:r w:rsidR="006E6B14" w:rsidRPr="00A91B6B" w:rsidDel="002B3037">
            <w:delText xml:space="preserve"> </w:delText>
          </w:r>
        </w:del>
      </w:ins>
    </w:p>
    <w:moveToRangeEnd w:id="1614"/>
    <w:p w14:paraId="7559EEEB" w14:textId="24D7B0E1" w:rsidR="00BF11FC" w:rsidRPr="00A91B6B" w:rsidDel="002B3037" w:rsidRDefault="00BF11FC" w:rsidP="00BB0290">
      <w:pPr>
        <w:jc w:val="both"/>
        <w:rPr>
          <w:ins w:id="1622" w:author="Author"/>
          <w:del w:id="1623" w:author="Author"/>
        </w:rPr>
      </w:pPr>
    </w:p>
    <w:p w14:paraId="3A70FCC6" w14:textId="01A96AF4" w:rsidR="00BF11FC" w:rsidRPr="00A91B6B" w:rsidDel="002B3037" w:rsidRDefault="00BF11FC" w:rsidP="00BB0290">
      <w:pPr>
        <w:jc w:val="both"/>
        <w:rPr>
          <w:ins w:id="1624" w:author="Author"/>
          <w:del w:id="1625" w:author="Author"/>
        </w:rPr>
      </w:pPr>
    </w:p>
    <w:p w14:paraId="2BAE3887" w14:textId="41A10F78" w:rsidR="00972AC4" w:rsidRPr="00A91B6B" w:rsidDel="004A5D0D" w:rsidRDefault="005A68BF" w:rsidP="00BB0290">
      <w:pPr>
        <w:jc w:val="both"/>
        <w:rPr>
          <w:ins w:id="1626" w:author="Author"/>
          <w:del w:id="1627" w:author="Author"/>
        </w:rPr>
      </w:pPr>
      <w:ins w:id="1628" w:author="Author">
        <w:del w:id="1629" w:author="Author">
          <w:r w:rsidRPr="00A91B6B" w:rsidDel="002B3037">
            <w:delText xml:space="preserve">As such this would make </w:delText>
          </w:r>
        </w:del>
        <w:r w:rsidR="00AF6DC7" w:rsidRPr="00A91B6B">
          <w:t xml:space="preserve">it very challenging for proxy and firewall admins to </w:t>
        </w:r>
        <w:r w:rsidR="004E1966" w:rsidRPr="00A91B6B">
          <w:t xml:space="preserve">keep updating </w:t>
        </w:r>
        <w:r w:rsidR="005562EC" w:rsidRPr="00A91B6B">
          <w:t xml:space="preserve">your </w:t>
        </w:r>
        <w:r w:rsidR="004E1966" w:rsidRPr="00A91B6B">
          <w:t xml:space="preserve">outbound ACLs </w:t>
        </w:r>
        <w:r w:rsidR="002B3037" w:rsidRPr="00A91B6B">
          <w:t xml:space="preserve">to </w:t>
        </w:r>
        <w:r w:rsidR="005562EC" w:rsidRPr="00A91B6B">
          <w:t xml:space="preserve">coincide with our changes. </w:t>
        </w:r>
        <w:r w:rsidR="00BB0290" w:rsidRPr="00A91B6B">
          <w:t xml:space="preserve">Not to mention that </w:t>
        </w:r>
        <w:r w:rsidR="003207B6" w:rsidRPr="00A91B6B">
          <w:t xml:space="preserve">any overlooked changes could potentially </w:t>
        </w:r>
        <w:r w:rsidR="004A5D0D" w:rsidRPr="00A91B6B">
          <w:t xml:space="preserve">affect a connectors ability to connect to our cloud, thereby causing unforeseen impact, so instead </w:t>
        </w:r>
        <w:del w:id="1630" w:author="Author">
          <w:r w:rsidR="00BB0290" w:rsidRPr="00A91B6B" w:rsidDel="004A5D0D">
            <w:delText xml:space="preserve"> </w:delText>
          </w:r>
          <w:r w:rsidR="00AF6DC7" w:rsidRPr="00A91B6B" w:rsidDel="005562EC">
            <w:delText xml:space="preserve"> with </w:delText>
          </w:r>
          <w:r w:rsidRPr="00A91B6B" w:rsidDel="002A5A1C">
            <w:delText>managing</w:delText>
          </w:r>
          <w:r w:rsidR="00972AC4" w:rsidRPr="00A91B6B" w:rsidDel="005562EC">
            <w:delText>, without any fore warning.</w:delText>
          </w:r>
          <w:r w:rsidR="00972AC4" w:rsidRPr="00A91B6B" w:rsidDel="004A5D0D">
            <w:delText xml:space="preserve">  </w:delText>
          </w:r>
        </w:del>
      </w:ins>
    </w:p>
    <w:p w14:paraId="304FFEF9" w14:textId="214EA611" w:rsidR="00972AC4" w:rsidRPr="00A91B6B" w:rsidRDefault="00972AC4" w:rsidP="004A5D0D">
      <w:pPr>
        <w:jc w:val="both"/>
        <w:rPr>
          <w:ins w:id="1631" w:author="Author"/>
        </w:rPr>
      </w:pPr>
      <w:ins w:id="1632" w:author="Author">
        <w:del w:id="1633" w:author="Author">
          <w:r w:rsidRPr="00A91B6B" w:rsidDel="004A5D0D">
            <w:delText>O</w:delText>
          </w:r>
        </w:del>
        <w:r w:rsidR="004A5D0D" w:rsidRPr="00A91B6B">
          <w:t>o</w:t>
        </w:r>
        <w:r w:rsidRPr="00A91B6B">
          <w:t xml:space="preserve">ur advice </w:t>
        </w:r>
        <w:del w:id="1634" w:author="Author">
          <w:r w:rsidRPr="00A91B6B" w:rsidDel="004A5D0D">
            <w:delText xml:space="preserve">here </w:delText>
          </w:r>
        </w:del>
        <w:r w:rsidRPr="00A91B6B">
          <w:t>would be to consider either of the following:</w:t>
        </w:r>
      </w:ins>
    </w:p>
    <w:p w14:paraId="07F573AC" w14:textId="39793CC1" w:rsidR="00972AC4" w:rsidRPr="00A91B6B" w:rsidRDefault="00972AC4" w:rsidP="004A5AF4">
      <w:pPr>
        <w:pStyle w:val="ListParagraph"/>
        <w:numPr>
          <w:ilvl w:val="0"/>
          <w:numId w:val="23"/>
        </w:numPr>
        <w:ind w:left="993"/>
        <w:rPr>
          <w:ins w:id="1635" w:author="Author"/>
        </w:rPr>
      </w:pPr>
      <w:ins w:id="1636" w:author="Author">
        <w:r w:rsidRPr="00A91B6B">
          <w:t xml:space="preserve">Limit outbound connector </w:t>
        </w:r>
        <w:del w:id="1637" w:author="Author">
          <w:r w:rsidRPr="00A91B6B" w:rsidDel="00752DFD">
            <w:delText>comms</w:delText>
          </w:r>
        </w:del>
        <w:r w:rsidR="00752DFD" w:rsidRPr="00A91B6B">
          <w:t>traffic</w:t>
        </w:r>
        <w:r w:rsidRPr="00A91B6B">
          <w:t xml:space="preserve"> to </w:t>
        </w:r>
        <w:del w:id="1638" w:author="Author">
          <w:r w:rsidRPr="00A91B6B" w:rsidDel="00752DFD">
            <w:delText>target</w:delText>
          </w:r>
        </w:del>
        <w:r w:rsidR="00752DFD" w:rsidRPr="00A91B6B">
          <w:t>specific</w:t>
        </w:r>
        <w:r w:rsidRPr="00A91B6B">
          <w:t xml:space="preserve"> fqdns, but this </w:t>
        </w:r>
        <w:r w:rsidR="00752DFD" w:rsidRPr="00A91B6B">
          <w:t xml:space="preserve">capability </w:t>
        </w:r>
        <w:r w:rsidRPr="00A91B6B">
          <w:t xml:space="preserve">is wholly dependent on your </w:t>
        </w:r>
        <w:r w:rsidR="0000322E" w:rsidRPr="00A91B6B">
          <w:t xml:space="preserve">outbound </w:t>
        </w:r>
        <w:r w:rsidRPr="00A91B6B">
          <w:t xml:space="preserve">proxy device offering </w:t>
        </w:r>
        <w:del w:id="1639" w:author="Author">
          <w:r w:rsidRPr="00A91B6B" w:rsidDel="0000322E">
            <w:delText>that</w:delText>
          </w:r>
        </w:del>
        <w:r w:rsidR="0000322E" w:rsidRPr="00A91B6B">
          <w:t>such functionality</w:t>
        </w:r>
        <w:del w:id="1640" w:author="Author">
          <w:r w:rsidRPr="00A91B6B" w:rsidDel="0000322E">
            <w:delText xml:space="preserve"> capability.</w:delText>
          </w:r>
        </w:del>
      </w:ins>
    </w:p>
    <w:p w14:paraId="6E633F76" w14:textId="12C199CB" w:rsidR="00972AC4" w:rsidDel="007941D6" w:rsidRDefault="00972AC4" w:rsidP="004A5AF4">
      <w:pPr>
        <w:pStyle w:val="ListParagraph"/>
        <w:numPr>
          <w:ilvl w:val="0"/>
          <w:numId w:val="23"/>
        </w:numPr>
        <w:ind w:left="993"/>
        <w:rPr>
          <w:ins w:id="1641" w:author="Author"/>
          <w:del w:id="1642" w:author="Author"/>
        </w:rPr>
      </w:pPr>
      <w:ins w:id="1643" w:author="Author">
        <w:r w:rsidRPr="00A91B6B">
          <w:t xml:space="preserve">Or simply consider allowing </w:t>
        </w:r>
        <w:r w:rsidR="00DD211D" w:rsidRPr="00A91B6B">
          <w:t xml:space="preserve">HTTP &amp; HTTPS from </w:t>
        </w:r>
        <w:r w:rsidRPr="00A91B6B">
          <w:t>connector hosts out to ‘Any</w:t>
        </w:r>
        <w:r w:rsidR="0000322E" w:rsidRPr="00A91B6B">
          <w:t xml:space="preserve"> location</w:t>
        </w:r>
        <w:r w:rsidR="00DD211D" w:rsidRPr="00A91B6B">
          <w:t>,</w:t>
        </w:r>
        <w:r w:rsidR="00577A69" w:rsidRPr="00A91B6B">
          <w:t xml:space="preserve"> and lock down </w:t>
        </w:r>
        <w:r w:rsidR="00DD211D" w:rsidRPr="00A91B6B">
          <w:t xml:space="preserve">each </w:t>
        </w:r>
        <w:del w:id="1644" w:author="Author">
          <w:r w:rsidR="00577A69" w:rsidRPr="00A91B6B" w:rsidDel="00DD211D">
            <w:delText xml:space="preserve">connector </w:delText>
          </w:r>
        </w:del>
        <w:r w:rsidR="00577A69" w:rsidRPr="00A91B6B">
          <w:t>host</w:t>
        </w:r>
        <w:del w:id="1645" w:author="Author">
          <w:r w:rsidR="00577A69" w:rsidRPr="00A91B6B" w:rsidDel="00DD211D">
            <w:delText>s</w:delText>
          </w:r>
        </w:del>
        <w:r w:rsidR="00577A69" w:rsidRPr="00A91B6B">
          <w:t xml:space="preserve"> so that </w:t>
        </w:r>
        <w:r w:rsidR="007941D6" w:rsidRPr="00A91B6B">
          <w:t xml:space="preserve">general user </w:t>
        </w:r>
        <w:r w:rsidR="00DD211D" w:rsidRPr="00A91B6B">
          <w:t xml:space="preserve">browsing is </w:t>
        </w:r>
        <w:r w:rsidR="007941D6" w:rsidRPr="00A91B6B">
          <w:t xml:space="preserve">not possible </w:t>
        </w:r>
        <w:del w:id="1646" w:author="Author">
          <w:r w:rsidR="00577A69" w:rsidDel="00DD211D">
            <w:delText>they cannot</w:delText>
          </w:r>
          <w:r w:rsidR="00577A69" w:rsidDel="007941D6">
            <w:delText xml:space="preserve"> </w:delText>
          </w:r>
        </w:del>
      </w:ins>
    </w:p>
    <w:p w14:paraId="7086719F" w14:textId="045D47A5" w:rsidR="00972AC4" w:rsidDel="00BF11FC" w:rsidRDefault="00972AC4" w:rsidP="004A5AF4">
      <w:pPr>
        <w:pStyle w:val="ListParagraph"/>
        <w:numPr>
          <w:ilvl w:val="0"/>
          <w:numId w:val="23"/>
        </w:numPr>
        <w:ind w:left="993"/>
        <w:rPr>
          <w:ins w:id="1647" w:author="Author"/>
          <w:moveFrom w:id="1648" w:author="Author"/>
        </w:rPr>
      </w:pPr>
      <w:moveFromRangeStart w:id="1649" w:author="Author" w:name="move508915528"/>
      <w:moveFrom w:id="1650" w:author="Author">
        <w:ins w:id="1651" w:author="Author">
          <w:r w:rsidDel="00BF11FC">
            <w:t xml:space="preserve">For reference, all address and IP information pertaining to our Azure cloud services can be found in our </w:t>
          </w:r>
          <w:r w:rsidDel="00BF11FC">
            <w:rPr>
              <w:sz w:val="20"/>
            </w:rPr>
            <w:fldChar w:fldCharType="begin"/>
          </w:r>
          <w:r w:rsidRPr="007941D6" w:rsidDel="00BF11FC">
            <w:rPr>
              <w:sz w:val="20"/>
            </w:rPr>
            <w:instrText xml:space="preserve"> HYPERLINK "https://www.microsoft.com/en-us/download/details.aspx?id=41653" </w:instrText>
          </w:r>
          <w:r w:rsidDel="00BF11FC">
            <w:rPr>
              <w:sz w:val="20"/>
            </w:rPr>
            <w:fldChar w:fldCharType="separate"/>
          </w:r>
          <w:r w:rsidRPr="00A8570F" w:rsidDel="00BF11FC">
            <w:rPr>
              <w:rStyle w:val="Hyperlink"/>
            </w:rPr>
            <w:t>Azure Datacenter IP ranges</w:t>
          </w:r>
          <w:r w:rsidDel="00BF11FC">
            <w:rPr>
              <w:rStyle w:val="Hyperlink"/>
            </w:rPr>
            <w:fldChar w:fldCharType="end"/>
          </w:r>
          <w:r w:rsidRPr="007941D6" w:rsidDel="00BF11FC">
            <w:rPr>
              <w:sz w:val="20"/>
            </w:rPr>
            <w:t xml:space="preserve"> document that is updated weekly.</w:t>
          </w:r>
        </w:ins>
      </w:moveFrom>
    </w:p>
    <w:moveFromRangeEnd w:id="1649"/>
    <w:p w14:paraId="789462CE" w14:textId="0FEEBC5C" w:rsidR="00F12883" w:rsidDel="007941D6" w:rsidRDefault="000E4E62" w:rsidP="00C55FBF">
      <w:pPr>
        <w:pStyle w:val="ListParagraph"/>
        <w:ind w:left="993"/>
        <w:rPr>
          <w:ins w:id="1652" w:author="Author"/>
          <w:del w:id="1653" w:author="Author"/>
        </w:rPr>
      </w:pPr>
      <w:ins w:id="1654" w:author="Author">
        <w:del w:id="1655" w:author="Author">
          <w:r w:rsidDel="007941D6">
            <w:delText xml:space="preserve">Complete guidance on configuring connector hosts to route via a corporate proxy to either get out to the WWW, or to connect to backend applications, can be found </w:delText>
          </w:r>
          <w:r w:rsidDel="007941D6">
            <w:fldChar w:fldCharType="begin"/>
          </w:r>
          <w:r w:rsidDel="007941D6">
            <w:delInstrText xml:space="preserve"> HYPERLINK "https://docs.microsoft.com/en-us/azure/active-directory/application-proxy-working-with-proxy-servers" </w:delInstrText>
          </w:r>
          <w:r w:rsidDel="007941D6">
            <w:fldChar w:fldCharType="separate"/>
          </w:r>
          <w:r w:rsidDel="007941D6">
            <w:rPr>
              <w:rStyle w:val="Hyperlink"/>
            </w:rPr>
            <w:delText>here</w:delText>
          </w:r>
          <w:r w:rsidDel="007941D6">
            <w:fldChar w:fldCharType="end"/>
          </w:r>
          <w:r w:rsidDel="007941D6">
            <w:delText>. Please skip on to the next section if routing via a proxy is not necessary.</w:delText>
          </w:r>
          <w:r w:rsidR="00FA570A" w:rsidDel="007941D6">
            <w:delText>This section</w:delText>
          </w:r>
          <w:r w:rsidR="0083209B" w:rsidDel="007941D6">
            <w:delText xml:space="preserve">Complete </w:delText>
          </w:r>
          <w:r w:rsidR="00FA570A" w:rsidDel="007941D6">
            <w:delText xml:space="preserve"> </w:delText>
          </w:r>
          <w:r w:rsidR="00240F27" w:rsidDel="007941D6">
            <w:delText>can</w:delText>
          </w:r>
          <w:r w:rsidR="009E5C58" w:rsidDel="007941D6">
            <w:delText xml:space="preserve">provides guidance on </w:delText>
          </w:r>
          <w:r w:rsidR="00240F27" w:rsidDel="007941D6">
            <w:delText xml:space="preserve"> be used </w:delText>
          </w:r>
          <w:r w:rsidR="00FA570A" w:rsidDel="007941D6">
            <w:delText>will allow you to configure</w:delText>
          </w:r>
          <w:r w:rsidR="009E5C58" w:rsidDel="007941D6">
            <w:delText>configuring</w:delText>
          </w:r>
          <w:r w:rsidR="00FA570A" w:rsidDel="007941D6">
            <w:delText xml:space="preserve"> connector hosts to hosts to </w:delText>
          </w:r>
          <w:r w:rsidR="00240F27" w:rsidDel="007941D6">
            <w:delText>route via a corporate outbound prox</w:delText>
          </w:r>
          <w:r w:rsidR="00FD337D" w:rsidDel="007941D6">
            <w:delText>ies</w:delText>
          </w:r>
          <w:r w:rsidR="00240F27" w:rsidDel="007941D6">
            <w:delText>y</w:delText>
          </w:r>
          <w:r w:rsidR="00FD337D" w:rsidDel="007941D6">
            <w:delText xml:space="preserve"> both</w:delText>
          </w:r>
          <w:r w:rsidR="009E5C58" w:rsidDel="007941D6">
            <w:delText>, to</w:delText>
          </w:r>
          <w:r w:rsidR="00FD337D" w:rsidDel="007941D6">
            <w:delText xml:space="preserve"> get out to the WWW, plus also </w:delText>
          </w:r>
          <w:r w:rsidR="00F12883" w:rsidDel="007941D6">
            <w:delText>to connect to backend applications</w:delText>
          </w:r>
          <w:r w:rsidR="0083209B" w:rsidDel="007941D6">
            <w:delText xml:space="preserve">, can be found directly through this </w:delText>
          </w:r>
          <w:r w:rsidR="0083209B" w:rsidDel="007941D6">
            <w:fldChar w:fldCharType="begin"/>
          </w:r>
          <w:r w:rsidR="0083209B" w:rsidDel="007941D6">
            <w:delInstrText xml:space="preserve"> HYPERLINK "https://docs.microsoft.com/en-us/azure/active-directory/application-proxy-working-with-proxy-servers" </w:delInstrText>
          </w:r>
          <w:r w:rsidR="0083209B" w:rsidDel="007941D6">
            <w:fldChar w:fldCharType="separate"/>
          </w:r>
          <w:r w:rsidR="0083209B" w:rsidRPr="0083209B" w:rsidDel="007941D6">
            <w:rPr>
              <w:rStyle w:val="Hyperlink"/>
            </w:rPr>
            <w:delText>link</w:delText>
          </w:r>
          <w:r w:rsidR="0083209B" w:rsidDel="007941D6">
            <w:fldChar w:fldCharType="end"/>
          </w:r>
          <w:r w:rsidR="00F12883" w:rsidDel="007941D6">
            <w:delText>. Please move</w:delText>
          </w:r>
          <w:r w:rsidR="0083209B" w:rsidDel="007941D6">
            <w:delText>skip</w:delText>
          </w:r>
          <w:r w:rsidR="00F12883" w:rsidDel="007941D6">
            <w:delText xml:space="preserve"> on to the next section if </w:delText>
          </w:r>
          <w:r w:rsidR="00372DCD" w:rsidDel="007941D6">
            <w:delText>routing via a proxy is not necessary.</w:delText>
          </w:r>
        </w:del>
      </w:ins>
    </w:p>
    <w:p w14:paraId="42AF0667" w14:textId="6BC22D71" w:rsidR="00372DCD" w:rsidDel="0083209B" w:rsidRDefault="00372DCD" w:rsidP="00C55FBF">
      <w:pPr>
        <w:pStyle w:val="ListParagraph"/>
        <w:ind w:left="993"/>
        <w:rPr>
          <w:ins w:id="1656" w:author="Author"/>
          <w:del w:id="1657" w:author="Author"/>
        </w:rPr>
      </w:pPr>
    </w:p>
    <w:p w14:paraId="5B93563D" w14:textId="6E38ED4A" w:rsidR="00CE258B" w:rsidRDefault="009E5C58" w:rsidP="004A5AF4">
      <w:pPr>
        <w:pStyle w:val="ListParagraph"/>
        <w:numPr>
          <w:ilvl w:val="0"/>
          <w:numId w:val="23"/>
        </w:numPr>
        <w:ind w:left="993"/>
        <w:rPr>
          <w:ins w:id="1658" w:author="Author"/>
        </w:rPr>
      </w:pPr>
      <w:ins w:id="1659" w:author="Author">
        <w:del w:id="1660" w:author="Author">
          <w:r w:rsidDel="0083209B">
            <w:delText xml:space="preserve">  </w:delText>
          </w:r>
          <w:r w:rsidR="00CE258B" w:rsidDel="00FA570A">
            <w:delText>nable Application Proxy and deploy a connector</w:delText>
          </w:r>
        </w:del>
      </w:ins>
    </w:p>
    <w:p w14:paraId="1D8A8A99" w14:textId="63C1A3A8" w:rsidR="00CE258B" w:rsidRDefault="00CE258B" w:rsidP="00CE258B">
      <w:pPr>
        <w:pStyle w:val="Heading2Numbered"/>
        <w:rPr>
          <w:ins w:id="1661" w:author="Author"/>
        </w:rPr>
      </w:pPr>
      <w:bookmarkStart w:id="1662" w:name="_Toc508930369"/>
      <w:ins w:id="1663" w:author="Author">
        <w:r>
          <w:t xml:space="preserve">Enable Application Proxy and </w:t>
        </w:r>
        <w:r w:rsidR="00A71434">
          <w:t>D</w:t>
        </w:r>
        <w:del w:id="1664" w:author="Author">
          <w:r w:rsidDel="00A71434">
            <w:delText>d</w:delText>
          </w:r>
        </w:del>
        <w:r>
          <w:t xml:space="preserve">eploy </w:t>
        </w:r>
        <w:del w:id="1665" w:author="Author">
          <w:r w:rsidDel="001B3BA4">
            <w:delText xml:space="preserve">a </w:delText>
          </w:r>
        </w:del>
        <w:r w:rsidR="00A71434">
          <w:t>C</w:t>
        </w:r>
        <w:del w:id="1666" w:author="Author">
          <w:r w:rsidDel="00A71434">
            <w:delText>c</w:delText>
          </w:r>
        </w:del>
        <w:r>
          <w:t>onnector</w:t>
        </w:r>
        <w:r w:rsidR="001B3BA4">
          <w:t>s</w:t>
        </w:r>
        <w:bookmarkEnd w:id="1662"/>
      </w:ins>
    </w:p>
    <w:p w14:paraId="3939B17A" w14:textId="7572DB2C" w:rsidR="007F34F9" w:rsidDel="00CE258B" w:rsidRDefault="00A8570F" w:rsidP="00CE258B">
      <w:pPr>
        <w:pStyle w:val="Heading2Numbered"/>
        <w:numPr>
          <w:ilvl w:val="0"/>
          <w:numId w:val="0"/>
        </w:numPr>
        <w:ind w:left="936"/>
        <w:rPr>
          <w:del w:id="1667" w:author="Author"/>
        </w:rPr>
      </w:pPr>
      <w:del w:id="1668" w:author="Author">
        <w:r w:rsidDel="00CE258B">
          <w:delText xml:space="preserve">Enable Application Proxy and configure </w:delText>
        </w:r>
      </w:del>
      <w:ins w:id="1669" w:author="Author">
        <w:del w:id="1670" w:author="Author">
          <w:r w:rsidR="00454E91" w:rsidDel="00CE258B">
            <w:delText xml:space="preserve">deploy </w:delText>
          </w:r>
        </w:del>
      </w:ins>
      <w:del w:id="1671" w:author="Author">
        <w:r w:rsidDel="00CE258B">
          <w:delText xml:space="preserve">the </w:delText>
        </w:r>
      </w:del>
      <w:ins w:id="1672" w:author="Author">
        <w:del w:id="1673" w:author="Author">
          <w:r w:rsidR="00454E91" w:rsidDel="00CE258B">
            <w:delText xml:space="preserve">a </w:delText>
          </w:r>
        </w:del>
      </w:ins>
      <w:del w:id="1674" w:author="Author">
        <w:r w:rsidDel="00CE258B">
          <w:delText>connector</w:delText>
        </w:r>
      </w:del>
    </w:p>
    <w:p w14:paraId="0D5D0981" w14:textId="0544A9D9" w:rsidR="00A11CBC" w:rsidRDefault="00A11CBC" w:rsidP="004A5AF4">
      <w:pPr>
        <w:pStyle w:val="ListBullet2"/>
        <w:numPr>
          <w:ilvl w:val="0"/>
          <w:numId w:val="15"/>
        </w:numPr>
      </w:pPr>
      <w:r>
        <w:t xml:space="preserve">Sign </w:t>
      </w:r>
      <w:del w:id="1675" w:author="Author">
        <w:r w:rsidDel="00C8183C">
          <w:delText xml:space="preserve">in as an administrator </w:delText>
        </w:r>
      </w:del>
      <w:r>
        <w:t>in</w:t>
      </w:r>
      <w:ins w:id="1676" w:author="Author">
        <w:r w:rsidR="00C8183C">
          <w:t>to</w:t>
        </w:r>
      </w:ins>
      <w:r>
        <w:t xml:space="preserve"> the </w:t>
      </w:r>
      <w:hyperlink r:id="rId28" w:history="1">
        <w:r w:rsidRPr="00A11CBC">
          <w:rPr>
            <w:rStyle w:val="Hyperlink"/>
          </w:rPr>
          <w:t>Azure portal</w:t>
        </w:r>
      </w:hyperlink>
      <w:ins w:id="1677" w:author="Author">
        <w:r w:rsidR="004A3D32">
          <w:t xml:space="preserve"> </w:t>
        </w:r>
        <w:r w:rsidR="00C8183C">
          <w:t>using a Global Administrator account</w:t>
        </w:r>
      </w:ins>
      <w:del w:id="1678" w:author="Author">
        <w:r w:rsidDel="004A3D32">
          <w:delText>.</w:delText>
        </w:r>
      </w:del>
    </w:p>
    <w:p w14:paraId="45424B3E" w14:textId="1CC46BD5" w:rsidR="00A11CBC" w:rsidRDefault="00A11CBC" w:rsidP="004A5AF4">
      <w:pPr>
        <w:pStyle w:val="ListBullet2"/>
        <w:numPr>
          <w:ilvl w:val="0"/>
          <w:numId w:val="15"/>
        </w:numPr>
      </w:pPr>
      <w:r>
        <w:t>Your current directory appears under your username in the top right corner. If you need to change directories, select that icon.</w:t>
      </w:r>
    </w:p>
    <w:p w14:paraId="6178A7D0" w14:textId="72AA4F9A" w:rsidR="00A11CBC" w:rsidRDefault="00D2185F" w:rsidP="004A5AF4">
      <w:pPr>
        <w:pStyle w:val="ListBullet2"/>
        <w:numPr>
          <w:ilvl w:val="0"/>
          <w:numId w:val="15"/>
        </w:numPr>
      </w:pPr>
      <w:ins w:id="1679" w:author="Author">
        <w:r>
          <w:t xml:space="preserve">Head </w:t>
        </w:r>
      </w:ins>
      <w:del w:id="1680" w:author="Author">
        <w:r w:rsidR="00A11CBC" w:rsidDel="00D2185F">
          <w:delText xml:space="preserve">Go </w:delText>
        </w:r>
      </w:del>
      <w:r w:rsidR="00A11CBC">
        <w:t xml:space="preserve">to </w:t>
      </w:r>
      <w:ins w:id="1681" w:author="Author">
        <w:r>
          <w:t xml:space="preserve">the </w:t>
        </w:r>
      </w:ins>
      <w:r w:rsidR="00A11CBC" w:rsidRPr="00A11CBC">
        <w:rPr>
          <w:b/>
        </w:rPr>
        <w:t>Azure Active Directory</w:t>
      </w:r>
      <w:r w:rsidR="00A11CBC">
        <w:t xml:space="preserve"> &gt; </w:t>
      </w:r>
      <w:r w:rsidR="00A11CBC" w:rsidRPr="00A11CBC">
        <w:rPr>
          <w:b/>
        </w:rPr>
        <w:t>Application Proxy</w:t>
      </w:r>
      <w:ins w:id="1682" w:author="Author">
        <w:r>
          <w:t xml:space="preserve"> blade</w:t>
        </w:r>
      </w:ins>
      <w:del w:id="1683" w:author="Author">
        <w:r w:rsidR="00A11CBC" w:rsidDel="00D2185F">
          <w:delText>.</w:delText>
        </w:r>
      </w:del>
    </w:p>
    <w:p w14:paraId="64BD6899" w14:textId="085C90E9" w:rsidR="00A11CBC" w:rsidRDefault="00A11CBC" w:rsidP="00396E1B">
      <w:pPr>
        <w:pStyle w:val="ListBullet2"/>
        <w:numPr>
          <w:ilvl w:val="0"/>
          <w:numId w:val="0"/>
        </w:numPr>
        <w:ind w:left="720"/>
      </w:pPr>
      <w:r>
        <w:rPr>
          <w:noProof/>
        </w:rPr>
        <w:lastRenderedPageBreak/>
        <w:drawing>
          <wp:inline distT="0" distB="0" distL="0" distR="0" wp14:anchorId="4FC9CEB9" wp14:editId="63342577">
            <wp:extent cx="3801717" cy="3755450"/>
            <wp:effectExtent l="0" t="0" r="8890" b="0"/>
            <wp:docPr id="2" name="Picture 2" descr="Navigate to Application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e to Application Prox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108" cy="3763739"/>
                    </a:xfrm>
                    <a:prstGeom prst="rect">
                      <a:avLst/>
                    </a:prstGeom>
                    <a:noFill/>
                    <a:ln>
                      <a:noFill/>
                    </a:ln>
                  </pic:spPr>
                </pic:pic>
              </a:graphicData>
            </a:graphic>
          </wp:inline>
        </w:drawing>
      </w:r>
    </w:p>
    <w:p w14:paraId="622FFC94" w14:textId="261EF7DE" w:rsidR="00A11CBC" w:rsidRDefault="00A11CBC" w:rsidP="00396E1B">
      <w:pPr>
        <w:pStyle w:val="ListBullet2"/>
        <w:numPr>
          <w:ilvl w:val="0"/>
          <w:numId w:val="0"/>
        </w:numPr>
        <w:ind w:left="720"/>
      </w:pPr>
    </w:p>
    <w:p w14:paraId="0D17C3E9" w14:textId="4C47622E" w:rsidR="00A11CBC" w:rsidRDefault="00A11CBC" w:rsidP="004A5AF4">
      <w:pPr>
        <w:pStyle w:val="ListBullet2"/>
        <w:numPr>
          <w:ilvl w:val="0"/>
          <w:numId w:val="15"/>
        </w:numPr>
      </w:pPr>
      <w:r>
        <w:t xml:space="preserve">Select </w:t>
      </w:r>
      <w:r w:rsidRPr="00A11CBC">
        <w:rPr>
          <w:b/>
        </w:rPr>
        <w:t>Download Connector</w:t>
      </w:r>
      <w:ins w:id="1684" w:author="Author">
        <w:del w:id="1685" w:author="Author">
          <w:r w:rsidR="00454E91" w:rsidDel="00A94472">
            <w:rPr>
              <w:b/>
            </w:rPr>
            <w:delText xml:space="preserve"> </w:delText>
          </w:r>
          <w:r w:rsidR="00454E91" w:rsidDel="00A94472">
            <w:delText>onto a server</w:delText>
          </w:r>
          <w:r w:rsidR="00F45FF1" w:rsidDel="00A94472">
            <w:delText xml:space="preserve"> within the infrastructure</w:delText>
          </w:r>
          <w:r w:rsidR="000E194E" w:rsidDel="00A94472">
            <w:delText xml:space="preserve"> </w:delText>
          </w:r>
        </w:del>
      </w:ins>
    </w:p>
    <w:p w14:paraId="77B559E5" w14:textId="5F82C2EF" w:rsidR="00A11CBC" w:rsidRDefault="00A11CBC" w:rsidP="00A11CBC">
      <w:pPr>
        <w:pStyle w:val="ListBullet2"/>
        <w:numPr>
          <w:ilvl w:val="0"/>
          <w:numId w:val="0"/>
        </w:numPr>
        <w:ind w:left="720"/>
      </w:pPr>
      <w:r>
        <w:rPr>
          <w:noProof/>
        </w:rPr>
        <w:drawing>
          <wp:inline distT="0" distB="0" distL="0" distR="0" wp14:anchorId="0B3CF735" wp14:editId="3CC15265">
            <wp:extent cx="4953000" cy="352425"/>
            <wp:effectExtent l="0" t="0" r="0" b="9525"/>
            <wp:docPr id="3" name="Picture 3" descr="Download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Connec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52425"/>
                    </a:xfrm>
                    <a:prstGeom prst="rect">
                      <a:avLst/>
                    </a:prstGeom>
                    <a:noFill/>
                    <a:ln>
                      <a:noFill/>
                    </a:ln>
                  </pic:spPr>
                </pic:pic>
              </a:graphicData>
            </a:graphic>
          </wp:inline>
        </w:drawing>
      </w:r>
    </w:p>
    <w:p w14:paraId="0C810637" w14:textId="31097BD1" w:rsidR="00A11CBC" w:rsidRDefault="00A11CBC" w:rsidP="004A5AF4">
      <w:pPr>
        <w:pStyle w:val="ListBullet2"/>
        <w:numPr>
          <w:ilvl w:val="0"/>
          <w:numId w:val="15"/>
        </w:numPr>
      </w:pPr>
      <w:r>
        <w:t xml:space="preserve">Run </w:t>
      </w:r>
      <w:r w:rsidRPr="00A11CBC">
        <w:rPr>
          <w:b/>
        </w:rPr>
        <w:t>AADApplicationProxyConnectorInstaller.exe</w:t>
      </w:r>
      <w:r w:rsidRPr="00A11CBC">
        <w:t xml:space="preserve"> on the server you prepared per the prerequisites.</w:t>
      </w:r>
    </w:p>
    <w:p w14:paraId="32E3FFD7" w14:textId="5564ACBF" w:rsidR="00A11CBC" w:rsidRDefault="00A11CBC" w:rsidP="004A5AF4">
      <w:pPr>
        <w:pStyle w:val="ListBullet2"/>
        <w:numPr>
          <w:ilvl w:val="0"/>
          <w:numId w:val="15"/>
        </w:numPr>
      </w:pPr>
      <w:r>
        <w:t xml:space="preserve">Follow the instructions in the wizard to </w:t>
      </w:r>
      <w:ins w:id="1686" w:author="Author">
        <w:r w:rsidR="00A94472">
          <w:t xml:space="preserve">run through the </w:t>
        </w:r>
      </w:ins>
      <w:r>
        <w:t>install</w:t>
      </w:r>
      <w:ins w:id="1687" w:author="Author">
        <w:r w:rsidR="00A94472">
          <w:t>ation</w:t>
        </w:r>
      </w:ins>
      <w:del w:id="1688" w:author="Author">
        <w:r w:rsidDel="00A94472">
          <w:delText>.</w:delText>
        </w:r>
      </w:del>
    </w:p>
    <w:p w14:paraId="2F2155E2" w14:textId="3F365CF9" w:rsidR="00A11CBC" w:rsidRDefault="00A11CBC" w:rsidP="004A5AF4">
      <w:pPr>
        <w:pStyle w:val="ListBullet2"/>
        <w:numPr>
          <w:ilvl w:val="0"/>
          <w:numId w:val="15"/>
        </w:numPr>
      </w:pPr>
      <w:r>
        <w:t>During installation, you are prompted to register the connector with the Application Proxy of your Azure AD tenant.</w:t>
      </w:r>
    </w:p>
    <w:p w14:paraId="3099E92B" w14:textId="77777777" w:rsidR="00A11CBC" w:rsidRDefault="00A11CBC" w:rsidP="004A5AF4">
      <w:pPr>
        <w:pStyle w:val="ListBullet2"/>
        <w:numPr>
          <w:ilvl w:val="1"/>
          <w:numId w:val="16"/>
        </w:numPr>
      </w:pPr>
      <w:r>
        <w:t>Provide your Azure AD global administrator credentials. Your global administrator tenant may be different from your Microsoft Azure credentials.</w:t>
      </w:r>
    </w:p>
    <w:p w14:paraId="1B92E43D" w14:textId="59A5CDA6" w:rsidR="00A11CBC" w:rsidRDefault="00A11CBC" w:rsidP="004A5AF4">
      <w:pPr>
        <w:pStyle w:val="ListBullet2"/>
        <w:numPr>
          <w:ilvl w:val="1"/>
          <w:numId w:val="16"/>
        </w:numPr>
      </w:pPr>
      <w:r>
        <w:t>Make sure the admin who registers the connector is in the same directory where you enabled the Application Proxy service. For example, if the tenant</w:t>
      </w:r>
      <w:ins w:id="1689" w:author="Author">
        <w:r w:rsidR="000403F8">
          <w:t xml:space="preserve">’s </w:t>
        </w:r>
      </w:ins>
      <w:r>
        <w:t xml:space="preserve"> domain is contoso.com, the admin should be </w:t>
      </w:r>
      <w:ins w:id="1690" w:author="Author">
        <w:r w:rsidR="00D805DC">
          <w:t>global</w:t>
        </w:r>
      </w:ins>
      <w:r>
        <w:t>admin@contoso.com</w:t>
      </w:r>
      <w:ins w:id="1691" w:author="Author">
        <w:r w:rsidR="00D805DC">
          <w:t>,</w:t>
        </w:r>
      </w:ins>
      <w:r>
        <w:t xml:space="preserve"> or any other alias on that domain.</w:t>
      </w:r>
    </w:p>
    <w:p w14:paraId="6D4AC9A4" w14:textId="03CE6D69" w:rsidR="00A11CBC" w:rsidRDefault="00A11CBC" w:rsidP="004A5AF4">
      <w:pPr>
        <w:pStyle w:val="ListBullet2"/>
        <w:numPr>
          <w:ilvl w:val="1"/>
          <w:numId w:val="16"/>
        </w:numPr>
      </w:pPr>
      <w:r>
        <w:t xml:space="preserve">If </w:t>
      </w:r>
      <w:r w:rsidRPr="00A11CBC">
        <w:rPr>
          <w:b/>
        </w:rPr>
        <w:t>IE Enhanced Security Configuration</w:t>
      </w:r>
      <w:r>
        <w:t xml:space="preserve"> is set </w:t>
      </w:r>
      <w:ins w:id="1692" w:author="Author">
        <w:r w:rsidR="00D805DC">
          <w:t xml:space="preserve">enabled </w:t>
        </w:r>
      </w:ins>
      <w:del w:id="1693" w:author="Author">
        <w:r w:rsidDel="00D805DC">
          <w:delText>to On o</w:delText>
        </w:r>
      </w:del>
      <w:ins w:id="1694" w:author="Author">
        <w:r w:rsidR="00D805DC">
          <w:t>o</w:t>
        </w:r>
      </w:ins>
      <w:r>
        <w:t>n the server where you are installing the connector, the registration screen might be blocked. Follow the instructions in the error message to allow access</w:t>
      </w:r>
      <w:ins w:id="1695" w:author="Author">
        <w:r w:rsidR="00B43FDA">
          <w:t xml:space="preserve">, to disable </w:t>
        </w:r>
      </w:ins>
      <w:del w:id="1696" w:author="Author">
        <w:r w:rsidDel="00B43FDA">
          <w:delText xml:space="preserve">. Make sure that </w:delText>
        </w:r>
      </w:del>
      <w:r>
        <w:t>Internet Explorer Enhanced Security</w:t>
      </w:r>
      <w:ins w:id="1697" w:author="Author">
        <w:r w:rsidR="00B43FDA">
          <w:t>.</w:t>
        </w:r>
      </w:ins>
      <w:del w:id="1698" w:author="Author">
        <w:r w:rsidDel="00B43FDA">
          <w:delText xml:space="preserve"> is off.</w:delText>
        </w:r>
      </w:del>
    </w:p>
    <w:p w14:paraId="69269A17" w14:textId="016B019E" w:rsidR="00A11CBC" w:rsidRDefault="00A11CBC" w:rsidP="004A5AF4">
      <w:pPr>
        <w:pStyle w:val="ListBullet2"/>
        <w:numPr>
          <w:ilvl w:val="1"/>
          <w:numId w:val="16"/>
        </w:numPr>
      </w:pPr>
      <w:r>
        <w:t xml:space="preserve">If connector registration does not succeed, </w:t>
      </w:r>
      <w:del w:id="1699" w:author="Author">
        <w:r w:rsidDel="00B43FDA">
          <w:delText xml:space="preserve">see </w:delText>
        </w:r>
      </w:del>
      <w:ins w:id="1700" w:author="Author">
        <w:r w:rsidR="00B43FDA">
          <w:t xml:space="preserve">click on the </w:t>
        </w:r>
      </w:ins>
      <w:r>
        <w:t>Troubleshoot Application Proxy</w:t>
      </w:r>
      <w:ins w:id="1701" w:author="Author">
        <w:r w:rsidR="00B43FDA">
          <w:t xml:space="preserve"> link in the wizard</w:t>
        </w:r>
        <w:r w:rsidR="00795DD8">
          <w:t xml:space="preserve">, or use the following </w:t>
        </w:r>
        <w:r w:rsidR="00795DD8">
          <w:fldChar w:fldCharType="begin"/>
        </w:r>
        <w:r w:rsidR="00795DD8">
          <w:instrText xml:space="preserve"> HYPERLINK "https://aadap-portcheck.connectorporttest.msappproxy.net/" </w:instrText>
        </w:r>
        <w:r w:rsidR="00795DD8">
          <w:fldChar w:fldCharType="separate"/>
        </w:r>
        <w:r w:rsidR="00795DD8" w:rsidRPr="00795DD8">
          <w:rPr>
            <w:rStyle w:val="Hyperlink"/>
          </w:rPr>
          <w:t>link</w:t>
        </w:r>
        <w:del w:id="1702" w:author="Author">
          <w:r w:rsidR="00B43FDA" w:rsidRPr="00795DD8" w:rsidDel="00795DD8">
            <w:rPr>
              <w:rStyle w:val="Hyperlink"/>
            </w:rPr>
            <w:delText>.</w:delText>
          </w:r>
          <w:r w:rsidRPr="00795DD8" w:rsidDel="00B43FDA">
            <w:rPr>
              <w:rStyle w:val="Hyperlink"/>
            </w:rPr>
            <w:delText>.</w:delText>
          </w:r>
        </w:del>
        <w:r w:rsidR="00795DD8">
          <w:fldChar w:fldCharType="end"/>
        </w:r>
      </w:ins>
      <w:del w:id="1703" w:author="Author">
        <w:r w:rsidDel="00795DD8">
          <w:delText xml:space="preserve"> </w:delText>
        </w:r>
      </w:del>
      <w:ins w:id="1704" w:author="Author">
        <w:del w:id="1705" w:author="Author">
          <w:r w:rsidR="009776C8" w:rsidDel="00795DD8">
            <w:fldChar w:fldCharType="begin"/>
          </w:r>
          <w:r w:rsidR="009776C8" w:rsidDel="00795DD8">
            <w:delInstrText xml:space="preserve"> HYPERLINK "https://aadap-portcheck.connectorporttest.msappproxy.net/" </w:delInstrText>
          </w:r>
          <w:r w:rsidR="009776C8" w:rsidDel="00795DD8">
            <w:fldChar w:fldCharType="separate"/>
          </w:r>
          <w:r w:rsidR="009776C8" w:rsidRPr="00A11CBC" w:rsidDel="00795DD8">
            <w:rPr>
              <w:rStyle w:val="Hyperlink"/>
            </w:rPr>
            <w:delText>Azure AD Application Proxy Connector Ports Test Tool</w:delText>
          </w:r>
          <w:r w:rsidR="009776C8" w:rsidDel="00795DD8">
            <w:rPr>
              <w:rStyle w:val="Hyperlink"/>
            </w:rPr>
            <w:fldChar w:fldCharType="end"/>
          </w:r>
        </w:del>
      </w:ins>
    </w:p>
    <w:p w14:paraId="239996E6" w14:textId="20480702" w:rsidR="00A11CBC" w:rsidRDefault="00A11CBC" w:rsidP="004A5AF4">
      <w:pPr>
        <w:pStyle w:val="ListBullet2"/>
        <w:numPr>
          <w:ilvl w:val="0"/>
          <w:numId w:val="15"/>
        </w:numPr>
      </w:pPr>
      <w:r>
        <w:lastRenderedPageBreak/>
        <w:t>When the installation completes, two new services are added to your server:</w:t>
      </w:r>
    </w:p>
    <w:p w14:paraId="411876B1" w14:textId="39F02F06" w:rsidR="00A11CBC" w:rsidRDefault="00A11CBC" w:rsidP="004A5AF4">
      <w:pPr>
        <w:pStyle w:val="ListBullet2"/>
        <w:numPr>
          <w:ilvl w:val="1"/>
          <w:numId w:val="17"/>
        </w:numPr>
      </w:pPr>
      <w:r w:rsidRPr="00A11CBC">
        <w:rPr>
          <w:b/>
        </w:rPr>
        <w:t>Microsoft AAD Application Proxy Connector</w:t>
      </w:r>
      <w:r>
        <w:t xml:space="preserve"> enables connectivity</w:t>
      </w:r>
    </w:p>
    <w:p w14:paraId="0641A1D6" w14:textId="78B0E7D0" w:rsidR="00A11CBC" w:rsidRDefault="00A11CBC" w:rsidP="004A5AF4">
      <w:pPr>
        <w:pStyle w:val="ListBullet2"/>
        <w:numPr>
          <w:ilvl w:val="1"/>
          <w:numId w:val="17"/>
        </w:numPr>
      </w:pPr>
      <w:r w:rsidRPr="00A11CBC">
        <w:rPr>
          <w:b/>
        </w:rPr>
        <w:t>Microsoft AAD Application Proxy Connector Updater</w:t>
      </w:r>
      <w:r>
        <w:t xml:space="preserve"> is an automated update service, which periodically checks for new versions of the connector and updates the connector as needed.</w:t>
      </w:r>
    </w:p>
    <w:p w14:paraId="35BA09F4" w14:textId="36D5C75D" w:rsidR="00A11CBC" w:rsidRDefault="00A11CBC" w:rsidP="00A11CBC">
      <w:pPr>
        <w:pStyle w:val="ListBullet2"/>
        <w:numPr>
          <w:ilvl w:val="0"/>
          <w:numId w:val="0"/>
        </w:numPr>
        <w:ind w:left="720" w:hanging="360"/>
      </w:pPr>
      <w:r>
        <w:rPr>
          <w:noProof/>
        </w:rPr>
        <w:drawing>
          <wp:inline distT="0" distB="0" distL="0" distR="0" wp14:anchorId="2D51E3EC" wp14:editId="7C6B2E22">
            <wp:extent cx="5667375" cy="1362075"/>
            <wp:effectExtent l="0" t="0" r="9525" b="9525"/>
            <wp:docPr id="4" name="Picture 4" descr="App Proxy Connector servic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 Proxy Connector services - 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362075"/>
                    </a:xfrm>
                    <a:prstGeom prst="rect">
                      <a:avLst/>
                    </a:prstGeom>
                    <a:noFill/>
                    <a:ln>
                      <a:noFill/>
                    </a:ln>
                  </pic:spPr>
                </pic:pic>
              </a:graphicData>
            </a:graphic>
          </wp:inline>
        </w:drawing>
      </w:r>
    </w:p>
    <w:p w14:paraId="346C480C" w14:textId="7F45102F" w:rsidR="00A11CBC" w:rsidRDefault="00A11CBC" w:rsidP="004A5AF4">
      <w:pPr>
        <w:pStyle w:val="ListBullet2"/>
        <w:numPr>
          <w:ilvl w:val="0"/>
          <w:numId w:val="15"/>
        </w:numPr>
      </w:pPr>
      <w:del w:id="1706" w:author="Author">
        <w:r w:rsidRPr="00A11CBC" w:rsidDel="007E7D62">
          <w:delText>For high availability purposes, you should deploy at least two connectors. To d</w:delText>
        </w:r>
      </w:del>
      <w:ins w:id="1707" w:author="Author">
        <w:r w:rsidR="007E7D62">
          <w:t>D</w:t>
        </w:r>
      </w:ins>
      <w:r w:rsidRPr="00A11CBC">
        <w:t>eploy</w:t>
      </w:r>
      <w:ins w:id="1708" w:author="Author">
        <w:r w:rsidR="00FC67B5">
          <w:t xml:space="preserve">ing additional </w:t>
        </w:r>
      </w:ins>
      <w:del w:id="1709" w:author="Author">
        <w:r w:rsidRPr="00A11CBC" w:rsidDel="00FC67B5">
          <w:delText xml:space="preserve"> more </w:delText>
        </w:r>
      </w:del>
      <w:r w:rsidRPr="00A11CBC">
        <w:t>connectors</w:t>
      </w:r>
      <w:ins w:id="1710" w:author="Author">
        <w:r w:rsidR="007E7D62">
          <w:t xml:space="preserve"> is as easy as</w:t>
        </w:r>
      </w:ins>
      <w:del w:id="1711" w:author="Author">
        <w:r w:rsidRPr="00A11CBC" w:rsidDel="007E7D62">
          <w:delText>,</w:delText>
        </w:r>
      </w:del>
      <w:r w:rsidRPr="00A11CBC">
        <w:t xml:space="preserve"> repeat</w:t>
      </w:r>
      <w:ins w:id="1712" w:author="Author">
        <w:r w:rsidR="007E7D62">
          <w:t>ing</w:t>
        </w:r>
      </w:ins>
      <w:r w:rsidRPr="00A11CBC">
        <w:t xml:space="preserve"> steps 2 and 3</w:t>
      </w:r>
      <w:ins w:id="1713" w:author="Author">
        <w:r w:rsidR="00CB40AD">
          <w:t xml:space="preserve">, where </w:t>
        </w:r>
      </w:ins>
      <w:del w:id="1714" w:author="Author">
        <w:r w:rsidRPr="00A11CBC" w:rsidDel="00CB40AD">
          <w:delText>. E</w:delText>
        </w:r>
      </w:del>
      <w:ins w:id="1715" w:author="Author">
        <w:r w:rsidR="00CB40AD">
          <w:t>e</w:t>
        </w:r>
      </w:ins>
      <w:r w:rsidRPr="00A11CBC">
        <w:t xml:space="preserve">ach connector </w:t>
      </w:r>
      <w:del w:id="1716" w:author="Author">
        <w:r w:rsidRPr="00A11CBC" w:rsidDel="00CB40AD">
          <w:delText xml:space="preserve">must </w:delText>
        </w:r>
      </w:del>
      <w:ins w:id="1717" w:author="Author">
        <w:r w:rsidR="00CB40AD">
          <w:t>will</w:t>
        </w:r>
        <w:r w:rsidR="00CB40AD" w:rsidRPr="00A11CBC">
          <w:t xml:space="preserve"> </w:t>
        </w:r>
      </w:ins>
      <w:r w:rsidRPr="00A11CBC">
        <w:t xml:space="preserve">be registered </w:t>
      </w:r>
      <w:del w:id="1718" w:author="Author">
        <w:r w:rsidRPr="00A11CBC" w:rsidDel="00CB40AD">
          <w:delText>separately</w:delText>
        </w:r>
      </w:del>
      <w:ins w:id="1719" w:author="Author">
        <w:r w:rsidR="00CB40AD">
          <w:t>individually</w:t>
        </w:r>
        <w:r w:rsidR="00F02B28">
          <w:t>.</w:t>
        </w:r>
        <w:del w:id="1720" w:author="Author">
          <w:r w:rsidR="006111BD" w:rsidDel="00F02B28">
            <w:delText xml:space="preserve">, as it will establish a trust with the tenant that </w:delText>
          </w:r>
        </w:del>
      </w:ins>
      <w:del w:id="1721" w:author="Author">
        <w:r w:rsidRPr="00A11CBC" w:rsidDel="006111BD">
          <w:delText>.</w:delText>
        </w:r>
      </w:del>
    </w:p>
    <w:p w14:paraId="4B397EBC" w14:textId="3DCF8184" w:rsidR="007A70E1" w:rsidRDefault="007A70E1" w:rsidP="007A70E1">
      <w:pPr>
        <w:pStyle w:val="Heading2Numbered"/>
        <w:rPr>
          <w:ins w:id="1722" w:author="Author"/>
        </w:rPr>
      </w:pPr>
      <w:bookmarkStart w:id="1723" w:name="_Toc508930370"/>
      <w:commentRangeStart w:id="1724"/>
      <w:ins w:id="1725" w:author="Author">
        <w:r>
          <w:t>Create Connector Groups</w:t>
        </w:r>
        <w:bookmarkEnd w:id="1723"/>
        <w:del w:id="1726" w:author="Author">
          <w:r w:rsidR="007E7D62" w:rsidDel="007A70E1">
            <w:delText xml:space="preserve"> </w:delText>
          </w:r>
        </w:del>
      </w:ins>
      <w:commentRangeEnd w:id="1724"/>
      <w:r w:rsidR="00FE4B81">
        <w:rPr>
          <w:rStyle w:val="CommentReference"/>
          <w:rFonts w:eastAsiaTheme="minorEastAsia"/>
          <w:color w:val="auto"/>
        </w:rPr>
        <w:commentReference w:id="1724"/>
      </w:r>
    </w:p>
    <w:p w14:paraId="44F89BBB" w14:textId="77777777" w:rsidR="007A70E1" w:rsidRPr="008D66DA" w:rsidRDefault="007A70E1" w:rsidP="007A70E1">
      <w:pPr>
        <w:pStyle w:val="lf-text-block"/>
        <w:rPr>
          <w:ins w:id="1727" w:author="Author"/>
          <w:rFonts w:ascii="Segoe UI" w:hAnsi="Segoe UI" w:cs="Segoe UI"/>
          <w:sz w:val="22"/>
          <w:szCs w:val="22"/>
        </w:rPr>
      </w:pPr>
      <w:ins w:id="1728" w:author="Author">
        <w:r w:rsidRPr="008D66DA">
          <w:rPr>
            <w:rFonts w:ascii="Segoe UI" w:hAnsi="Segoe UI" w:cs="Segoe UI"/>
            <w:sz w:val="22"/>
            <w:szCs w:val="22"/>
          </w:rPr>
          <w:t xml:space="preserve">You can create as many connector groups as you want. Connector group creation is accomplished in the </w:t>
        </w:r>
        <w:r w:rsidRPr="2F909190">
          <w:fldChar w:fldCharType="begin"/>
        </w:r>
        <w:r w:rsidRPr="008D66DA">
          <w:rPr>
            <w:rFonts w:ascii="Segoe UI" w:hAnsi="Segoe UI" w:cs="Segoe UI"/>
            <w:sz w:val="22"/>
            <w:szCs w:val="22"/>
          </w:rPr>
          <w:instrText xml:space="preserve"> HYPERLINK "https://portal.azure.com" </w:instrText>
        </w:r>
        <w:r w:rsidRPr="2F909190">
          <w:fldChar w:fldCharType="separate"/>
        </w:r>
        <w:r w:rsidRPr="2F909190">
          <w:rPr>
            <w:rStyle w:val="Hyperlink"/>
            <w:rFonts w:cs="Segoe UI"/>
          </w:rPr>
          <w:t>Azure portal</w:t>
        </w:r>
        <w:r w:rsidRPr="2F909190">
          <w:fldChar w:fldCharType="end"/>
        </w:r>
        <w:r w:rsidRPr="008D66DA">
          <w:rPr>
            <w:rFonts w:ascii="Segoe UI" w:hAnsi="Segoe UI" w:cs="Segoe UI"/>
            <w:sz w:val="22"/>
            <w:szCs w:val="22"/>
          </w:rPr>
          <w:t>.</w:t>
        </w:r>
        <w:r w:rsidRPr="008D66DA">
          <w:rPr>
            <w:rStyle w:val="lf-thread-btn"/>
            <w:rFonts w:ascii="Segoe UI" w:hAnsi="Segoe UI" w:cs="Segoe UI"/>
            <w:sz w:val="22"/>
            <w:szCs w:val="22"/>
          </w:rPr>
          <w:t xml:space="preserve"> </w:t>
        </w:r>
      </w:ins>
    </w:p>
    <w:p w14:paraId="107B35D2" w14:textId="77777777" w:rsidR="007A70E1" w:rsidRPr="001C4A52" w:rsidRDefault="007A70E1" w:rsidP="004A5AF4">
      <w:pPr>
        <w:numPr>
          <w:ilvl w:val="0"/>
          <w:numId w:val="18"/>
        </w:numPr>
        <w:spacing w:before="100" w:beforeAutospacing="1" w:after="100" w:afterAutospacing="1" w:line="240" w:lineRule="auto"/>
        <w:rPr>
          <w:ins w:id="1729" w:author="Author"/>
          <w:rFonts w:cs="Segoe UI"/>
        </w:rPr>
      </w:pPr>
      <w:ins w:id="1730" w:author="Author">
        <w:r w:rsidRPr="001C4A52">
          <w:rPr>
            <w:rFonts w:cs="Segoe UI"/>
          </w:rPr>
          <w:t xml:space="preserve">Select </w:t>
        </w:r>
        <w:r w:rsidRPr="001C4A52">
          <w:rPr>
            <w:rStyle w:val="Strong"/>
            <w:rFonts w:cs="Segoe UI"/>
          </w:rPr>
          <w:t>Azure Active Directory</w:t>
        </w:r>
        <w:r w:rsidRPr="001C4A52">
          <w:rPr>
            <w:rFonts w:cs="Segoe UI"/>
          </w:rPr>
          <w:t xml:space="preserve"> to go to the management dashboard for your directory. From there, select </w:t>
        </w:r>
        <w:r w:rsidRPr="001C4A52">
          <w:rPr>
            <w:rStyle w:val="Strong"/>
            <w:rFonts w:cs="Segoe UI"/>
          </w:rPr>
          <w:t>Enterprise applications</w:t>
        </w:r>
        <w:r w:rsidRPr="001C4A52">
          <w:rPr>
            <w:rFonts w:cs="Segoe UI"/>
          </w:rPr>
          <w:t xml:space="preserve"> &gt; </w:t>
        </w:r>
        <w:r w:rsidRPr="001C4A52">
          <w:rPr>
            <w:rStyle w:val="Strong"/>
            <w:rFonts w:cs="Segoe UI"/>
          </w:rPr>
          <w:t>Application proxy</w:t>
        </w:r>
        <w:r w:rsidRPr="001C4A52">
          <w:rPr>
            <w:rFonts w:cs="Segoe UI"/>
          </w:rPr>
          <w:t>.</w:t>
        </w:r>
      </w:ins>
    </w:p>
    <w:p w14:paraId="61CC6771" w14:textId="77777777" w:rsidR="007A70E1" w:rsidRDefault="007A70E1" w:rsidP="004A5AF4">
      <w:pPr>
        <w:numPr>
          <w:ilvl w:val="0"/>
          <w:numId w:val="18"/>
        </w:numPr>
        <w:spacing w:before="100" w:beforeAutospacing="1" w:after="100" w:afterAutospacing="1" w:line="240" w:lineRule="auto"/>
        <w:rPr>
          <w:ins w:id="1731" w:author="Author"/>
          <w:rFonts w:cs="Segoe UI"/>
        </w:rPr>
      </w:pPr>
      <w:ins w:id="1732" w:author="Author">
        <w:r w:rsidRPr="001C4A52">
          <w:rPr>
            <w:rFonts w:cs="Segoe UI"/>
          </w:rPr>
          <w:t xml:space="preserve">Select the </w:t>
        </w:r>
        <w:r w:rsidRPr="001C4A52">
          <w:rPr>
            <w:rStyle w:val="Strong"/>
            <w:rFonts w:cs="Segoe UI"/>
          </w:rPr>
          <w:t>Connector Groups</w:t>
        </w:r>
        <w:r w:rsidRPr="001C4A52">
          <w:rPr>
            <w:rFonts w:cs="Segoe UI"/>
          </w:rPr>
          <w:t xml:space="preserve"> button</w:t>
        </w:r>
        <w:r>
          <w:rPr>
            <w:rFonts w:cs="Segoe UI"/>
          </w:rPr>
          <w:t xml:space="preserve"> where t</w:t>
        </w:r>
        <w:r w:rsidRPr="001C4A52">
          <w:rPr>
            <w:rFonts w:cs="Segoe UI"/>
          </w:rPr>
          <w:t>he New Connector Group blade appears</w:t>
        </w:r>
      </w:ins>
    </w:p>
    <w:p w14:paraId="79A9560E" w14:textId="77777777" w:rsidR="007A70E1" w:rsidRDefault="007A70E1" w:rsidP="004A5AF4">
      <w:pPr>
        <w:numPr>
          <w:ilvl w:val="0"/>
          <w:numId w:val="18"/>
        </w:numPr>
        <w:spacing w:before="100" w:beforeAutospacing="1" w:after="100" w:afterAutospacing="1" w:line="240" w:lineRule="auto"/>
        <w:rPr>
          <w:ins w:id="1733" w:author="Author"/>
          <w:rFonts w:cs="Segoe UI"/>
        </w:rPr>
      </w:pPr>
      <w:ins w:id="1734" w:author="Author">
        <w:r>
          <w:rPr>
            <w:rFonts w:cs="Segoe UI"/>
          </w:rPr>
          <w:t xml:space="preserve">Click on the </w:t>
        </w:r>
        <w:r>
          <w:rPr>
            <w:rFonts w:cs="Segoe UI"/>
            <w:b/>
          </w:rPr>
          <w:t xml:space="preserve">New Connector Group </w:t>
        </w:r>
        <w:r>
          <w:rPr>
            <w:rFonts w:cs="Segoe UI"/>
          </w:rPr>
          <w:t>button</w:t>
        </w:r>
      </w:ins>
    </w:p>
    <w:p w14:paraId="70574886" w14:textId="77777777" w:rsidR="007A70E1" w:rsidRPr="001C4A52" w:rsidRDefault="007A70E1" w:rsidP="007A70E1">
      <w:pPr>
        <w:spacing w:before="100" w:beforeAutospacing="1" w:after="100" w:afterAutospacing="1" w:line="240" w:lineRule="auto"/>
        <w:ind w:left="720"/>
        <w:rPr>
          <w:ins w:id="1735" w:author="Author"/>
          <w:rFonts w:cs="Segoe UI"/>
        </w:rPr>
      </w:pPr>
      <w:ins w:id="1736" w:author="Author">
        <w:r>
          <w:rPr>
            <w:noProof/>
          </w:rPr>
          <w:drawing>
            <wp:inline distT="0" distB="0" distL="0" distR="0" wp14:anchorId="00E7BBC2" wp14:editId="551AA6B7">
              <wp:extent cx="5287645" cy="1267460"/>
              <wp:effectExtent l="0" t="0" r="8255" b="8890"/>
              <wp:docPr id="10" name="Picture 10" descr="Select new connecto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new connector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7645" cy="1267460"/>
                      </a:xfrm>
                      <a:prstGeom prst="rect">
                        <a:avLst/>
                      </a:prstGeom>
                      <a:noFill/>
                      <a:ln>
                        <a:noFill/>
                      </a:ln>
                    </pic:spPr>
                  </pic:pic>
                </a:graphicData>
              </a:graphic>
            </wp:inline>
          </w:drawing>
        </w:r>
      </w:ins>
    </w:p>
    <w:p w14:paraId="5F863D2E" w14:textId="77777777" w:rsidR="007A70E1" w:rsidRPr="001C4A52" w:rsidRDefault="007A70E1" w:rsidP="004A5AF4">
      <w:pPr>
        <w:numPr>
          <w:ilvl w:val="0"/>
          <w:numId w:val="18"/>
        </w:numPr>
        <w:spacing w:before="100" w:beforeAutospacing="1" w:after="100" w:afterAutospacing="1" w:line="240" w:lineRule="auto"/>
        <w:rPr>
          <w:ins w:id="1737" w:author="Author"/>
          <w:rFonts w:cs="Segoe UI"/>
        </w:rPr>
      </w:pPr>
      <w:ins w:id="1738" w:author="Author">
        <w:r w:rsidRPr="001C4A52">
          <w:rPr>
            <w:rFonts w:cs="Segoe UI"/>
          </w:rPr>
          <w:t>Give your new connector group a name, then use the dropdown menu to select which connectors belong in this group.</w:t>
        </w:r>
      </w:ins>
    </w:p>
    <w:p w14:paraId="3BE5FB55" w14:textId="77777777" w:rsidR="007A70E1" w:rsidRDefault="007A70E1" w:rsidP="004A5AF4">
      <w:pPr>
        <w:numPr>
          <w:ilvl w:val="0"/>
          <w:numId w:val="18"/>
        </w:numPr>
        <w:spacing w:before="100" w:beforeAutospacing="1" w:after="100" w:afterAutospacing="1" w:line="240" w:lineRule="auto"/>
        <w:rPr>
          <w:ins w:id="1739" w:author="Author"/>
          <w:rFonts w:cs="Segoe UI"/>
        </w:rPr>
      </w:pPr>
      <w:ins w:id="1740" w:author="Author">
        <w:r w:rsidRPr="001C4A52">
          <w:rPr>
            <w:rFonts w:cs="Segoe UI"/>
          </w:rPr>
          <w:t xml:space="preserve">Select </w:t>
        </w:r>
        <w:r w:rsidRPr="001C4A52">
          <w:rPr>
            <w:rStyle w:val="Strong"/>
            <w:rFonts w:cs="Segoe UI"/>
          </w:rPr>
          <w:t>Save</w:t>
        </w:r>
        <w:r w:rsidRPr="001C4A52">
          <w:rPr>
            <w:rFonts w:cs="Segoe UI"/>
          </w:rPr>
          <w:t xml:space="preserve"> when your connector Group is complete.</w:t>
        </w:r>
      </w:ins>
    </w:p>
    <w:p w14:paraId="5CA870B4" w14:textId="77777777" w:rsidR="007A70E1" w:rsidRPr="007A70E1" w:rsidRDefault="007A70E1" w:rsidP="007A70E1">
      <w:pPr>
        <w:rPr>
          <w:ins w:id="1741" w:author="Author"/>
        </w:rPr>
      </w:pPr>
    </w:p>
    <w:p w14:paraId="3A8E71E1" w14:textId="57F45C63" w:rsidR="00A11CBC" w:rsidDel="007E7D62" w:rsidRDefault="00A11CBC" w:rsidP="005274D9">
      <w:pPr>
        <w:pStyle w:val="ListBullet2"/>
        <w:numPr>
          <w:ilvl w:val="0"/>
          <w:numId w:val="0"/>
        </w:numPr>
        <w:ind w:left="720" w:hanging="360"/>
        <w:rPr>
          <w:del w:id="1742" w:author="Author"/>
        </w:rPr>
      </w:pPr>
      <w:del w:id="1743" w:author="Author">
        <w:r w:rsidDel="007E7D62">
          <w:lastRenderedPageBreak/>
          <w:delText>If you have applications that are on separate networks or different locations, you can use connector groups to organize the different connectors into logical units.</w:delText>
        </w:r>
        <w:r w:rsidR="001C4A52" w:rsidDel="007E7D62">
          <w:delText xml:space="preserve"> (See next section)</w:delText>
        </w:r>
        <w:bookmarkStart w:id="1744" w:name="_Toc508930371"/>
        <w:bookmarkEnd w:id="1744"/>
      </w:del>
    </w:p>
    <w:p w14:paraId="1EFA2447" w14:textId="1E847AD8" w:rsidR="001C4A52" w:rsidRDefault="001C4A52" w:rsidP="001C4A52">
      <w:pPr>
        <w:pStyle w:val="Heading2Numbered"/>
      </w:pPr>
      <w:del w:id="1745" w:author="Author">
        <w:r w:rsidDel="0043437A">
          <w:delText xml:space="preserve">(B) </w:delText>
        </w:r>
      </w:del>
      <w:bookmarkStart w:id="1746" w:name="_Toc508930372"/>
      <w:ins w:id="1747" w:author="Author">
        <w:r w:rsidR="00317E59">
          <w:t xml:space="preserve">Publish </w:t>
        </w:r>
      </w:ins>
      <w:del w:id="1748" w:author="Author">
        <w:r w:rsidDel="00317E59">
          <w:delText xml:space="preserve">Enable </w:delText>
        </w:r>
      </w:del>
      <w:r>
        <w:t>Application</w:t>
      </w:r>
      <w:ins w:id="1749" w:author="Author">
        <w:r w:rsidR="00317E59">
          <w:t>s</w:t>
        </w:r>
        <w:bookmarkEnd w:id="1746"/>
        <w:del w:id="1750" w:author="Author">
          <w:r w:rsidR="00317E59" w:rsidDel="00511C8F">
            <w:delText xml:space="preserve"> using connector groups</w:delText>
          </w:r>
        </w:del>
      </w:ins>
      <w:del w:id="1751" w:author="Author">
        <w:r w:rsidDel="00511C8F">
          <w:delText xml:space="preserve"> </w:delText>
        </w:r>
        <w:r w:rsidDel="00317E59">
          <w:delText>Proxy and configure the connector</w:delText>
        </w:r>
      </w:del>
    </w:p>
    <w:p w14:paraId="3897BF4D" w14:textId="77777777" w:rsidR="00847EA5" w:rsidRDefault="008D66DA" w:rsidP="00004A6D">
      <w:pPr>
        <w:rPr>
          <w:ins w:id="1752" w:author="Author"/>
        </w:rPr>
      </w:pPr>
      <w:ins w:id="1753" w:author="Author">
        <w:r>
          <w:t xml:space="preserve">There are </w:t>
        </w:r>
        <w:del w:id="1754" w:author="Author">
          <w:r w:rsidDel="00005CBA">
            <w:delText>several</w:delText>
          </w:r>
        </w:del>
        <w:r w:rsidR="00005CBA">
          <w:t xml:space="preserve">many approaches and options for </w:t>
        </w:r>
        <w:del w:id="1755" w:author="Author">
          <w:r w:rsidDel="00005CBA">
            <w:delText xml:space="preserve"> steps to p</w:delText>
          </w:r>
        </w:del>
        <w:r w:rsidR="00005CBA">
          <w:t>p</w:t>
        </w:r>
        <w:r>
          <w:t>ublishing applications</w:t>
        </w:r>
        <w:r w:rsidR="004B0870">
          <w:t xml:space="preserve">, not all of which can be covered in this paper, so </w:t>
        </w:r>
        <w:del w:id="1756" w:author="Author">
          <w:r w:rsidDel="004B0870">
            <w:delText xml:space="preserve"> </w:delText>
          </w:r>
          <w:r w:rsidDel="00005CBA">
            <w:delText>and many options to choose from.</w:delText>
          </w:r>
          <w:r w:rsidDel="004B0870">
            <w:delText xml:space="preserve"> T</w:delText>
          </w:r>
        </w:del>
        <w:r w:rsidR="004B0870">
          <w:t>t</w:t>
        </w:r>
        <w:r>
          <w:t xml:space="preserve">his section </w:t>
        </w:r>
        <w:r w:rsidR="009F6007">
          <w:t xml:space="preserve">aims to cover </w:t>
        </w:r>
        <w:del w:id="1757" w:author="Author">
          <w:r w:rsidDel="009F6007">
            <w:delText xml:space="preserve">will </w:delText>
          </w:r>
          <w:r w:rsidR="00C131E2" w:rsidDel="009F6007">
            <w:delText xml:space="preserve">walk through </w:delText>
          </w:r>
        </w:del>
        <w:r w:rsidR="00C131E2">
          <w:t xml:space="preserve">some of the </w:t>
        </w:r>
        <w:r w:rsidR="004B0870">
          <w:t xml:space="preserve">most </w:t>
        </w:r>
        <w:del w:id="1758" w:author="Author">
          <w:r w:rsidR="004B0870" w:rsidDel="009F6007">
            <w:delText>fundem</w:delText>
          </w:r>
        </w:del>
        <w:r w:rsidR="009F6007">
          <w:t xml:space="preserve">fundamental areas of setting up </w:t>
        </w:r>
        <w:del w:id="1759" w:author="Author">
          <w:r w:rsidR="004B0870" w:rsidDel="009F6007">
            <w:delText xml:space="preserve"> </w:delText>
          </w:r>
          <w:r w:rsidR="00C131E2" w:rsidDel="004B0870">
            <w:delText xml:space="preserve">key </w:delText>
          </w:r>
          <w:r w:rsidR="00C131E2" w:rsidDel="009F6007">
            <w:delText>configurations o</w:delText>
          </w:r>
        </w:del>
        <w:r w:rsidR="00EF0B5E">
          <w:t>applications for external access.</w:t>
        </w:r>
        <w:r w:rsidR="001B3BA4">
          <w:t xml:space="preserve"> </w:t>
        </w:r>
      </w:ins>
    </w:p>
    <w:p w14:paraId="3F45D1EF" w14:textId="75ACDB4D" w:rsidR="008D66DA" w:rsidDel="00BA51D7" w:rsidRDefault="00B23CC9" w:rsidP="00004A6D">
      <w:pPr>
        <w:rPr>
          <w:del w:id="1760" w:author="Author"/>
        </w:rPr>
      </w:pPr>
      <w:ins w:id="1761" w:author="Author">
        <w:r>
          <w:t xml:space="preserve">Before doing so, </w:t>
        </w:r>
        <w:del w:id="1762" w:author="Author">
          <w:r w:rsidR="001B3BA4" w:rsidDel="00B23CC9">
            <w:delText>T</w:delText>
          </w:r>
        </w:del>
        <w:r>
          <w:t>t</w:t>
        </w:r>
        <w:r w:rsidR="001B3BA4">
          <w:t xml:space="preserve">he assumption is that you would have already </w:t>
        </w:r>
        <w:r w:rsidR="00F856F5">
          <w:t xml:space="preserve">satisfied all of the pre-requisites, </w:t>
        </w:r>
        <w:r w:rsidR="00C27AFB">
          <w:t xml:space="preserve">and </w:t>
        </w:r>
        <w:r w:rsidR="00004A6D">
          <w:t>deployed several connector</w:t>
        </w:r>
        <w:r w:rsidR="00BA51D7">
          <w:t>s</w:t>
        </w:r>
        <w:r w:rsidR="00004A6D">
          <w:t xml:space="preserve"> </w:t>
        </w:r>
        <w:del w:id="1763" w:author="Author">
          <w:r w:rsidR="001B3BA4" w:rsidDel="00004A6D">
            <w:delText xml:space="preserve">created </w:delText>
          </w:r>
          <w:r w:rsidR="00004A6D" w:rsidDel="00C27AFB">
            <w:delText>in the previous section</w:delText>
          </w:r>
          <w:r w:rsidR="00BA51D7" w:rsidDel="00C27AFB">
            <w:delText xml:space="preserve">, and </w:delText>
          </w:r>
        </w:del>
        <w:r w:rsidR="00BA51D7">
          <w:t xml:space="preserve">that </w:t>
        </w:r>
        <w:del w:id="1764" w:author="Author">
          <w:r w:rsidR="00BA51D7" w:rsidDel="00C27AFB">
            <w:delText>these connectors</w:delText>
          </w:r>
        </w:del>
        <w:r w:rsidR="00C27AFB">
          <w:t>are</w:t>
        </w:r>
        <w:r w:rsidR="00BA51D7">
          <w:t xml:space="preserve"> now show</w:t>
        </w:r>
        <w:r>
          <w:t>ing</w:t>
        </w:r>
        <w:r w:rsidR="00BA51D7">
          <w:t xml:space="preserve"> as active in the </w:t>
        </w:r>
        <w:r w:rsidR="00BA51D7" w:rsidRPr="00A11CBC">
          <w:rPr>
            <w:b/>
          </w:rPr>
          <w:t>Azure Active Directory</w:t>
        </w:r>
        <w:r w:rsidR="00BA51D7">
          <w:t xml:space="preserve"> &gt; </w:t>
        </w:r>
        <w:r w:rsidR="00BA51D7" w:rsidRPr="00A11CBC">
          <w:rPr>
            <w:b/>
          </w:rPr>
          <w:t>Application Proxy</w:t>
        </w:r>
        <w:r w:rsidR="00BA51D7">
          <w:t xml:space="preserve"> blade.</w:t>
        </w:r>
        <w:del w:id="1765" w:author="Author">
          <w:r w:rsidR="00004A6D" w:rsidDel="00BA51D7">
            <w:delText xml:space="preserve">. </w:delText>
          </w:r>
          <w:r w:rsidR="00C131E2" w:rsidDel="009F6007">
            <w:delText xml:space="preserve">f </w:delText>
          </w:r>
        </w:del>
      </w:ins>
    </w:p>
    <w:p w14:paraId="63AAEEF1" w14:textId="27485085" w:rsidR="00BA51D7" w:rsidDel="002B0EA6" w:rsidRDefault="00BA51D7" w:rsidP="00004A6D">
      <w:pPr>
        <w:rPr>
          <w:ins w:id="1766" w:author="Author"/>
          <w:del w:id="1767" w:author="Author"/>
        </w:rPr>
      </w:pPr>
    </w:p>
    <w:p w14:paraId="1C45D862" w14:textId="65810D4B" w:rsidR="004625A3" w:rsidDel="002B0EA6" w:rsidRDefault="004625A3" w:rsidP="00004A6D">
      <w:pPr>
        <w:rPr>
          <w:ins w:id="1768" w:author="Author"/>
          <w:del w:id="1769" w:author="Author"/>
        </w:rPr>
      </w:pPr>
    </w:p>
    <w:p w14:paraId="4FDBE13C" w14:textId="46B64FA2" w:rsidR="001C4A52" w:rsidDel="00004A6D" w:rsidRDefault="001C4A52" w:rsidP="00004A6D">
      <w:pPr>
        <w:rPr>
          <w:del w:id="1770" w:author="Author"/>
        </w:rPr>
      </w:pPr>
      <w:del w:id="1771" w:author="Author">
        <w:r w:rsidDel="00004A6D">
          <w:delText>Prerequisite: Create your connector groups</w:delText>
        </w:r>
      </w:del>
    </w:p>
    <w:p w14:paraId="2FCCC19D" w14:textId="2D9A03E3" w:rsidR="001C4A52" w:rsidRDefault="001C4A52" w:rsidP="00004A6D">
      <w:del w:id="1772" w:author="Author">
        <w:r w:rsidDel="00004A6D">
          <w:delText xml:space="preserve">To group your connectors, you have to make sure you </w:delText>
        </w:r>
        <w:r w:rsidR="00971798" w:rsidDel="00004A6D">
          <w:fldChar w:fldCharType="begin"/>
        </w:r>
        <w:r w:rsidR="00971798" w:rsidDel="00004A6D">
          <w:delInstrText xml:space="preserve"> HYPERLINK "https://docs.microsoft.com/en-us/azure/active-directory/active-directory-application-proxy-enable" </w:delInstrText>
        </w:r>
        <w:r w:rsidR="00971798" w:rsidDel="00004A6D">
          <w:fldChar w:fldCharType="separate"/>
        </w:r>
        <w:r w:rsidDel="00004A6D">
          <w:rPr>
            <w:rStyle w:val="Hyperlink"/>
          </w:rPr>
          <w:delText>installed multiple connectors</w:delText>
        </w:r>
        <w:r w:rsidR="00971798" w:rsidDel="00004A6D">
          <w:rPr>
            <w:rStyle w:val="Hyperlink"/>
          </w:rPr>
          <w:fldChar w:fldCharType="end"/>
        </w:r>
        <w:r w:rsidDel="00004A6D">
          <w:delText xml:space="preserve">. When you install a new connector, it automatically joins the </w:delText>
        </w:r>
        <w:r w:rsidDel="00004A6D">
          <w:rPr>
            <w:rStyle w:val="Strong"/>
          </w:rPr>
          <w:delText>Default</w:delText>
        </w:r>
        <w:r w:rsidDel="00004A6D">
          <w:delText xml:space="preserve"> connector group.</w:delText>
        </w:r>
      </w:del>
    </w:p>
    <w:p w14:paraId="3C0EC006" w14:textId="18C405C2" w:rsidR="001C4A52" w:rsidRPr="00DA1254" w:rsidDel="00CD40DB" w:rsidRDefault="001C4A52" w:rsidP="001C4A52">
      <w:pPr>
        <w:pStyle w:val="Heading2"/>
        <w:rPr>
          <w:del w:id="1773" w:author="Author"/>
          <w:rFonts w:ascii="Times New Roman" w:hAnsi="Times New Roman"/>
          <w:sz w:val="24"/>
          <w:szCs w:val="24"/>
        </w:rPr>
      </w:pPr>
      <w:del w:id="1774" w:author="Author">
        <w:r w:rsidRPr="00DA1254" w:rsidDel="00CD40DB">
          <w:rPr>
            <w:sz w:val="24"/>
            <w:szCs w:val="24"/>
          </w:rPr>
          <w:delText>Step 1: Create connector groups</w:delText>
        </w:r>
      </w:del>
    </w:p>
    <w:p w14:paraId="1CE976BB" w14:textId="38F8B6EF" w:rsidR="001C4A52" w:rsidRPr="008D66DA" w:rsidDel="007A70E1" w:rsidRDefault="001C4A52" w:rsidP="001C4A52">
      <w:pPr>
        <w:pStyle w:val="lf-text-block"/>
        <w:rPr>
          <w:del w:id="1775" w:author="Author"/>
          <w:rFonts w:ascii="Segoe UI" w:hAnsi="Segoe UI" w:cs="Segoe UI"/>
          <w:sz w:val="22"/>
          <w:szCs w:val="22"/>
        </w:rPr>
      </w:pPr>
      <w:del w:id="1776" w:author="Author">
        <w:r w:rsidRPr="008D66DA" w:rsidDel="007A70E1">
          <w:rPr>
            <w:rFonts w:ascii="Segoe UI" w:hAnsi="Segoe UI" w:cs="Segoe UI"/>
            <w:sz w:val="22"/>
            <w:szCs w:val="22"/>
          </w:rPr>
          <w:delText xml:space="preserve">You can create as many connector groups as you want. Connector group creation is accomplished in the </w:delText>
        </w:r>
      </w:del>
      <w:del w:id="1777" w:author="Unknown">
        <w:r w:rsidR="00971798" w:rsidRPr="008D66DA" w:rsidDel="007A70E1">
          <w:fldChar w:fldCharType="begin"/>
        </w:r>
      </w:del>
      <w:del w:id="1778" w:author="Author">
        <w:r w:rsidR="00971798" w:rsidRPr="008D66DA" w:rsidDel="007A70E1">
          <w:rPr>
            <w:rFonts w:ascii="Segoe UI" w:hAnsi="Segoe UI" w:cs="Segoe UI"/>
            <w:sz w:val="22"/>
            <w:szCs w:val="22"/>
          </w:rPr>
          <w:delInstrText xml:space="preserve"> HYPERLINK "https://portal.azure.com" </w:delInstrText>
        </w:r>
      </w:del>
      <w:del w:id="1779" w:author="Unknown">
        <w:r w:rsidR="00971798" w:rsidRPr="008D66DA" w:rsidDel="007A70E1">
          <w:fldChar w:fldCharType="separate"/>
        </w:r>
      </w:del>
      <w:del w:id="1780" w:author="Author">
        <w:r w:rsidRPr="008D66DA" w:rsidDel="007A70E1">
          <w:rPr>
            <w:rStyle w:val="Hyperlink"/>
            <w:rFonts w:cs="Segoe UI"/>
            <w:szCs w:val="22"/>
          </w:rPr>
          <w:delText>Azure portal</w:delText>
        </w:r>
      </w:del>
      <w:del w:id="1781" w:author="Unknown">
        <w:r w:rsidR="00971798" w:rsidRPr="008D66DA" w:rsidDel="007A70E1">
          <w:rPr>
            <w:rStyle w:val="Hyperlink"/>
            <w:rFonts w:cs="Segoe UI"/>
          </w:rPr>
          <w:fldChar w:fldCharType="end"/>
        </w:r>
      </w:del>
      <w:del w:id="1782" w:author="Author">
        <w:r w:rsidRPr="008D66DA" w:rsidDel="007A70E1">
          <w:rPr>
            <w:rFonts w:ascii="Segoe UI" w:hAnsi="Segoe UI" w:cs="Segoe UI"/>
            <w:sz w:val="22"/>
            <w:szCs w:val="22"/>
          </w:rPr>
          <w:delText>.</w:delText>
        </w:r>
        <w:r w:rsidRPr="008D66DA" w:rsidDel="007A70E1">
          <w:rPr>
            <w:rStyle w:val="lf-thread-btn"/>
            <w:rFonts w:ascii="Segoe UI" w:hAnsi="Segoe UI" w:cs="Segoe UI"/>
            <w:sz w:val="22"/>
            <w:szCs w:val="22"/>
          </w:rPr>
          <w:delText xml:space="preserve"> </w:delText>
        </w:r>
      </w:del>
    </w:p>
    <w:p w14:paraId="437CA186" w14:textId="51AC9158" w:rsidR="001C4A52" w:rsidRPr="001C4A52" w:rsidDel="007A70E1" w:rsidRDefault="001C4A52" w:rsidP="004A5AF4">
      <w:pPr>
        <w:numPr>
          <w:ilvl w:val="0"/>
          <w:numId w:val="18"/>
        </w:numPr>
        <w:spacing w:before="100" w:beforeAutospacing="1" w:after="100" w:afterAutospacing="1" w:line="240" w:lineRule="auto"/>
        <w:rPr>
          <w:del w:id="1783" w:author="Author"/>
          <w:rFonts w:cs="Segoe UI"/>
        </w:rPr>
      </w:pPr>
      <w:del w:id="1784" w:author="Author">
        <w:r w:rsidRPr="001C4A52" w:rsidDel="007A70E1">
          <w:rPr>
            <w:rFonts w:cs="Segoe UI"/>
          </w:rPr>
          <w:delText xml:space="preserve">Select </w:delText>
        </w:r>
        <w:r w:rsidRPr="001C4A52" w:rsidDel="007A70E1">
          <w:rPr>
            <w:rStyle w:val="Strong"/>
            <w:rFonts w:cs="Segoe UI"/>
          </w:rPr>
          <w:delText>Azure Active Directory</w:delText>
        </w:r>
        <w:r w:rsidRPr="001C4A52" w:rsidDel="007A70E1">
          <w:rPr>
            <w:rFonts w:cs="Segoe UI"/>
          </w:rPr>
          <w:delText xml:space="preserve"> to go to the management dashboard for your directory. From there, select </w:delText>
        </w:r>
        <w:r w:rsidRPr="001C4A52" w:rsidDel="007A70E1">
          <w:rPr>
            <w:rStyle w:val="Strong"/>
            <w:rFonts w:cs="Segoe UI"/>
          </w:rPr>
          <w:delText>Enterprise applications</w:delText>
        </w:r>
        <w:r w:rsidRPr="001C4A52" w:rsidDel="007A70E1">
          <w:rPr>
            <w:rFonts w:cs="Segoe UI"/>
          </w:rPr>
          <w:delText xml:space="preserve"> &gt; </w:delText>
        </w:r>
        <w:r w:rsidRPr="001C4A52" w:rsidDel="007A70E1">
          <w:rPr>
            <w:rStyle w:val="Strong"/>
            <w:rFonts w:cs="Segoe UI"/>
          </w:rPr>
          <w:delText>Application proxy</w:delText>
        </w:r>
        <w:r w:rsidRPr="001C4A52" w:rsidDel="007A70E1">
          <w:rPr>
            <w:rFonts w:cs="Segoe UI"/>
          </w:rPr>
          <w:delText>.</w:delText>
        </w:r>
      </w:del>
    </w:p>
    <w:p w14:paraId="1F4D775C" w14:textId="0556A707" w:rsidR="001C4A52" w:rsidDel="007A70E1" w:rsidRDefault="001C4A52" w:rsidP="004A5AF4">
      <w:pPr>
        <w:numPr>
          <w:ilvl w:val="0"/>
          <w:numId w:val="18"/>
        </w:numPr>
        <w:spacing w:before="100" w:beforeAutospacing="1" w:after="100" w:afterAutospacing="1" w:line="240" w:lineRule="auto"/>
        <w:rPr>
          <w:ins w:id="1785" w:author="Author"/>
          <w:del w:id="1786" w:author="Author"/>
          <w:rFonts w:cs="Segoe UI"/>
        </w:rPr>
      </w:pPr>
      <w:del w:id="1787" w:author="Author">
        <w:r w:rsidRPr="001C4A52" w:rsidDel="007A70E1">
          <w:rPr>
            <w:rFonts w:cs="Segoe UI"/>
          </w:rPr>
          <w:delText xml:space="preserve">Select the </w:delText>
        </w:r>
        <w:r w:rsidRPr="001C4A52" w:rsidDel="007A70E1">
          <w:rPr>
            <w:rStyle w:val="Strong"/>
            <w:rFonts w:cs="Segoe UI"/>
          </w:rPr>
          <w:delText>Connector Groups</w:delText>
        </w:r>
        <w:r w:rsidRPr="001C4A52" w:rsidDel="007A70E1">
          <w:rPr>
            <w:rFonts w:cs="Segoe UI"/>
          </w:rPr>
          <w:delText xml:space="preserve"> button</w:delText>
        </w:r>
      </w:del>
      <w:ins w:id="1788" w:author="Author">
        <w:del w:id="1789" w:author="Author">
          <w:r w:rsidR="00D5490A" w:rsidDel="007A70E1">
            <w:rPr>
              <w:rFonts w:cs="Segoe UI"/>
            </w:rPr>
            <w:delText xml:space="preserve"> where </w:delText>
          </w:r>
        </w:del>
      </w:ins>
      <w:del w:id="1790" w:author="Author">
        <w:r w:rsidRPr="001C4A52" w:rsidDel="007A70E1">
          <w:rPr>
            <w:rFonts w:cs="Segoe UI"/>
          </w:rPr>
          <w:delText>. T</w:delText>
        </w:r>
      </w:del>
      <w:ins w:id="1791" w:author="Author">
        <w:del w:id="1792" w:author="Author">
          <w:r w:rsidR="00D5490A" w:rsidDel="007A70E1">
            <w:rPr>
              <w:rFonts w:cs="Segoe UI"/>
            </w:rPr>
            <w:delText>t</w:delText>
          </w:r>
        </w:del>
      </w:ins>
      <w:del w:id="1793" w:author="Author">
        <w:r w:rsidRPr="001C4A52" w:rsidDel="007A70E1">
          <w:rPr>
            <w:rFonts w:cs="Segoe UI"/>
          </w:rPr>
          <w:delText>he New Connector Group blade appears.</w:delText>
        </w:r>
      </w:del>
    </w:p>
    <w:p w14:paraId="3F30488A" w14:textId="0D65AAB0" w:rsidR="009F3522" w:rsidDel="007A70E1" w:rsidRDefault="00D5490A" w:rsidP="004A5AF4">
      <w:pPr>
        <w:numPr>
          <w:ilvl w:val="0"/>
          <w:numId w:val="18"/>
        </w:numPr>
        <w:spacing w:before="100" w:beforeAutospacing="1" w:after="100" w:afterAutospacing="1" w:line="240" w:lineRule="auto"/>
        <w:rPr>
          <w:ins w:id="1794" w:author="Author"/>
          <w:del w:id="1795" w:author="Author"/>
          <w:rFonts w:cs="Segoe UI"/>
        </w:rPr>
      </w:pPr>
      <w:ins w:id="1796" w:author="Author">
        <w:del w:id="1797" w:author="Author">
          <w:r w:rsidDel="007A70E1">
            <w:rPr>
              <w:rFonts w:cs="Segoe UI"/>
            </w:rPr>
            <w:delText xml:space="preserve">Click on the </w:delText>
          </w:r>
          <w:r w:rsidDel="007A70E1">
            <w:rPr>
              <w:rFonts w:cs="Segoe UI"/>
              <w:b/>
            </w:rPr>
            <w:delText xml:space="preserve">New Connector Group </w:delText>
          </w:r>
          <w:r w:rsidDel="007A70E1">
            <w:rPr>
              <w:rFonts w:cs="Segoe UI"/>
            </w:rPr>
            <w:delText>button</w:delText>
          </w:r>
        </w:del>
      </w:ins>
    </w:p>
    <w:p w14:paraId="5F089F12" w14:textId="3845C8D8" w:rsidR="00D5490A" w:rsidRPr="001C4A52" w:rsidDel="007A70E1" w:rsidRDefault="00D5490A" w:rsidP="00D5490A">
      <w:pPr>
        <w:spacing w:before="100" w:beforeAutospacing="1" w:after="100" w:afterAutospacing="1" w:line="240" w:lineRule="auto"/>
        <w:ind w:left="720"/>
        <w:rPr>
          <w:del w:id="1798" w:author="Author"/>
          <w:rFonts w:cs="Segoe UI"/>
        </w:rPr>
      </w:pPr>
      <w:ins w:id="1799" w:author="Author">
        <w:del w:id="1800" w:author="Author">
          <w:r w:rsidDel="007A70E1">
            <w:rPr>
              <w:noProof/>
            </w:rPr>
            <w:drawing>
              <wp:inline distT="0" distB="0" distL="0" distR="0" wp14:anchorId="366D4447" wp14:editId="2A4F82D7">
                <wp:extent cx="5287645" cy="1267460"/>
                <wp:effectExtent l="0" t="0" r="8255" b="8890"/>
                <wp:docPr id="1" name="Picture 1" descr="Select new connecto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new connector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7645" cy="1267460"/>
                        </a:xfrm>
                        <a:prstGeom prst="rect">
                          <a:avLst/>
                        </a:prstGeom>
                        <a:noFill/>
                        <a:ln>
                          <a:noFill/>
                        </a:ln>
                      </pic:spPr>
                    </pic:pic>
                  </a:graphicData>
                </a:graphic>
              </wp:inline>
            </w:drawing>
          </w:r>
        </w:del>
      </w:ins>
    </w:p>
    <w:p w14:paraId="79E8CA8D" w14:textId="1CFD203A" w:rsidR="001C4A52" w:rsidRPr="001C4A52" w:rsidDel="007A70E1" w:rsidRDefault="001C4A52" w:rsidP="004A5AF4">
      <w:pPr>
        <w:numPr>
          <w:ilvl w:val="0"/>
          <w:numId w:val="18"/>
        </w:numPr>
        <w:spacing w:before="100" w:beforeAutospacing="1" w:after="100" w:afterAutospacing="1" w:line="240" w:lineRule="auto"/>
        <w:rPr>
          <w:del w:id="1801" w:author="Author"/>
          <w:rFonts w:cs="Segoe UI"/>
        </w:rPr>
      </w:pPr>
      <w:del w:id="1802" w:author="Author">
        <w:r w:rsidRPr="001C4A52" w:rsidDel="007A70E1">
          <w:rPr>
            <w:rFonts w:cs="Segoe UI"/>
          </w:rPr>
          <w:delText>Give your new connector group a name, then use the dropdown menu to select which connectors belong in this group.</w:delText>
        </w:r>
      </w:del>
    </w:p>
    <w:p w14:paraId="55E725B6" w14:textId="6B2677D1" w:rsidR="00C37784" w:rsidDel="007A70E1" w:rsidRDefault="001C4A52" w:rsidP="004A5AF4">
      <w:pPr>
        <w:numPr>
          <w:ilvl w:val="0"/>
          <w:numId w:val="18"/>
        </w:numPr>
        <w:spacing w:before="100" w:beforeAutospacing="1" w:after="100" w:afterAutospacing="1" w:line="240" w:lineRule="auto"/>
        <w:rPr>
          <w:del w:id="1803" w:author="Author"/>
          <w:rFonts w:cs="Segoe UI"/>
        </w:rPr>
      </w:pPr>
      <w:del w:id="1804" w:author="Author">
        <w:r w:rsidRPr="001C4A52" w:rsidDel="007A70E1">
          <w:rPr>
            <w:rFonts w:cs="Segoe UI"/>
          </w:rPr>
          <w:delText xml:space="preserve">Select </w:delText>
        </w:r>
        <w:r w:rsidRPr="001C4A52" w:rsidDel="007A70E1">
          <w:rPr>
            <w:rStyle w:val="Strong"/>
            <w:rFonts w:cs="Segoe UI"/>
          </w:rPr>
          <w:delText>Save</w:delText>
        </w:r>
        <w:r w:rsidRPr="001C4A52" w:rsidDel="007A70E1">
          <w:rPr>
            <w:rFonts w:cs="Segoe UI"/>
          </w:rPr>
          <w:delText xml:space="preserve"> when your connector Group is complete.</w:delText>
        </w:r>
        <w:bookmarkEnd w:id="142"/>
        <w:bookmarkEnd w:id="173"/>
      </w:del>
    </w:p>
    <w:p w14:paraId="4BAC954F" w14:textId="5DBB7012" w:rsidR="0099358F" w:rsidRPr="00DA1254" w:rsidDel="00DA42B3" w:rsidRDefault="0099358F" w:rsidP="0099358F">
      <w:pPr>
        <w:pStyle w:val="Heading2"/>
        <w:rPr>
          <w:ins w:id="1805" w:author="Author"/>
          <w:del w:id="1806" w:author="Author"/>
          <w:rFonts w:ascii="Times New Roman" w:hAnsi="Times New Roman"/>
          <w:sz w:val="24"/>
          <w:szCs w:val="24"/>
        </w:rPr>
      </w:pPr>
      <w:ins w:id="1807" w:author="Author">
        <w:del w:id="1808" w:author="Author">
          <w:r w:rsidRPr="00DA1254" w:rsidDel="00DD1230">
            <w:rPr>
              <w:sz w:val="24"/>
              <w:szCs w:val="24"/>
            </w:rPr>
            <w:delText xml:space="preserve">Step </w:delText>
          </w:r>
          <w:r w:rsidR="00CD40DB" w:rsidDel="00DD1230">
            <w:rPr>
              <w:sz w:val="24"/>
              <w:szCs w:val="24"/>
            </w:rPr>
            <w:delText>1</w:delText>
          </w:r>
          <w:r w:rsidRPr="00DA1254" w:rsidDel="00DD1230">
            <w:rPr>
              <w:sz w:val="24"/>
              <w:szCs w:val="24"/>
            </w:rPr>
            <w:delText xml:space="preserve">2: </w:delText>
          </w:r>
        </w:del>
        <w:bookmarkStart w:id="1809" w:name="_Toc508930373"/>
        <w:r w:rsidR="00A55184">
          <w:rPr>
            <w:sz w:val="24"/>
            <w:szCs w:val="24"/>
          </w:rPr>
          <w:t xml:space="preserve">Choosing the right </w:t>
        </w:r>
        <w:del w:id="1810" w:author="Author">
          <w:r w:rsidDel="00A55184">
            <w:rPr>
              <w:sz w:val="24"/>
              <w:szCs w:val="24"/>
            </w:rPr>
            <w:delText xml:space="preserve">Publish </w:delText>
          </w:r>
        </w:del>
        <w:r>
          <w:rPr>
            <w:sz w:val="24"/>
            <w:szCs w:val="24"/>
          </w:rPr>
          <w:t xml:space="preserve">Applications </w:t>
        </w:r>
        <w:r w:rsidR="00A55184">
          <w:rPr>
            <w:sz w:val="24"/>
            <w:szCs w:val="24"/>
          </w:rPr>
          <w:t>type to publish</w:t>
        </w:r>
        <w:bookmarkEnd w:id="1809"/>
        <w:del w:id="1811" w:author="Author">
          <w:r w:rsidDel="00A55184">
            <w:rPr>
              <w:sz w:val="24"/>
              <w:szCs w:val="24"/>
            </w:rPr>
            <w:delText xml:space="preserve">using </w:delText>
          </w:r>
          <w:r w:rsidR="00D62FC7" w:rsidDel="00A55184">
            <w:rPr>
              <w:sz w:val="24"/>
              <w:szCs w:val="24"/>
            </w:rPr>
            <w:delText>C</w:delText>
          </w:r>
          <w:r w:rsidDel="00D62FC7">
            <w:rPr>
              <w:sz w:val="24"/>
              <w:szCs w:val="24"/>
            </w:rPr>
            <w:delText>c</w:delText>
          </w:r>
          <w:r w:rsidDel="00A55184">
            <w:rPr>
              <w:sz w:val="24"/>
              <w:szCs w:val="24"/>
            </w:rPr>
            <w:delText>ustom</w:delText>
          </w:r>
          <w:r w:rsidDel="00D62FC7">
            <w:rPr>
              <w:sz w:val="24"/>
              <w:szCs w:val="24"/>
            </w:rPr>
            <w:delText>er</w:delText>
          </w:r>
          <w:r w:rsidDel="00A55184">
            <w:rPr>
              <w:sz w:val="24"/>
              <w:szCs w:val="24"/>
            </w:rPr>
            <w:delText xml:space="preserve"> </w:delText>
          </w:r>
          <w:r w:rsidR="00D62FC7" w:rsidDel="00A55184">
            <w:rPr>
              <w:sz w:val="24"/>
              <w:szCs w:val="24"/>
            </w:rPr>
            <w:delText>D</w:delText>
          </w:r>
          <w:r w:rsidDel="00D62FC7">
            <w:rPr>
              <w:sz w:val="24"/>
              <w:szCs w:val="24"/>
            </w:rPr>
            <w:delText>d</w:delText>
          </w:r>
          <w:r w:rsidDel="00A55184">
            <w:rPr>
              <w:sz w:val="24"/>
              <w:szCs w:val="24"/>
            </w:rPr>
            <w:delText>omain</w:delText>
          </w:r>
          <w:r w:rsidR="00D62FC7" w:rsidDel="00A55184">
            <w:rPr>
              <w:sz w:val="24"/>
              <w:szCs w:val="24"/>
            </w:rPr>
            <w:delText xml:space="preserve"> Name</w:delText>
          </w:r>
          <w:r w:rsidRPr="00DA1254" w:rsidDel="00D62FC7">
            <w:rPr>
              <w:sz w:val="24"/>
              <w:szCs w:val="24"/>
            </w:rPr>
            <w:delText>Assign applications to your connector groups</w:delText>
          </w:r>
        </w:del>
      </w:ins>
    </w:p>
    <w:p w14:paraId="737208A9" w14:textId="0CDE0C4D" w:rsidR="001C4A52" w:rsidDel="00DA42B3" w:rsidRDefault="001C4A52" w:rsidP="00AA51D2">
      <w:pPr>
        <w:pStyle w:val="NormalWeb"/>
        <w:shd w:val="clear" w:color="auto" w:fill="FFFFFF"/>
        <w:rPr>
          <w:ins w:id="1812" w:author="Author"/>
          <w:del w:id="1813" w:author="Author"/>
        </w:rPr>
      </w:pPr>
      <w:moveFromRangeStart w:id="1814" w:author="Author" w:name="move508919493"/>
      <w:moveFrom w:id="1815" w:author="Author">
        <w:del w:id="1816" w:author="Author">
          <w:r w:rsidRPr="00DA1254" w:rsidDel="00DA42B3">
            <w:delText>Step 2: Assign applications to your connector groups</w:delText>
          </w:r>
        </w:del>
      </w:moveFrom>
    </w:p>
    <w:p w14:paraId="3D8AAF8D" w14:textId="0C7D9C4D" w:rsidR="00D808EB" w:rsidRDefault="00D808EB" w:rsidP="00DA42B3">
      <w:pPr>
        <w:pStyle w:val="Heading2"/>
        <w:rPr>
          <w:ins w:id="1817" w:author="Author"/>
        </w:rPr>
      </w:pPr>
    </w:p>
    <w:p w14:paraId="5B360FBD" w14:textId="24BE19EF" w:rsidR="00D808EB" w:rsidRPr="002800AC" w:rsidDel="002800AC" w:rsidRDefault="00D808EB" w:rsidP="004A5AF4">
      <w:pPr>
        <w:pStyle w:val="NormalWeb"/>
        <w:numPr>
          <w:ilvl w:val="0"/>
          <w:numId w:val="31"/>
        </w:numPr>
        <w:shd w:val="clear" w:color="auto" w:fill="FFFFFF"/>
        <w:spacing w:before="100" w:beforeAutospacing="1"/>
        <w:ind w:left="570"/>
        <w:rPr>
          <w:ins w:id="1818" w:author="Author"/>
          <w:del w:id="1819" w:author="Author"/>
          <w:rFonts w:ascii="Segoe UI" w:hAnsi="Segoe UI" w:cs="Segoe UI"/>
          <w:color w:val="000000"/>
          <w:sz w:val="22"/>
          <w:szCs w:val="22"/>
        </w:rPr>
      </w:pPr>
      <w:ins w:id="1820" w:author="Author">
        <w:r w:rsidRPr="002800AC">
          <w:rPr>
            <w:rFonts w:ascii="Segoe UI" w:hAnsi="Segoe UI" w:cs="Segoe UI"/>
            <w:color w:val="000000"/>
            <w:sz w:val="22"/>
            <w:szCs w:val="22"/>
          </w:rPr>
          <w:t>S</w:t>
        </w:r>
        <w:r w:rsidR="002800AC">
          <w:rPr>
            <w:rFonts w:ascii="Segoe UI" w:hAnsi="Segoe UI" w:cs="Segoe UI"/>
            <w:color w:val="000000"/>
            <w:sz w:val="22"/>
            <w:szCs w:val="22"/>
          </w:rPr>
          <w:t>till in the portal, navigate to</w:t>
        </w:r>
        <w:del w:id="1821" w:author="Author">
          <w:r w:rsidRPr="002800AC" w:rsidDel="002800AC">
            <w:rPr>
              <w:rFonts w:ascii="Segoe UI" w:hAnsi="Segoe UI" w:cs="Segoe UI"/>
              <w:color w:val="000000"/>
              <w:sz w:val="22"/>
              <w:szCs w:val="22"/>
            </w:rPr>
            <w:delText>elect</w:delText>
          </w:r>
        </w:del>
        <w:r w:rsidRPr="002800AC">
          <w:rPr>
            <w:rFonts w:ascii="Segoe UI" w:hAnsi="Segoe UI" w:cs="Segoe UI"/>
            <w:color w:val="000000"/>
            <w:sz w:val="22"/>
            <w:szCs w:val="22"/>
          </w:rPr>
          <w:t> </w:t>
        </w:r>
        <w:r w:rsidRPr="002800AC">
          <w:rPr>
            <w:rStyle w:val="Strong"/>
            <w:rFonts w:ascii="Segoe UI" w:hAnsi="Segoe UI" w:cs="Segoe UI"/>
            <w:color w:val="000000"/>
            <w:sz w:val="22"/>
            <w:szCs w:val="22"/>
          </w:rPr>
          <w:t>Azure Active Directory</w:t>
        </w:r>
        <w:r w:rsidRPr="002800AC">
          <w:rPr>
            <w:rFonts w:ascii="Segoe UI" w:hAnsi="Segoe UI" w:cs="Segoe UI"/>
            <w:color w:val="000000"/>
            <w:sz w:val="22"/>
            <w:szCs w:val="22"/>
          </w:rPr>
          <w:t> &gt; </w:t>
        </w:r>
        <w:r w:rsidRPr="002800AC">
          <w:rPr>
            <w:rStyle w:val="Strong"/>
            <w:rFonts w:ascii="Segoe UI" w:hAnsi="Segoe UI" w:cs="Segoe UI"/>
            <w:color w:val="000000"/>
            <w:sz w:val="22"/>
            <w:szCs w:val="22"/>
          </w:rPr>
          <w:t>Enterprise applications</w:t>
        </w:r>
        <w:r w:rsidRPr="002800AC">
          <w:rPr>
            <w:rFonts w:ascii="Segoe UI" w:hAnsi="Segoe UI" w:cs="Segoe UI"/>
            <w:color w:val="000000"/>
            <w:sz w:val="22"/>
            <w:szCs w:val="22"/>
          </w:rPr>
          <w:t> &gt; </w:t>
        </w:r>
        <w:r w:rsidRPr="002800AC">
          <w:rPr>
            <w:rStyle w:val="Strong"/>
            <w:rFonts w:ascii="Segoe UI" w:hAnsi="Segoe UI" w:cs="Segoe UI"/>
            <w:color w:val="000000"/>
            <w:sz w:val="22"/>
            <w:szCs w:val="22"/>
          </w:rPr>
          <w:t>New application</w:t>
        </w:r>
        <w:r w:rsidR="002800AC">
          <w:rPr>
            <w:rFonts w:ascii="Segoe UI" w:hAnsi="Segoe UI" w:cs="Segoe UI"/>
            <w:color w:val="000000"/>
            <w:sz w:val="22"/>
            <w:szCs w:val="22"/>
          </w:rPr>
          <w:t xml:space="preserve"> and </w:t>
        </w:r>
        <w:del w:id="1822" w:author="Author">
          <w:r w:rsidRPr="002800AC" w:rsidDel="002800AC">
            <w:rPr>
              <w:rFonts w:ascii="Segoe UI" w:hAnsi="Segoe UI" w:cs="Segoe UI"/>
              <w:color w:val="000000"/>
              <w:sz w:val="22"/>
              <w:szCs w:val="22"/>
            </w:rPr>
            <w:delText>.</w:delText>
          </w:r>
        </w:del>
      </w:ins>
    </w:p>
    <w:p w14:paraId="4406A1D2" w14:textId="2BF5A464" w:rsidR="00D808EB" w:rsidRPr="002800AC" w:rsidDel="002800AC" w:rsidRDefault="00D808EB" w:rsidP="004A5AF4">
      <w:pPr>
        <w:pStyle w:val="NormalWeb"/>
        <w:numPr>
          <w:ilvl w:val="0"/>
          <w:numId w:val="31"/>
        </w:numPr>
        <w:shd w:val="clear" w:color="auto" w:fill="FFFFFF"/>
        <w:spacing w:before="100" w:beforeAutospacing="1"/>
        <w:ind w:left="570"/>
        <w:rPr>
          <w:ins w:id="1823" w:author="Author"/>
          <w:del w:id="1824" w:author="Author"/>
          <w:rFonts w:ascii="Segoe UI" w:hAnsi="Segoe UI" w:cs="Segoe UI"/>
          <w:color w:val="000000"/>
          <w:sz w:val="22"/>
          <w:szCs w:val="22"/>
        </w:rPr>
      </w:pPr>
      <w:ins w:id="1825" w:author="Author">
        <w:del w:id="1826" w:author="Author">
          <w:r w:rsidRPr="002800AC" w:rsidDel="002800AC">
            <w:rPr>
              <w:rFonts w:cs="Segoe UI"/>
              <w:noProof/>
              <w:color w:val="000000"/>
            </w:rPr>
            <mc:AlternateContent>
              <mc:Choice Requires="wps">
                <w:drawing>
                  <wp:inline distT="0" distB="0" distL="0" distR="0" wp14:anchorId="65AD52CF" wp14:editId="09B05D82">
                    <wp:extent cx="302895" cy="302895"/>
                    <wp:effectExtent l="0" t="0" r="0" b="0"/>
                    <wp:docPr id="15" name="Rectangle 15" descr="Add an enterprise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1EC89E" id="Rectangle 15" o:spid="_x0000_s1026" alt="Add an enterprise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CUrx4NzAIAAN8FAAAOAAAAAAAAAAAAAAAAAC4CAABkcnMvZTJvRG9jLnhtbFBLAQIt&#10;ABQABgAIAAAAIQAbBjvB2QAAAAMBAAAPAAAAAAAAAAAAAAAAACYFAABkcnMvZG93bnJldi54bWxQ&#10;SwUGAAAAAAQABADzAAAALAYAAAAA&#10;" filled="f" stroked="f">
                    <o:lock v:ext="edit" aspectratio="t"/>
                    <w10:anchorlock/>
                  </v:rect>
                </w:pict>
              </mc:Fallback>
            </mc:AlternateContent>
          </w:r>
        </w:del>
      </w:ins>
    </w:p>
    <w:p w14:paraId="4D7ADF2A" w14:textId="07B0FA3D" w:rsidR="00D808EB" w:rsidRPr="002800AC" w:rsidRDefault="002800AC" w:rsidP="2F909190">
      <w:pPr>
        <w:pStyle w:val="NormalWeb"/>
        <w:numPr>
          <w:ilvl w:val="0"/>
          <w:numId w:val="31"/>
        </w:numPr>
        <w:shd w:val="clear" w:color="auto" w:fill="FFFFFF" w:themeFill="background1"/>
        <w:spacing w:before="100" w:beforeAutospacing="1"/>
        <w:ind w:left="570"/>
        <w:rPr>
          <w:ins w:id="1827" w:author="Author"/>
          <w:rFonts w:ascii="Segoe UI" w:hAnsi="Segoe UI" w:cs="Segoe UI"/>
          <w:color w:val="000000"/>
          <w:sz w:val="22"/>
          <w:szCs w:val="22"/>
        </w:rPr>
      </w:pPr>
      <w:ins w:id="1828" w:author="Author">
        <w:r>
          <w:rPr>
            <w:rFonts w:ascii="Segoe UI" w:hAnsi="Segoe UI" w:cs="Segoe UI"/>
            <w:color w:val="000000"/>
            <w:sz w:val="22"/>
            <w:szCs w:val="22"/>
          </w:rPr>
          <w:t>s</w:t>
        </w:r>
        <w:del w:id="1829" w:author="Author">
          <w:r w:rsidR="00D808EB" w:rsidRPr="002800AC" w:rsidDel="002800AC">
            <w:rPr>
              <w:rFonts w:ascii="Segoe UI" w:hAnsi="Segoe UI" w:cs="Segoe UI"/>
              <w:color w:val="000000"/>
              <w:sz w:val="22"/>
              <w:szCs w:val="22"/>
            </w:rPr>
            <w:delText>S</w:delText>
          </w:r>
        </w:del>
        <w:r w:rsidR="00D808EB" w:rsidRPr="002800AC">
          <w:rPr>
            <w:rFonts w:ascii="Segoe UI" w:hAnsi="Segoe UI" w:cs="Segoe UI"/>
            <w:color w:val="000000"/>
            <w:sz w:val="22"/>
            <w:szCs w:val="22"/>
          </w:rPr>
          <w:t>elect </w:t>
        </w:r>
        <w:r w:rsidR="00D808EB" w:rsidRPr="002800AC">
          <w:rPr>
            <w:rStyle w:val="Strong"/>
            <w:rFonts w:ascii="Segoe UI" w:hAnsi="Segoe UI" w:cs="Segoe UI"/>
            <w:color w:val="000000"/>
            <w:sz w:val="22"/>
            <w:szCs w:val="22"/>
          </w:rPr>
          <w:t>All</w:t>
        </w:r>
        <w:r w:rsidR="00D808EB" w:rsidRPr="002800AC">
          <w:rPr>
            <w:rFonts w:ascii="Segoe UI" w:hAnsi="Segoe UI" w:cs="Segoe UI"/>
            <w:color w:val="000000"/>
            <w:sz w:val="22"/>
            <w:szCs w:val="22"/>
          </w:rPr>
          <w:t xml:space="preserve">, then </w:t>
        </w:r>
        <w:del w:id="1830" w:author="Author">
          <w:r w:rsidR="00D808EB" w:rsidRPr="002800AC" w:rsidDel="002800AC">
            <w:rPr>
              <w:rFonts w:ascii="Segoe UI" w:hAnsi="Segoe UI" w:cs="Segoe UI"/>
              <w:color w:val="000000"/>
              <w:sz w:val="22"/>
              <w:szCs w:val="22"/>
            </w:rPr>
            <w:delText>select </w:delText>
          </w:r>
        </w:del>
        <w:r w:rsidR="00D808EB" w:rsidRPr="002800AC">
          <w:rPr>
            <w:rStyle w:val="Strong"/>
            <w:rFonts w:ascii="Segoe UI" w:hAnsi="Segoe UI" w:cs="Segoe UI"/>
            <w:color w:val="000000"/>
            <w:sz w:val="22"/>
            <w:szCs w:val="22"/>
          </w:rPr>
          <w:t>On-premises application</w:t>
        </w:r>
        <w:r w:rsidR="00D808EB" w:rsidRPr="002800AC">
          <w:rPr>
            <w:rFonts w:ascii="Segoe UI" w:hAnsi="Segoe UI" w:cs="Segoe UI"/>
            <w:color w:val="000000"/>
            <w:sz w:val="22"/>
            <w:szCs w:val="22"/>
          </w:rPr>
          <w:t>.</w:t>
        </w:r>
      </w:ins>
    </w:p>
    <w:p w14:paraId="7DD01AFB" w14:textId="3A02DAA8" w:rsidR="00D808EB" w:rsidRPr="002800AC" w:rsidRDefault="00847467" w:rsidP="00D808EB">
      <w:pPr>
        <w:pStyle w:val="NormalWeb"/>
        <w:shd w:val="clear" w:color="auto" w:fill="FFFFFF"/>
        <w:ind w:left="570"/>
        <w:rPr>
          <w:ins w:id="1831" w:author="Author"/>
          <w:rFonts w:ascii="Segoe UI" w:hAnsi="Segoe UI" w:cs="Segoe UI"/>
          <w:color w:val="000000"/>
          <w:sz w:val="22"/>
          <w:szCs w:val="22"/>
        </w:rPr>
      </w:pPr>
      <w:ins w:id="1832" w:author="Author">
        <w:r>
          <w:rPr>
            <w:noProof/>
          </w:rPr>
          <w:drawing>
            <wp:inline distT="0" distB="0" distL="0" distR="0" wp14:anchorId="1A8B1FC6" wp14:editId="43150F3B">
              <wp:extent cx="4199283" cy="201041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260" cy="2013751"/>
                      </a:xfrm>
                      <a:prstGeom prst="rect">
                        <a:avLst/>
                      </a:prstGeom>
                    </pic:spPr>
                  </pic:pic>
                </a:graphicData>
              </a:graphic>
            </wp:inline>
          </w:drawing>
        </w:r>
        <w:del w:id="1833" w:author="Author">
          <w:r w:rsidR="00D808EB" w:rsidRPr="002800AC" w:rsidDel="00847467">
            <w:rPr>
              <w:rFonts w:ascii="Segoe UI" w:hAnsi="Segoe UI" w:cs="Segoe UI"/>
              <w:noProof/>
              <w:color w:val="000000"/>
              <w:sz w:val="22"/>
              <w:szCs w:val="22"/>
            </w:rPr>
            <mc:AlternateContent>
              <mc:Choice Requires="wps">
                <w:drawing>
                  <wp:inline distT="0" distB="0" distL="0" distR="0" wp14:anchorId="454EB2C8" wp14:editId="269AFAD9">
                    <wp:extent cx="302895" cy="302895"/>
                    <wp:effectExtent l="0" t="0" r="0" b="0"/>
                    <wp:docPr id="14" name="Rectangle 14" descr="Add your own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2C2DC" id="Rectangle 14" o:spid="_x0000_s1026" alt="Add your own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" filled="f" stroked="f">
                    <o:lock v:ext="edit" aspectratio="t"/>
                    <w10:anchorlock/>
                  </v:rect>
                </w:pict>
              </mc:Fallback>
            </mc:AlternateContent>
          </w:r>
        </w:del>
      </w:ins>
    </w:p>
    <w:p w14:paraId="001EB4A0" w14:textId="350B8DA8" w:rsidR="00DA42B3" w:rsidRPr="00DA42B3" w:rsidRDefault="00DA42B3" w:rsidP="2F909190">
      <w:pPr>
        <w:pStyle w:val="NormalWeb"/>
        <w:numPr>
          <w:ilvl w:val="0"/>
          <w:numId w:val="31"/>
        </w:numPr>
        <w:shd w:val="clear" w:color="auto" w:fill="FFFFFF" w:themeFill="background1"/>
        <w:spacing w:before="100" w:beforeAutospacing="1"/>
        <w:ind w:left="570"/>
        <w:rPr>
          <w:ins w:id="1834" w:author="Author"/>
          <w:rFonts w:ascii="Segoe UI" w:hAnsi="Segoe UI" w:cs="Segoe UI"/>
          <w:color w:val="000000"/>
          <w:sz w:val="22"/>
          <w:szCs w:val="22"/>
        </w:rPr>
      </w:pPr>
      <w:ins w:id="1835" w:author="Author">
        <w:r>
          <w:rPr>
            <w:rFonts w:ascii="Segoe UI" w:hAnsi="Segoe UI" w:cs="Segoe UI"/>
            <w:color w:val="000000"/>
            <w:sz w:val="22"/>
            <w:szCs w:val="22"/>
          </w:rPr>
          <w:t xml:space="preserve">Using the </w:t>
        </w:r>
        <w:r w:rsidR="003E61A0">
          <w:rPr>
            <w:rFonts w:ascii="Segoe UI" w:hAnsi="Segoe UI" w:cs="Segoe UI"/>
            <w:color w:val="000000"/>
            <w:sz w:val="22"/>
            <w:szCs w:val="22"/>
          </w:rPr>
          <w:t xml:space="preserve">application details </w:t>
        </w:r>
        <w:r w:rsidR="00915946">
          <w:rPr>
            <w:rFonts w:ascii="Segoe UI" w:hAnsi="Segoe UI" w:cs="Segoe UI"/>
            <w:color w:val="000000"/>
            <w:sz w:val="22"/>
            <w:szCs w:val="22"/>
          </w:rPr>
          <w:t xml:space="preserve">gathered </w:t>
        </w:r>
        <w:r w:rsidR="003E61A0">
          <w:rPr>
            <w:rFonts w:ascii="Segoe UI" w:hAnsi="Segoe UI" w:cs="Segoe UI"/>
            <w:color w:val="000000"/>
            <w:sz w:val="22"/>
            <w:szCs w:val="22"/>
          </w:rPr>
          <w:t>in section 3.2.1, p</w:t>
        </w:r>
        <w:del w:id="1836" w:author="Author">
          <w:r w:rsidR="00D808EB" w:rsidRPr="002800AC" w:rsidDel="003E61A0">
            <w:rPr>
              <w:rFonts w:ascii="Segoe UI" w:hAnsi="Segoe UI" w:cs="Segoe UI"/>
              <w:color w:val="000000"/>
              <w:sz w:val="22"/>
              <w:szCs w:val="22"/>
            </w:rPr>
            <w:delText>P</w:delText>
          </w:r>
        </w:del>
        <w:r w:rsidR="00D808EB" w:rsidRPr="002800AC">
          <w:rPr>
            <w:rFonts w:ascii="Segoe UI" w:hAnsi="Segoe UI" w:cs="Segoe UI"/>
            <w:color w:val="000000"/>
            <w:sz w:val="22"/>
            <w:szCs w:val="22"/>
          </w:rPr>
          <w:t>rovide the following information about your application:</w:t>
        </w:r>
      </w:ins>
    </w:p>
    <w:p w14:paraId="51631AB6" w14:textId="6DC1A92B" w:rsidR="00D808EB" w:rsidRPr="002800AC" w:rsidRDefault="00D808EB" w:rsidP="63E3D780">
      <w:pPr>
        <w:pStyle w:val="NormalWeb"/>
        <w:numPr>
          <w:ilvl w:val="1"/>
          <w:numId w:val="32"/>
        </w:numPr>
        <w:shd w:val="clear" w:color="auto" w:fill="FFFFFF" w:themeFill="background1"/>
        <w:spacing w:before="100" w:beforeAutospacing="1"/>
        <w:ind w:left="1140"/>
        <w:rPr>
          <w:ins w:id="1837" w:author="Author"/>
          <w:rFonts w:ascii="Segoe UI" w:hAnsi="Segoe UI" w:cs="Segoe UI"/>
          <w:color w:val="000000"/>
          <w:sz w:val="22"/>
          <w:szCs w:val="22"/>
        </w:rPr>
      </w:pPr>
      <w:ins w:id="1838" w:author="Author">
        <w:r w:rsidRPr="002800AC">
          <w:rPr>
            <w:rStyle w:val="Strong"/>
            <w:rFonts w:ascii="Segoe UI" w:hAnsi="Segoe UI" w:cs="Segoe UI"/>
            <w:color w:val="000000"/>
            <w:sz w:val="22"/>
            <w:szCs w:val="22"/>
          </w:rPr>
          <w:t>Name</w:t>
        </w:r>
        <w:r w:rsidRPr="002800AC">
          <w:rPr>
            <w:rFonts w:ascii="Segoe UI" w:hAnsi="Segoe UI" w:cs="Segoe UI"/>
            <w:color w:val="000000"/>
            <w:sz w:val="22"/>
            <w:szCs w:val="22"/>
          </w:rPr>
          <w:t>: Th</w:t>
        </w:r>
        <w:r w:rsidR="00312020">
          <w:rPr>
            <w:rFonts w:ascii="Segoe UI" w:hAnsi="Segoe UI" w:cs="Segoe UI"/>
            <w:color w:val="000000"/>
            <w:sz w:val="22"/>
            <w:szCs w:val="22"/>
          </w:rPr>
          <w:t>is represents th</w:t>
        </w:r>
        <w:r w:rsidRPr="002800AC">
          <w:rPr>
            <w:rFonts w:ascii="Segoe UI" w:hAnsi="Segoe UI" w:cs="Segoe UI"/>
            <w:color w:val="000000"/>
            <w:sz w:val="22"/>
            <w:szCs w:val="22"/>
          </w:rPr>
          <w:t xml:space="preserve">e </w:t>
        </w:r>
        <w:r w:rsidR="00690274">
          <w:rPr>
            <w:rFonts w:ascii="Segoe UI" w:hAnsi="Segoe UI" w:cs="Segoe UI"/>
            <w:color w:val="000000"/>
            <w:sz w:val="22"/>
            <w:szCs w:val="22"/>
          </w:rPr>
          <w:t xml:space="preserve">display </w:t>
        </w:r>
        <w:r w:rsidRPr="002800AC">
          <w:rPr>
            <w:rFonts w:ascii="Segoe UI" w:hAnsi="Segoe UI" w:cs="Segoe UI"/>
            <w:color w:val="000000"/>
            <w:sz w:val="22"/>
            <w:szCs w:val="22"/>
          </w:rPr>
          <w:t xml:space="preserve">name of the application that will appear </w:t>
        </w:r>
        <w:del w:id="1839" w:author="Author">
          <w:r w:rsidRPr="002800AC" w:rsidDel="009232D7">
            <w:rPr>
              <w:rFonts w:ascii="Segoe UI" w:hAnsi="Segoe UI" w:cs="Segoe UI"/>
              <w:color w:val="000000"/>
              <w:sz w:val="22"/>
              <w:szCs w:val="22"/>
            </w:rPr>
            <w:delText>o</w:delText>
          </w:r>
        </w:del>
        <w:r w:rsidR="009232D7">
          <w:rPr>
            <w:rFonts w:ascii="Segoe UI" w:hAnsi="Segoe UI" w:cs="Segoe UI"/>
            <w:color w:val="000000"/>
            <w:sz w:val="22"/>
            <w:szCs w:val="22"/>
          </w:rPr>
          <w:t>i</w:t>
        </w:r>
        <w:r w:rsidRPr="002800AC">
          <w:rPr>
            <w:rFonts w:ascii="Segoe UI" w:hAnsi="Segoe UI" w:cs="Segoe UI"/>
            <w:color w:val="000000"/>
            <w:sz w:val="22"/>
            <w:szCs w:val="22"/>
          </w:rPr>
          <w:t xml:space="preserve">n the </w:t>
        </w:r>
        <w:r w:rsidR="009232D7">
          <w:rPr>
            <w:rFonts w:ascii="Segoe UI" w:hAnsi="Segoe UI" w:cs="Segoe UI"/>
            <w:color w:val="000000"/>
            <w:sz w:val="22"/>
            <w:szCs w:val="22"/>
          </w:rPr>
          <w:t xml:space="preserve">Azure AD Portal </w:t>
        </w:r>
        <w:r w:rsidR="00690274">
          <w:rPr>
            <w:rFonts w:ascii="Segoe UI" w:hAnsi="Segoe UI" w:cs="Segoe UI"/>
            <w:color w:val="000000"/>
            <w:sz w:val="22"/>
            <w:szCs w:val="22"/>
          </w:rPr>
          <w:t>and in the MyApps panel that user log into</w:t>
        </w:r>
        <w:del w:id="1840" w:author="Author">
          <w:r w:rsidRPr="002800AC" w:rsidDel="009232D7">
            <w:rPr>
              <w:rFonts w:ascii="Segoe UI" w:hAnsi="Segoe UI" w:cs="Segoe UI"/>
              <w:color w:val="000000"/>
              <w:sz w:val="22"/>
              <w:szCs w:val="22"/>
            </w:rPr>
            <w:delText>access panel and in the Azure portal.</w:delText>
          </w:r>
        </w:del>
      </w:ins>
    </w:p>
    <w:p w14:paraId="62049879" w14:textId="77777777" w:rsidR="00D808EB" w:rsidDel="009458EC" w:rsidRDefault="00D808EB" w:rsidP="004A5AF4">
      <w:pPr>
        <w:pStyle w:val="NormalWeb"/>
        <w:numPr>
          <w:ilvl w:val="1"/>
          <w:numId w:val="32"/>
        </w:numPr>
        <w:shd w:val="clear" w:color="auto" w:fill="FFFFFF"/>
        <w:spacing w:before="100" w:beforeAutospacing="1"/>
        <w:ind w:left="1140"/>
        <w:rPr>
          <w:del w:id="1841" w:author="Author"/>
          <w:rFonts w:ascii="Segoe UI" w:hAnsi="Segoe UI" w:cs="Segoe UI"/>
          <w:color w:val="000000"/>
          <w:sz w:val="22"/>
          <w:szCs w:val="22"/>
        </w:rPr>
      </w:pPr>
      <w:ins w:id="1842" w:author="Author">
        <w:r w:rsidRPr="002800AC">
          <w:rPr>
            <w:rStyle w:val="Strong"/>
            <w:rFonts w:ascii="Segoe UI" w:hAnsi="Segoe UI" w:cs="Segoe UI"/>
            <w:color w:val="000000"/>
            <w:sz w:val="22"/>
            <w:szCs w:val="22"/>
          </w:rPr>
          <w:t>Internal URL</w:t>
        </w:r>
        <w:r w:rsidRPr="002800AC">
          <w:rPr>
            <w:rFonts w:ascii="Segoe UI" w:hAnsi="Segoe UI" w:cs="Segoe UI"/>
            <w:color w:val="000000"/>
            <w:sz w:val="22"/>
            <w:szCs w:val="22"/>
          </w:rPr>
          <w:t>: Th</w:t>
        </w:r>
        <w:r w:rsidR="00312020">
          <w:rPr>
            <w:rFonts w:ascii="Segoe UI" w:hAnsi="Segoe UI" w:cs="Segoe UI"/>
            <w:color w:val="000000"/>
            <w:sz w:val="22"/>
            <w:szCs w:val="22"/>
          </w:rPr>
          <w:t xml:space="preserve">is is the </w:t>
        </w:r>
        <w:del w:id="1843" w:author="Author">
          <w:r w:rsidRPr="002800AC" w:rsidDel="00312020">
            <w:rPr>
              <w:rFonts w:ascii="Segoe UI" w:hAnsi="Segoe UI" w:cs="Segoe UI"/>
              <w:color w:val="000000"/>
              <w:sz w:val="22"/>
              <w:szCs w:val="22"/>
            </w:rPr>
            <w:delText xml:space="preserve">e </w:delText>
          </w:r>
        </w:del>
        <w:r w:rsidRPr="002800AC">
          <w:rPr>
            <w:rFonts w:ascii="Segoe UI" w:hAnsi="Segoe UI" w:cs="Segoe UI"/>
            <w:color w:val="000000"/>
            <w:sz w:val="22"/>
            <w:szCs w:val="22"/>
          </w:rPr>
          <w:t xml:space="preserve">URL that you use to access the application from inside your </w:t>
        </w:r>
        <w:del w:id="1844" w:author="Author">
          <w:r w:rsidRPr="002800AC" w:rsidDel="00312020">
            <w:rPr>
              <w:rFonts w:ascii="Segoe UI" w:hAnsi="Segoe UI" w:cs="Segoe UI"/>
              <w:color w:val="000000"/>
              <w:sz w:val="22"/>
              <w:szCs w:val="22"/>
            </w:rPr>
            <w:delText>private</w:delText>
          </w:r>
        </w:del>
        <w:r w:rsidR="00312020">
          <w:rPr>
            <w:rFonts w:ascii="Segoe UI" w:hAnsi="Segoe UI" w:cs="Segoe UI"/>
            <w:color w:val="000000"/>
            <w:sz w:val="22"/>
            <w:szCs w:val="22"/>
          </w:rPr>
          <w:t>trusted</w:t>
        </w:r>
        <w:r w:rsidRPr="002800AC">
          <w:rPr>
            <w:rFonts w:ascii="Segoe UI" w:hAnsi="Segoe UI" w:cs="Segoe UI"/>
            <w:color w:val="000000"/>
            <w:sz w:val="22"/>
            <w:szCs w:val="22"/>
          </w:rPr>
          <w:t xml:space="preserve"> network. You can provide a specific path on the backend server to publish, while the rest of the server is unpublished. In this way, you can publish different sites on the same server as different </w:t>
        </w:r>
        <w:del w:id="1845" w:author="Author">
          <w:r w:rsidRPr="002800AC" w:rsidDel="00264F2D">
            <w:rPr>
              <w:rFonts w:ascii="Segoe UI" w:hAnsi="Segoe UI" w:cs="Segoe UI"/>
              <w:color w:val="000000"/>
              <w:sz w:val="22"/>
              <w:szCs w:val="22"/>
            </w:rPr>
            <w:delText>apps, and</w:delText>
          </w:r>
        </w:del>
        <w:r w:rsidR="00264F2D" w:rsidRPr="002800AC">
          <w:rPr>
            <w:rFonts w:ascii="Segoe UI" w:hAnsi="Segoe UI" w:cs="Segoe UI"/>
            <w:color w:val="000000"/>
            <w:sz w:val="22"/>
            <w:szCs w:val="22"/>
          </w:rPr>
          <w:t>apps and</w:t>
        </w:r>
        <w:r w:rsidRPr="002800AC">
          <w:rPr>
            <w:rFonts w:ascii="Segoe UI" w:hAnsi="Segoe UI" w:cs="Segoe UI"/>
            <w:color w:val="000000"/>
            <w:sz w:val="22"/>
            <w:szCs w:val="22"/>
          </w:rPr>
          <w:t xml:space="preserve"> give each </w:t>
        </w:r>
        <w:del w:id="1846" w:author="Author">
          <w:r w:rsidRPr="002800AC" w:rsidDel="00807B93">
            <w:rPr>
              <w:rFonts w:ascii="Segoe UI" w:hAnsi="Segoe UI" w:cs="Segoe UI"/>
              <w:color w:val="000000"/>
              <w:sz w:val="22"/>
              <w:szCs w:val="22"/>
            </w:rPr>
            <w:delText xml:space="preserve">one </w:delText>
          </w:r>
        </w:del>
        <w:r w:rsidRPr="002800AC">
          <w:rPr>
            <w:rFonts w:ascii="Segoe UI" w:hAnsi="Segoe UI" w:cs="Segoe UI"/>
            <w:color w:val="000000"/>
            <w:sz w:val="22"/>
            <w:szCs w:val="22"/>
          </w:rPr>
          <w:t>its own name and access rules.</w:t>
        </w:r>
      </w:ins>
    </w:p>
    <w:p w14:paraId="0BC2102B" w14:textId="77777777" w:rsidR="009458EC" w:rsidRDefault="009458EC" w:rsidP="2F909190">
      <w:pPr>
        <w:pStyle w:val="NormalWeb"/>
        <w:numPr>
          <w:ilvl w:val="1"/>
          <w:numId w:val="32"/>
        </w:numPr>
        <w:shd w:val="clear" w:color="auto" w:fill="FFFFFF" w:themeFill="background1"/>
        <w:spacing w:before="100" w:beforeAutospacing="1"/>
        <w:ind w:left="1140"/>
        <w:rPr>
          <w:ins w:id="1847" w:author="Author"/>
          <w:rFonts w:ascii="Segoe UI" w:hAnsi="Segoe UI" w:cs="Segoe UI"/>
          <w:color w:val="000000"/>
          <w:sz w:val="22"/>
          <w:szCs w:val="22"/>
        </w:rPr>
      </w:pPr>
    </w:p>
    <w:p w14:paraId="6B5E0FBE" w14:textId="72C36B21" w:rsidR="009458EC" w:rsidRPr="00532D68" w:rsidRDefault="009458EC" w:rsidP="2F909190">
      <w:pPr>
        <w:pStyle w:val="NormalWeb"/>
        <w:numPr>
          <w:ilvl w:val="1"/>
          <w:numId w:val="32"/>
        </w:numPr>
        <w:shd w:val="clear" w:color="auto" w:fill="FFFFFF" w:themeFill="background1"/>
        <w:spacing w:before="100" w:beforeAutospacing="1"/>
        <w:ind w:left="1140"/>
        <w:rPr>
          <w:ins w:id="1848" w:author="Author"/>
          <w:rFonts w:ascii="Segoe UI" w:hAnsi="Segoe UI" w:cs="Segoe UI"/>
          <w:color w:val="000000"/>
          <w:sz w:val="22"/>
          <w:szCs w:val="22"/>
        </w:rPr>
      </w:pPr>
      <w:ins w:id="1849" w:author="Author">
        <w:r w:rsidRPr="002800AC">
          <w:rPr>
            <w:rStyle w:val="Strong"/>
            <w:rFonts w:ascii="Segoe UI" w:hAnsi="Segoe UI" w:cs="Segoe UI"/>
            <w:color w:val="000000"/>
            <w:sz w:val="22"/>
            <w:szCs w:val="22"/>
          </w:rPr>
          <w:t>External URL</w:t>
        </w:r>
        <w:r w:rsidRPr="002800AC">
          <w:rPr>
            <w:rFonts w:ascii="Segoe UI" w:hAnsi="Segoe UI" w:cs="Segoe UI"/>
            <w:color w:val="000000"/>
            <w:sz w:val="22"/>
            <w:szCs w:val="22"/>
          </w:rPr>
          <w:t xml:space="preserve">: The address your users will go to </w:t>
        </w:r>
        <w:del w:id="1850" w:author="Author">
          <w:r w:rsidRPr="002800AC" w:rsidDel="00E75FE6">
            <w:rPr>
              <w:rFonts w:ascii="Segoe UI" w:hAnsi="Segoe UI" w:cs="Segoe UI"/>
              <w:color w:val="000000"/>
              <w:sz w:val="22"/>
              <w:szCs w:val="22"/>
            </w:rPr>
            <w:delText>in order to</w:delText>
          </w:r>
        </w:del>
        <w:r w:rsidR="00E75FE6">
          <w:rPr>
            <w:rFonts w:ascii="Segoe UI" w:hAnsi="Segoe UI" w:cs="Segoe UI"/>
            <w:color w:val="000000"/>
            <w:sz w:val="22"/>
            <w:szCs w:val="22"/>
          </w:rPr>
          <w:t>when</w:t>
        </w:r>
        <w:r w:rsidRPr="002800AC">
          <w:rPr>
            <w:rFonts w:ascii="Segoe UI" w:hAnsi="Segoe UI" w:cs="Segoe UI"/>
            <w:color w:val="000000"/>
            <w:sz w:val="22"/>
            <w:szCs w:val="22"/>
          </w:rPr>
          <w:t xml:space="preserve"> access</w:t>
        </w:r>
        <w:r w:rsidR="00E75FE6">
          <w:rPr>
            <w:rFonts w:ascii="Segoe UI" w:hAnsi="Segoe UI" w:cs="Segoe UI"/>
            <w:color w:val="000000"/>
            <w:sz w:val="22"/>
            <w:szCs w:val="22"/>
          </w:rPr>
          <w:t>ing</w:t>
        </w:r>
        <w:r w:rsidRPr="002800AC">
          <w:rPr>
            <w:rFonts w:ascii="Segoe UI" w:hAnsi="Segoe UI" w:cs="Segoe UI"/>
            <w:color w:val="000000"/>
            <w:sz w:val="22"/>
            <w:szCs w:val="22"/>
          </w:rPr>
          <w:t xml:space="preserve"> the app from outside your </w:t>
        </w:r>
        <w:r w:rsidR="00E75FE6">
          <w:rPr>
            <w:rFonts w:ascii="Segoe UI" w:hAnsi="Segoe UI" w:cs="Segoe UI"/>
            <w:color w:val="000000"/>
            <w:sz w:val="22"/>
            <w:szCs w:val="22"/>
          </w:rPr>
          <w:t xml:space="preserve">corporate </w:t>
        </w:r>
        <w:r w:rsidRPr="002800AC">
          <w:rPr>
            <w:rFonts w:ascii="Segoe UI" w:hAnsi="Segoe UI" w:cs="Segoe UI"/>
            <w:color w:val="000000"/>
            <w:sz w:val="22"/>
            <w:szCs w:val="22"/>
          </w:rPr>
          <w:t xml:space="preserve">network. </w:t>
        </w:r>
      </w:ins>
    </w:p>
    <w:p w14:paraId="4943060B" w14:textId="77777777" w:rsidR="009458EC" w:rsidRPr="002800AC" w:rsidRDefault="009458EC" w:rsidP="2F909190">
      <w:pPr>
        <w:pStyle w:val="NormalWeb"/>
        <w:numPr>
          <w:ilvl w:val="0"/>
          <w:numId w:val="32"/>
        </w:numPr>
        <w:shd w:val="clear" w:color="auto" w:fill="FFFFFF" w:themeFill="background1"/>
        <w:spacing w:before="100" w:beforeAutospacing="1"/>
        <w:rPr>
          <w:ins w:id="1851" w:author="Author"/>
          <w:rFonts w:ascii="Segoe UI" w:hAnsi="Segoe UI" w:cs="Segoe UI"/>
          <w:color w:val="000000"/>
          <w:sz w:val="22"/>
          <w:szCs w:val="22"/>
        </w:rPr>
      </w:pPr>
      <w:ins w:id="1852" w:author="Author">
        <w:r>
          <w:rPr>
            <w:rFonts w:ascii="Segoe UI" w:hAnsi="Segoe UI" w:cs="Segoe UI"/>
            <w:color w:val="000000"/>
            <w:sz w:val="22"/>
            <w:szCs w:val="22"/>
          </w:rPr>
          <w:t xml:space="preserve">Unless necessary, </w:t>
        </w:r>
        <w:r w:rsidRPr="002800AC">
          <w:rPr>
            <w:rFonts w:ascii="Segoe UI" w:hAnsi="Segoe UI" w:cs="Segoe UI"/>
            <w:color w:val="000000"/>
            <w:sz w:val="22"/>
            <w:szCs w:val="22"/>
          </w:rPr>
          <w:t>most applications</w:t>
        </w:r>
        <w:r>
          <w:rPr>
            <w:rFonts w:ascii="Segoe UI" w:hAnsi="Segoe UI" w:cs="Segoe UI"/>
            <w:color w:val="000000"/>
            <w:sz w:val="22"/>
            <w:szCs w:val="22"/>
          </w:rPr>
          <w:t xml:space="preserve"> </w:t>
        </w:r>
        <w:r w:rsidRPr="002800AC">
          <w:rPr>
            <w:rFonts w:ascii="Segoe UI" w:hAnsi="Segoe UI" w:cs="Segoe UI"/>
            <w:color w:val="000000"/>
            <w:sz w:val="22"/>
            <w:szCs w:val="22"/>
          </w:rPr>
          <w:t xml:space="preserve">should </w:t>
        </w:r>
        <w:r>
          <w:rPr>
            <w:rFonts w:ascii="Segoe UI" w:hAnsi="Segoe UI" w:cs="Segoe UI"/>
            <w:color w:val="000000"/>
            <w:sz w:val="22"/>
            <w:szCs w:val="22"/>
          </w:rPr>
          <w:t xml:space="preserve">work with the remaining </w:t>
        </w:r>
        <w:r w:rsidRPr="002800AC">
          <w:rPr>
            <w:rFonts w:ascii="Segoe UI" w:hAnsi="Segoe UI" w:cs="Segoe UI"/>
            <w:color w:val="000000"/>
            <w:sz w:val="22"/>
            <w:szCs w:val="22"/>
          </w:rPr>
          <w:t>settings in their default states.</w:t>
        </w:r>
      </w:ins>
    </w:p>
    <w:p w14:paraId="2B4BA944" w14:textId="0661E79A" w:rsidR="009458EC" w:rsidRPr="002800AC" w:rsidRDefault="009458EC" w:rsidP="2F909190">
      <w:pPr>
        <w:numPr>
          <w:ilvl w:val="1"/>
          <w:numId w:val="32"/>
        </w:numPr>
        <w:shd w:val="clear" w:color="auto" w:fill="FFFFFF" w:themeFill="background1"/>
        <w:spacing w:before="100" w:beforeAutospacing="1" w:after="100" w:afterAutospacing="1" w:line="240" w:lineRule="auto"/>
        <w:rPr>
          <w:ins w:id="1853" w:author="Author"/>
          <w:rFonts w:cs="Segoe UI"/>
          <w:color w:val="000000"/>
        </w:rPr>
      </w:pPr>
      <w:ins w:id="1854" w:author="Author">
        <w:r w:rsidRPr="002800AC">
          <w:rPr>
            <w:rStyle w:val="Strong"/>
            <w:rFonts w:cs="Segoe UI"/>
            <w:color w:val="000000"/>
          </w:rPr>
          <w:t>Backend Application Timeout</w:t>
        </w:r>
        <w:r w:rsidRPr="002800AC">
          <w:rPr>
            <w:rFonts w:cs="Segoe UI"/>
            <w:color w:val="000000"/>
          </w:rPr>
          <w:t>: Set this value to </w:t>
        </w:r>
        <w:r w:rsidRPr="002800AC">
          <w:rPr>
            <w:rStyle w:val="Strong"/>
            <w:rFonts w:cs="Segoe UI"/>
            <w:color w:val="000000"/>
          </w:rPr>
          <w:t>Long</w:t>
        </w:r>
        <w:r w:rsidRPr="002800AC">
          <w:rPr>
            <w:rFonts w:cs="Segoe UI"/>
            <w:color w:val="000000"/>
          </w:rPr>
          <w:t> </w:t>
        </w:r>
        <w:r w:rsidR="0026569D">
          <w:rPr>
            <w:rFonts w:cs="Segoe UI"/>
            <w:color w:val="000000"/>
          </w:rPr>
          <w:t xml:space="preserve">in very specific cases where the </w:t>
        </w:r>
        <w:del w:id="1855" w:author="Author">
          <w:r w:rsidRPr="002800AC" w:rsidDel="0026569D">
            <w:rPr>
              <w:rFonts w:cs="Segoe UI"/>
              <w:color w:val="000000"/>
            </w:rPr>
            <w:delText>only if your</w:delText>
          </w:r>
        </w:del>
        <w:r w:rsidR="0026569D">
          <w:rPr>
            <w:rFonts w:cs="Segoe UI"/>
            <w:color w:val="000000"/>
          </w:rPr>
          <w:t>backend service</w:t>
        </w:r>
        <w:r w:rsidRPr="002800AC">
          <w:rPr>
            <w:rFonts w:cs="Segoe UI"/>
            <w:color w:val="000000"/>
          </w:rPr>
          <w:t xml:space="preserve"> </w:t>
        </w:r>
        <w:r w:rsidR="0026569D">
          <w:rPr>
            <w:rFonts w:cs="Segoe UI"/>
            <w:color w:val="000000"/>
          </w:rPr>
          <w:t xml:space="preserve">takes </w:t>
        </w:r>
        <w:r w:rsidR="00E75FE6">
          <w:rPr>
            <w:rFonts w:cs="Segoe UI"/>
            <w:color w:val="000000"/>
          </w:rPr>
          <w:t xml:space="preserve">more than 75 seconds </w:t>
        </w:r>
        <w:del w:id="1856" w:author="Author">
          <w:r w:rsidR="0026569D" w:rsidDel="00E75FE6">
            <w:rPr>
              <w:rFonts w:cs="Segoe UI"/>
              <w:color w:val="000000"/>
            </w:rPr>
            <w:delText xml:space="preserve">a considerably long time </w:delText>
          </w:r>
        </w:del>
        <w:r w:rsidR="0026569D">
          <w:rPr>
            <w:rFonts w:cs="Segoe UI"/>
            <w:color w:val="000000"/>
          </w:rPr>
          <w:t>to respond</w:t>
        </w:r>
        <w:r w:rsidR="0080795A">
          <w:rPr>
            <w:rFonts w:cs="Segoe UI"/>
            <w:color w:val="000000"/>
          </w:rPr>
          <w:t>. E.g. A front end web application waiting for a SQL query to complete</w:t>
        </w:r>
        <w:del w:id="1857" w:author="Author">
          <w:r w:rsidRPr="002800AC" w:rsidDel="0026569D">
            <w:rPr>
              <w:rFonts w:cs="Segoe UI"/>
              <w:color w:val="000000"/>
            </w:rPr>
            <w:delText>application is slow to authenticate and connect.</w:delText>
          </w:r>
        </w:del>
      </w:ins>
    </w:p>
    <w:p w14:paraId="10A9644E" w14:textId="77777777" w:rsidR="009458EC" w:rsidRPr="002800AC" w:rsidRDefault="009458EC" w:rsidP="2F909190">
      <w:pPr>
        <w:numPr>
          <w:ilvl w:val="1"/>
          <w:numId w:val="32"/>
        </w:numPr>
        <w:shd w:val="clear" w:color="auto" w:fill="FFFFFF" w:themeFill="background1"/>
        <w:spacing w:before="100" w:beforeAutospacing="1" w:after="100" w:afterAutospacing="1" w:line="240" w:lineRule="auto"/>
        <w:rPr>
          <w:ins w:id="1858" w:author="Author"/>
          <w:rFonts w:cs="Segoe UI"/>
          <w:color w:val="000000"/>
        </w:rPr>
      </w:pPr>
      <w:ins w:id="1859" w:author="Author">
        <w:r w:rsidRPr="002800AC">
          <w:rPr>
            <w:rStyle w:val="Strong"/>
            <w:rFonts w:cs="Segoe UI"/>
            <w:color w:val="000000"/>
          </w:rPr>
          <w:lastRenderedPageBreak/>
          <w:t>Translate URLs in Headers</w:t>
        </w:r>
        <w:r w:rsidRPr="002800AC">
          <w:rPr>
            <w:rFonts w:cs="Segoe UI"/>
            <w:color w:val="000000"/>
          </w:rPr>
          <w:t>: Keep this value as </w:t>
        </w:r>
        <w:r w:rsidRPr="002800AC">
          <w:rPr>
            <w:rStyle w:val="Strong"/>
            <w:rFonts w:cs="Segoe UI"/>
            <w:color w:val="000000"/>
          </w:rPr>
          <w:t>Yes</w:t>
        </w:r>
        <w:r w:rsidRPr="002800AC">
          <w:rPr>
            <w:rFonts w:cs="Segoe UI"/>
            <w:color w:val="000000"/>
          </w:rPr>
          <w:t> unless your application required the original host header in the authentication request.</w:t>
        </w:r>
      </w:ins>
    </w:p>
    <w:p w14:paraId="1E589EDD" w14:textId="73791C67" w:rsidR="00532D68" w:rsidDel="001C66FB" w:rsidRDefault="009458EC" w:rsidP="004A5AF4">
      <w:pPr>
        <w:pStyle w:val="NormalWeb"/>
        <w:numPr>
          <w:ilvl w:val="1"/>
          <w:numId w:val="32"/>
        </w:numPr>
        <w:shd w:val="clear" w:color="auto" w:fill="FFFFFF"/>
        <w:spacing w:before="100" w:beforeAutospacing="1"/>
        <w:rPr>
          <w:ins w:id="1860" w:author="Author"/>
          <w:del w:id="1861" w:author="Author"/>
          <w:rFonts w:ascii="Segoe UI" w:hAnsi="Segoe UI" w:cs="Segoe UI"/>
          <w:color w:val="000000"/>
          <w:sz w:val="22"/>
          <w:szCs w:val="22"/>
        </w:rPr>
      </w:pPr>
      <w:ins w:id="1862" w:author="Author">
        <w:r w:rsidRPr="005D64C5">
          <w:rPr>
            <w:rStyle w:val="Strong"/>
            <w:rFonts w:ascii="Segoe UI" w:hAnsi="Segoe UI" w:cs="Segoe UI"/>
            <w:color w:val="000000"/>
            <w:sz w:val="22"/>
            <w:szCs w:val="22"/>
          </w:rPr>
          <w:t>Translate URLs in Application Body</w:t>
        </w:r>
        <w:r w:rsidRPr="005D64C5">
          <w:rPr>
            <w:rFonts w:ascii="Segoe UI" w:hAnsi="Segoe UI" w:cs="Segoe UI"/>
            <w:color w:val="000000"/>
            <w:sz w:val="22"/>
            <w:szCs w:val="22"/>
          </w:rPr>
          <w:t>: Keep this value as </w:t>
        </w:r>
        <w:r w:rsidRPr="005D64C5">
          <w:rPr>
            <w:rStyle w:val="Strong"/>
            <w:rFonts w:ascii="Segoe UI" w:hAnsi="Segoe UI" w:cs="Segoe UI"/>
            <w:color w:val="000000"/>
            <w:sz w:val="22"/>
            <w:szCs w:val="22"/>
          </w:rPr>
          <w:t>No</w:t>
        </w:r>
        <w:r w:rsidRPr="005D64C5">
          <w:rPr>
            <w:rFonts w:ascii="Segoe UI" w:hAnsi="Segoe UI" w:cs="Segoe UI"/>
            <w:color w:val="000000"/>
            <w:sz w:val="22"/>
            <w:szCs w:val="22"/>
          </w:rPr>
          <w:t> unless you have hardcoded HTML links to other on-premises applications, and don't use custom domains. For more information, see </w:t>
        </w:r>
        <w:r w:rsidRPr="2F909190">
          <w:fldChar w:fldCharType="begin"/>
        </w:r>
        <w:r w:rsidRPr="005D64C5">
          <w:rPr>
            <w:rFonts w:ascii="Segoe UI" w:hAnsi="Segoe UI" w:cs="Segoe UI"/>
            <w:color w:val="000000"/>
            <w:sz w:val="22"/>
            <w:szCs w:val="22"/>
          </w:rPr>
          <w:instrText xml:space="preserve"> HYPERLINK "https://docs.microsoft.com/en-us/azure/active-directory/application-proxy-link-translation" </w:instrText>
        </w:r>
        <w:r w:rsidRPr="2F909190">
          <w:rPr>
            <w:rFonts w:cs="Segoe UI"/>
            <w:color w:val="000000"/>
          </w:rPr>
          <w:fldChar w:fldCharType="separate"/>
        </w:r>
        <w:r w:rsidRPr="2F909190">
          <w:rPr>
            <w:rStyle w:val="Hyperlink"/>
            <w:rFonts w:cs="Segoe UI"/>
            <w:color w:val="0078D7"/>
          </w:rPr>
          <w:t>Link translation with Application Proxy</w:t>
        </w:r>
        <w:r w:rsidRPr="2F909190">
          <w:fldChar w:fldCharType="end"/>
        </w:r>
        <w:r w:rsidRPr="005D64C5">
          <w:rPr>
            <w:rFonts w:ascii="Segoe UI" w:hAnsi="Segoe UI" w:cs="Segoe UI"/>
            <w:color w:val="000000"/>
            <w:sz w:val="22"/>
            <w:szCs w:val="22"/>
          </w:rPr>
          <w:t>.</w:t>
        </w:r>
      </w:ins>
    </w:p>
    <w:p w14:paraId="3550B1C2" w14:textId="77777777" w:rsidR="00E60112" w:rsidRPr="001C66FB" w:rsidRDefault="00E60112" w:rsidP="2F909190">
      <w:pPr>
        <w:pStyle w:val="NormalWeb"/>
        <w:numPr>
          <w:ilvl w:val="1"/>
          <w:numId w:val="32"/>
        </w:numPr>
        <w:shd w:val="clear" w:color="auto" w:fill="FFFFFF" w:themeFill="background1"/>
        <w:spacing w:before="100" w:beforeAutospacing="1"/>
        <w:rPr>
          <w:ins w:id="1863" w:author="Author"/>
          <w:rFonts w:ascii="Segoe UI" w:hAnsi="Segoe UI" w:cs="Segoe UI"/>
          <w:color w:val="000000"/>
          <w:sz w:val="22"/>
          <w:szCs w:val="22"/>
        </w:rPr>
      </w:pPr>
    </w:p>
    <w:p w14:paraId="7E36EBDF" w14:textId="109F8760" w:rsidR="00E60112" w:rsidRPr="00022C72" w:rsidRDefault="00E60112" w:rsidP="004A5AF4">
      <w:pPr>
        <w:pStyle w:val="ListParagraph"/>
        <w:numPr>
          <w:ilvl w:val="0"/>
          <w:numId w:val="32"/>
        </w:numPr>
        <w:spacing w:before="0"/>
        <w:rPr>
          <w:ins w:id="1864" w:author="Author"/>
          <w:rFonts w:cs="Segoe UI"/>
        </w:rPr>
      </w:pPr>
      <w:ins w:id="1865" w:author="Author">
        <w:r w:rsidRPr="006A5A31">
          <w:t xml:space="preserve">In the </w:t>
        </w:r>
        <w:r w:rsidRPr="00E60112">
          <w:rPr>
            <w:b/>
          </w:rPr>
          <w:t>External URL</w:t>
        </w:r>
        <w:r w:rsidRPr="006A5A31">
          <w:t xml:space="preserve"> field, use the dropdown list to select your custom domain. If you </w:t>
        </w:r>
        <w:r w:rsidRPr="00022C72">
          <w:rPr>
            <w:rFonts w:cs="Segoe UI"/>
          </w:rPr>
          <w:t xml:space="preserve">don't see your domain in the list, then it hasn't been verified yet. </w:t>
        </w:r>
      </w:ins>
    </w:p>
    <w:p w14:paraId="310D9A51" w14:textId="2DB15A34" w:rsidR="00D83054" w:rsidRDefault="00D83054" w:rsidP="2F909190">
      <w:pPr>
        <w:pStyle w:val="NormalWeb"/>
        <w:numPr>
          <w:ilvl w:val="1"/>
          <w:numId w:val="32"/>
        </w:numPr>
        <w:shd w:val="clear" w:color="auto" w:fill="FFFFFF" w:themeFill="background1"/>
        <w:spacing w:before="100" w:beforeAutospacing="1"/>
        <w:ind w:left="1140"/>
        <w:rPr>
          <w:ins w:id="1866" w:author="Author"/>
          <w:rFonts w:ascii="Segoe UI" w:hAnsi="Segoe UI" w:cs="Segoe UI"/>
          <w:color w:val="000000"/>
          <w:sz w:val="22"/>
          <w:szCs w:val="22"/>
        </w:rPr>
      </w:pPr>
      <w:ins w:id="1867" w:author="Author">
        <w:r w:rsidRPr="00022C72">
          <w:rPr>
            <w:rStyle w:val="Strong"/>
            <w:rFonts w:ascii="Segoe UI" w:hAnsi="Segoe UI" w:cs="Segoe UI"/>
            <w:color w:val="000000"/>
            <w:sz w:val="22"/>
            <w:szCs w:val="22"/>
          </w:rPr>
          <w:t>Pre-Authentication</w:t>
        </w:r>
        <w:r w:rsidRPr="00022C72">
          <w:rPr>
            <w:rFonts w:ascii="Segoe UI" w:hAnsi="Segoe UI" w:cs="Segoe UI"/>
            <w:color w:val="000000"/>
            <w:sz w:val="22"/>
            <w:szCs w:val="22"/>
          </w:rPr>
          <w:t xml:space="preserve">: This is what allows Application Proxy to </w:t>
        </w:r>
        <w:r w:rsidR="00593D1F">
          <w:rPr>
            <w:rFonts w:ascii="Segoe UI" w:hAnsi="Segoe UI" w:cs="Segoe UI"/>
            <w:color w:val="000000"/>
            <w:sz w:val="22"/>
            <w:szCs w:val="22"/>
          </w:rPr>
          <w:t xml:space="preserve">gate access to backend resources by </w:t>
        </w:r>
        <w:r w:rsidRPr="00022C72">
          <w:rPr>
            <w:rFonts w:ascii="Segoe UI" w:hAnsi="Segoe UI" w:cs="Segoe UI"/>
            <w:color w:val="000000"/>
            <w:sz w:val="22"/>
            <w:szCs w:val="22"/>
          </w:rPr>
          <w:t>validat</w:t>
        </w:r>
        <w:r w:rsidR="00593D1F">
          <w:rPr>
            <w:rFonts w:ascii="Segoe UI" w:hAnsi="Segoe UI" w:cs="Segoe UI"/>
            <w:color w:val="000000"/>
            <w:sz w:val="22"/>
            <w:szCs w:val="22"/>
          </w:rPr>
          <w:t>ing</w:t>
        </w:r>
        <w:del w:id="1868" w:author="Author">
          <w:r w:rsidRPr="00022C72" w:rsidDel="00593D1F">
            <w:rPr>
              <w:rFonts w:ascii="Segoe UI" w:hAnsi="Segoe UI" w:cs="Segoe UI"/>
              <w:color w:val="000000"/>
              <w:sz w:val="22"/>
              <w:szCs w:val="22"/>
            </w:rPr>
            <w:delText>e</w:delText>
          </w:r>
        </w:del>
        <w:r w:rsidRPr="00022C72">
          <w:rPr>
            <w:rFonts w:ascii="Segoe UI" w:hAnsi="Segoe UI" w:cs="Segoe UI"/>
            <w:color w:val="000000"/>
            <w:sz w:val="22"/>
            <w:szCs w:val="22"/>
          </w:rPr>
          <w:t xml:space="preserve"> user credentials before granting them access to your application</w:t>
        </w:r>
        <w:r w:rsidR="00593D1F">
          <w:rPr>
            <w:rFonts w:ascii="Segoe UI" w:hAnsi="Segoe UI" w:cs="Segoe UI"/>
            <w:color w:val="000000"/>
            <w:sz w:val="22"/>
            <w:szCs w:val="22"/>
          </w:rPr>
          <w:t xml:space="preserve">. </w:t>
        </w:r>
        <w:del w:id="1869" w:author="Author">
          <w:r w:rsidR="008A4828" w:rsidDel="00593D1F">
            <w:rPr>
              <w:rFonts w:ascii="Segoe UI" w:hAnsi="Segoe UI" w:cs="Segoe UI"/>
              <w:color w:val="000000"/>
              <w:sz w:val="22"/>
              <w:szCs w:val="22"/>
            </w:rPr>
            <w:delText>,</w:delText>
          </w:r>
        </w:del>
        <w:r w:rsidR="008A4828">
          <w:rPr>
            <w:rFonts w:ascii="Segoe UI" w:hAnsi="Segoe UI" w:cs="Segoe UI"/>
            <w:color w:val="000000"/>
            <w:sz w:val="22"/>
            <w:szCs w:val="22"/>
          </w:rPr>
          <w:t xml:space="preserve"> </w:t>
        </w:r>
        <w:del w:id="1870" w:author="Author">
          <w:r w:rsidR="008A4828" w:rsidDel="00593D1F">
            <w:rPr>
              <w:rFonts w:ascii="Segoe UI" w:hAnsi="Segoe UI" w:cs="Segoe UI"/>
              <w:color w:val="000000"/>
              <w:sz w:val="22"/>
              <w:szCs w:val="22"/>
            </w:rPr>
            <w:delText xml:space="preserve">and </w:delText>
          </w:r>
        </w:del>
        <w:r w:rsidR="00593D1F">
          <w:rPr>
            <w:rFonts w:ascii="Segoe UI" w:hAnsi="Segoe UI" w:cs="Segoe UI"/>
            <w:color w:val="000000"/>
            <w:sz w:val="22"/>
            <w:szCs w:val="22"/>
          </w:rPr>
          <w:t>T</w:t>
        </w:r>
        <w:del w:id="1871" w:author="Author">
          <w:r w:rsidR="008A4828" w:rsidDel="00593D1F">
            <w:rPr>
              <w:rFonts w:ascii="Segoe UI" w:hAnsi="Segoe UI" w:cs="Segoe UI"/>
              <w:color w:val="000000"/>
              <w:sz w:val="22"/>
              <w:szCs w:val="22"/>
            </w:rPr>
            <w:delText>t</w:delText>
          </w:r>
        </w:del>
        <w:r w:rsidR="008A4828">
          <w:rPr>
            <w:rFonts w:ascii="Segoe UI" w:hAnsi="Segoe UI" w:cs="Segoe UI"/>
            <w:color w:val="000000"/>
            <w:sz w:val="22"/>
            <w:szCs w:val="22"/>
          </w:rPr>
          <w:t>he two options available for this setting are:</w:t>
        </w:r>
        <w:del w:id="1872" w:author="Author">
          <w:r w:rsidRPr="00022C72" w:rsidDel="008A4828">
            <w:rPr>
              <w:rFonts w:ascii="Segoe UI" w:hAnsi="Segoe UI" w:cs="Segoe UI"/>
              <w:color w:val="000000"/>
              <w:sz w:val="22"/>
              <w:szCs w:val="22"/>
            </w:rPr>
            <w:delText>.</w:delText>
          </w:r>
        </w:del>
        <w:r w:rsidRPr="00022C72">
          <w:rPr>
            <w:rFonts w:ascii="Segoe UI" w:hAnsi="Segoe UI" w:cs="Segoe UI"/>
            <w:color w:val="000000"/>
            <w:sz w:val="22"/>
            <w:szCs w:val="22"/>
          </w:rPr>
          <w:t xml:space="preserve"> </w:t>
        </w:r>
        <w:del w:id="1873" w:author="Author">
          <w:r w:rsidRPr="00022C72" w:rsidDel="008A4828">
            <w:rPr>
              <w:rFonts w:ascii="Segoe UI" w:hAnsi="Segoe UI" w:cs="Segoe UI"/>
              <w:color w:val="000000"/>
              <w:sz w:val="22"/>
              <w:szCs w:val="22"/>
            </w:rPr>
            <w:delText xml:space="preserve">We </w:delText>
          </w:r>
          <w:r w:rsidR="00E2378B" w:rsidDel="008A4828">
            <w:rPr>
              <w:rFonts w:ascii="Segoe UI" w:hAnsi="Segoe UI" w:cs="Segoe UI"/>
              <w:color w:val="000000"/>
              <w:sz w:val="22"/>
              <w:szCs w:val="22"/>
            </w:rPr>
            <w:delText xml:space="preserve">would normally </w:delText>
          </w:r>
          <w:r w:rsidRPr="00022C72" w:rsidDel="008A4828">
            <w:rPr>
              <w:rFonts w:ascii="Segoe UI" w:hAnsi="Segoe UI" w:cs="Segoe UI"/>
              <w:color w:val="000000"/>
              <w:sz w:val="22"/>
              <w:szCs w:val="22"/>
            </w:rPr>
            <w:delText xml:space="preserve">recommend </w:delText>
          </w:r>
          <w:r w:rsidR="00A24D52" w:rsidDel="008A4828">
            <w:rPr>
              <w:rFonts w:ascii="Segoe UI" w:hAnsi="Segoe UI" w:cs="Segoe UI"/>
              <w:color w:val="000000"/>
              <w:sz w:val="22"/>
              <w:szCs w:val="22"/>
            </w:rPr>
            <w:delText xml:space="preserve">leaving this set to its default, but in view of functional testing your application, </w:delText>
          </w:r>
          <w:r w:rsidR="002C52B0" w:rsidDel="008A4828">
            <w:rPr>
              <w:rFonts w:ascii="Segoe UI" w:hAnsi="Segoe UI" w:cs="Segoe UI"/>
              <w:color w:val="000000"/>
              <w:sz w:val="22"/>
              <w:szCs w:val="22"/>
            </w:rPr>
            <w:delText xml:space="preserve">r best </w:delText>
          </w:r>
          <w:r w:rsidRPr="00022C72" w:rsidDel="008A4828">
            <w:rPr>
              <w:rFonts w:ascii="Segoe UI" w:hAnsi="Segoe UI" w:cs="Segoe UI"/>
              <w:color w:val="000000"/>
              <w:sz w:val="22"/>
              <w:szCs w:val="22"/>
            </w:rPr>
            <w:delText xml:space="preserve">that </w:delText>
          </w:r>
          <w:r w:rsidR="002C52B0" w:rsidDel="008A4828">
            <w:rPr>
              <w:rFonts w:ascii="Segoe UI" w:hAnsi="Segoe UI" w:cs="Segoe UI"/>
              <w:color w:val="000000"/>
              <w:sz w:val="22"/>
              <w:szCs w:val="22"/>
            </w:rPr>
            <w:delText>to</w:delText>
          </w:r>
          <w:r w:rsidRPr="00022C72" w:rsidDel="008A4828">
            <w:rPr>
              <w:rFonts w:ascii="Segoe UI" w:hAnsi="Segoe UI" w:cs="Segoe UI"/>
              <w:color w:val="000000"/>
              <w:sz w:val="22"/>
              <w:szCs w:val="22"/>
            </w:rPr>
            <w:delText xml:space="preserve">you start by test publishing of the application with this setting disabled. </w:delText>
          </w:r>
        </w:del>
      </w:ins>
    </w:p>
    <w:p w14:paraId="4AF8C0A2" w14:textId="0F8E3F47" w:rsidR="00CB27EE" w:rsidRPr="00CB27EE" w:rsidDel="00F00C5B" w:rsidRDefault="00CB27EE" w:rsidP="00DE61F3">
      <w:pPr>
        <w:pStyle w:val="NormalWeb"/>
        <w:numPr>
          <w:ilvl w:val="1"/>
          <w:numId w:val="36"/>
        </w:numPr>
        <w:shd w:val="clear" w:color="auto" w:fill="FFFFFF"/>
        <w:spacing w:before="100" w:beforeAutospacing="1" w:after="240"/>
        <w:rPr>
          <w:ins w:id="1874" w:author="Author"/>
          <w:del w:id="1875" w:author="Author"/>
          <w:rFonts w:ascii="Segoe UI" w:hAnsi="Segoe UI" w:cs="Segoe UI"/>
          <w:color w:val="000000"/>
          <w:sz w:val="22"/>
          <w:szCs w:val="22"/>
        </w:rPr>
      </w:pPr>
      <w:ins w:id="1876" w:author="Author">
        <w:r w:rsidRPr="00CB27EE">
          <w:rPr>
            <w:rFonts w:ascii="Segoe UI" w:hAnsi="Segoe UI" w:cs="Segoe UI"/>
            <w:color w:val="000000"/>
            <w:sz w:val="22"/>
            <w:szCs w:val="22"/>
          </w:rPr>
          <w:t xml:space="preserve">Azure Active Directory: </w:t>
        </w:r>
        <w:r w:rsidR="00593D1F">
          <w:rPr>
            <w:rFonts w:ascii="Segoe UI" w:hAnsi="Segoe UI" w:cs="Segoe UI"/>
            <w:color w:val="000000"/>
            <w:sz w:val="22"/>
            <w:szCs w:val="22"/>
          </w:rPr>
          <w:t xml:space="preserve">In this scenario </w:t>
        </w:r>
        <w:del w:id="1877" w:author="Author">
          <w:r w:rsidR="00227390" w:rsidDel="00593D1F">
            <w:rPr>
              <w:rFonts w:ascii="Segoe UI" w:hAnsi="Segoe UI" w:cs="Segoe UI"/>
              <w:color w:val="000000"/>
              <w:sz w:val="22"/>
              <w:szCs w:val="22"/>
            </w:rPr>
            <w:delText xml:space="preserve">This will instruct </w:delText>
          </w:r>
        </w:del>
        <w:r w:rsidR="00227390">
          <w:rPr>
            <w:rFonts w:ascii="Segoe UI" w:hAnsi="Segoe UI" w:cs="Segoe UI"/>
            <w:color w:val="000000"/>
            <w:sz w:val="22"/>
            <w:szCs w:val="22"/>
          </w:rPr>
          <w:t xml:space="preserve">the </w:t>
        </w:r>
        <w:del w:id="1878" w:author="Author">
          <w:r w:rsidRPr="00CB27EE" w:rsidDel="00227390">
            <w:rPr>
              <w:rFonts w:ascii="Segoe UI" w:hAnsi="Segoe UI" w:cs="Segoe UI"/>
              <w:color w:val="000000"/>
              <w:sz w:val="22"/>
              <w:szCs w:val="22"/>
            </w:rPr>
            <w:delText xml:space="preserve">Application </w:delText>
          </w:r>
        </w:del>
        <w:r w:rsidRPr="00CB27EE">
          <w:rPr>
            <w:rFonts w:ascii="Segoe UI" w:hAnsi="Segoe UI" w:cs="Segoe UI"/>
            <w:color w:val="000000"/>
            <w:sz w:val="22"/>
            <w:szCs w:val="22"/>
          </w:rPr>
          <w:t xml:space="preserve">Proxy </w:t>
        </w:r>
        <w:r w:rsidR="00593D1F">
          <w:rPr>
            <w:rFonts w:ascii="Segoe UI" w:hAnsi="Segoe UI" w:cs="Segoe UI"/>
            <w:color w:val="000000"/>
            <w:sz w:val="22"/>
            <w:szCs w:val="22"/>
          </w:rPr>
          <w:t xml:space="preserve">will redirect users </w:t>
        </w:r>
        <w:r w:rsidR="00227390">
          <w:rPr>
            <w:rFonts w:ascii="Segoe UI" w:hAnsi="Segoe UI" w:cs="Segoe UI"/>
            <w:color w:val="000000"/>
            <w:sz w:val="22"/>
            <w:szCs w:val="22"/>
          </w:rPr>
          <w:t xml:space="preserve">to </w:t>
        </w:r>
        <w:r w:rsidR="00660DDE">
          <w:rPr>
            <w:rFonts w:ascii="Segoe UI" w:hAnsi="Segoe UI" w:cs="Segoe UI"/>
            <w:color w:val="000000"/>
            <w:sz w:val="22"/>
            <w:szCs w:val="22"/>
          </w:rPr>
          <w:t xml:space="preserve">authenticate against our Azure authentication endpoint, </w:t>
        </w:r>
        <w:del w:id="1879" w:author="Author">
          <w:r w:rsidR="00367747" w:rsidDel="00660DDE">
            <w:rPr>
              <w:rFonts w:ascii="Segoe UI" w:hAnsi="Segoe UI" w:cs="Segoe UI"/>
              <w:color w:val="000000"/>
              <w:sz w:val="22"/>
              <w:szCs w:val="22"/>
            </w:rPr>
            <w:delText xml:space="preserve">authenticate users to </w:delText>
          </w:r>
          <w:r w:rsidRPr="00CB27EE" w:rsidDel="00660DDE">
            <w:rPr>
              <w:rFonts w:ascii="Segoe UI" w:hAnsi="Segoe UI" w:cs="Segoe UI"/>
              <w:color w:val="000000"/>
              <w:sz w:val="22"/>
              <w:szCs w:val="22"/>
            </w:rPr>
            <w:delText>redirects users to sign</w:delText>
          </w:r>
          <w:r w:rsidR="00B5018A" w:rsidDel="00660DDE">
            <w:rPr>
              <w:rFonts w:ascii="Segoe UI" w:hAnsi="Segoe UI" w:cs="Segoe UI"/>
              <w:color w:val="000000"/>
              <w:sz w:val="22"/>
              <w:szCs w:val="22"/>
            </w:rPr>
            <w:delText xml:space="preserve"> </w:delText>
          </w:r>
          <w:r w:rsidRPr="00CB27EE" w:rsidDel="00660DDE">
            <w:rPr>
              <w:rFonts w:ascii="Segoe UI" w:hAnsi="Segoe UI" w:cs="Segoe UI"/>
              <w:color w:val="000000"/>
              <w:sz w:val="22"/>
              <w:szCs w:val="22"/>
            </w:rPr>
            <w:delText xml:space="preserve"> in</w:delText>
          </w:r>
          <w:r w:rsidR="00B5018A" w:rsidDel="00660DDE">
            <w:rPr>
              <w:rFonts w:ascii="Segoe UI" w:hAnsi="Segoe UI" w:cs="Segoe UI"/>
              <w:color w:val="000000"/>
              <w:sz w:val="22"/>
              <w:szCs w:val="22"/>
            </w:rPr>
            <w:delText>to</w:delText>
          </w:r>
          <w:r w:rsidRPr="00CB27EE" w:rsidDel="00660DDE">
            <w:rPr>
              <w:rFonts w:ascii="Segoe UI" w:hAnsi="Segoe UI" w:cs="Segoe UI"/>
              <w:color w:val="000000"/>
              <w:sz w:val="22"/>
              <w:szCs w:val="22"/>
            </w:rPr>
            <w:delText xml:space="preserve"> with Azure AD, </w:delText>
          </w:r>
          <w:r w:rsidR="005E61DC" w:rsidDel="00660DDE">
            <w:rPr>
              <w:rFonts w:ascii="Segoe UI" w:hAnsi="Segoe UI" w:cs="Segoe UI"/>
              <w:color w:val="000000"/>
              <w:sz w:val="22"/>
              <w:szCs w:val="22"/>
            </w:rPr>
            <w:delText>before granting them access</w:delText>
          </w:r>
          <w:r w:rsidR="008B120A" w:rsidDel="00660DDE">
            <w:rPr>
              <w:rFonts w:ascii="Segoe UI" w:hAnsi="Segoe UI" w:cs="Segoe UI"/>
              <w:color w:val="000000"/>
              <w:sz w:val="22"/>
              <w:szCs w:val="22"/>
            </w:rPr>
            <w:delText xml:space="preserve"> to any resources</w:delText>
          </w:r>
          <w:r w:rsidR="005E61DC" w:rsidDel="00660DDE">
            <w:rPr>
              <w:rFonts w:ascii="Segoe UI" w:hAnsi="Segoe UI" w:cs="Segoe UI"/>
              <w:color w:val="000000"/>
              <w:sz w:val="22"/>
              <w:szCs w:val="22"/>
            </w:rPr>
            <w:delText xml:space="preserve">, </w:delText>
          </w:r>
        </w:del>
        <w:r w:rsidR="005E61DC">
          <w:rPr>
            <w:rFonts w:ascii="Segoe UI" w:hAnsi="Segoe UI" w:cs="Segoe UI"/>
            <w:color w:val="000000"/>
            <w:sz w:val="22"/>
            <w:szCs w:val="22"/>
          </w:rPr>
          <w:t xml:space="preserve">and in the process </w:t>
        </w:r>
        <w:r w:rsidR="00660DDE">
          <w:rPr>
            <w:rFonts w:ascii="Segoe UI" w:hAnsi="Segoe UI" w:cs="Segoe UI"/>
            <w:color w:val="000000"/>
            <w:sz w:val="22"/>
            <w:szCs w:val="22"/>
          </w:rPr>
          <w:t xml:space="preserve">will also </w:t>
        </w:r>
        <w:del w:id="1880" w:author="Author">
          <w:r w:rsidR="005E61DC" w:rsidDel="00660DDE">
            <w:rPr>
              <w:rFonts w:ascii="Segoe UI" w:hAnsi="Segoe UI" w:cs="Segoe UI"/>
              <w:color w:val="000000"/>
              <w:sz w:val="22"/>
              <w:szCs w:val="22"/>
            </w:rPr>
            <w:delText xml:space="preserve">Azure AD will also </w:delText>
          </w:r>
          <w:r w:rsidR="0002641F" w:rsidDel="008B120A">
            <w:rPr>
              <w:rFonts w:ascii="Segoe UI" w:hAnsi="Segoe UI" w:cs="Segoe UI"/>
              <w:color w:val="000000"/>
              <w:sz w:val="22"/>
              <w:szCs w:val="22"/>
            </w:rPr>
            <w:delText>check</w:delText>
          </w:r>
        </w:del>
        <w:r w:rsidR="008B120A">
          <w:rPr>
            <w:rFonts w:ascii="Segoe UI" w:hAnsi="Segoe UI" w:cs="Segoe UI"/>
            <w:color w:val="000000"/>
            <w:sz w:val="22"/>
            <w:szCs w:val="22"/>
          </w:rPr>
          <w:t xml:space="preserve">query </w:t>
        </w:r>
        <w:del w:id="1881" w:author="Author">
          <w:r w:rsidR="0002641F" w:rsidDel="008B120A">
            <w:rPr>
              <w:rFonts w:ascii="Segoe UI" w:hAnsi="Segoe UI" w:cs="Segoe UI"/>
              <w:color w:val="000000"/>
              <w:sz w:val="22"/>
              <w:szCs w:val="22"/>
            </w:rPr>
            <w:delText xml:space="preserve"> what </w:delText>
          </w:r>
        </w:del>
        <w:r w:rsidR="0002641F">
          <w:rPr>
            <w:rFonts w:ascii="Segoe UI" w:hAnsi="Segoe UI" w:cs="Segoe UI"/>
            <w:color w:val="000000"/>
            <w:sz w:val="22"/>
            <w:szCs w:val="22"/>
          </w:rPr>
          <w:t>the user</w:t>
        </w:r>
        <w:r w:rsidR="00525F76">
          <w:rPr>
            <w:rFonts w:ascii="Segoe UI" w:hAnsi="Segoe UI" w:cs="Segoe UI"/>
            <w:color w:val="000000"/>
            <w:sz w:val="22"/>
            <w:szCs w:val="22"/>
          </w:rPr>
          <w:t>’</w:t>
        </w:r>
        <w:r w:rsidR="008B120A">
          <w:rPr>
            <w:rFonts w:ascii="Segoe UI" w:hAnsi="Segoe UI" w:cs="Segoe UI"/>
            <w:color w:val="000000"/>
            <w:sz w:val="22"/>
            <w:szCs w:val="22"/>
          </w:rPr>
          <w:t>s access entitlements</w:t>
        </w:r>
        <w:r w:rsidR="00525F76">
          <w:rPr>
            <w:rFonts w:ascii="Segoe UI" w:hAnsi="Segoe UI" w:cs="Segoe UI"/>
            <w:color w:val="000000"/>
            <w:sz w:val="22"/>
            <w:szCs w:val="22"/>
          </w:rPr>
          <w:t xml:space="preserve"> for the session at hand. </w:t>
        </w:r>
        <w:del w:id="1882" w:author="Author">
          <w:r w:rsidR="00DE61F3" w:rsidDel="00525F76">
            <w:rPr>
              <w:rFonts w:ascii="Segoe UI" w:hAnsi="Segoe UI" w:cs="Segoe UI"/>
              <w:color w:val="000000"/>
              <w:sz w:val="22"/>
              <w:szCs w:val="22"/>
            </w:rPr>
            <w:delText xml:space="preserve">, to further </w:delText>
          </w:r>
          <w:r w:rsidR="008B120A" w:rsidDel="00525F76">
            <w:rPr>
              <w:rFonts w:ascii="Segoe UI" w:hAnsi="Segoe UI" w:cs="Segoe UI"/>
              <w:color w:val="000000"/>
              <w:sz w:val="22"/>
              <w:szCs w:val="22"/>
            </w:rPr>
            <w:delText>.</w:delText>
          </w:r>
          <w:r w:rsidR="0002641F" w:rsidDel="00525F76">
            <w:rPr>
              <w:rFonts w:ascii="Segoe UI" w:hAnsi="Segoe UI" w:cs="Segoe UI"/>
              <w:color w:val="000000"/>
              <w:sz w:val="22"/>
              <w:szCs w:val="22"/>
            </w:rPr>
            <w:delText xml:space="preserve"> </w:delText>
          </w:r>
          <w:r w:rsidR="0002641F" w:rsidDel="008B120A">
            <w:rPr>
              <w:rFonts w:ascii="Segoe UI" w:hAnsi="Segoe UI" w:cs="Segoe UI"/>
              <w:color w:val="000000"/>
              <w:sz w:val="22"/>
              <w:szCs w:val="22"/>
            </w:rPr>
            <w:delText xml:space="preserve">is permitted to access. </w:delText>
          </w:r>
          <w:r w:rsidRPr="00CB27EE" w:rsidDel="0002641F">
            <w:rPr>
              <w:rFonts w:ascii="Segoe UI" w:hAnsi="Segoe UI" w:cs="Segoe UI"/>
              <w:color w:val="000000"/>
              <w:sz w:val="22"/>
              <w:szCs w:val="22"/>
            </w:rPr>
            <w:delText xml:space="preserve">which authenticates their permissions for the directory and application. </w:delText>
          </w:r>
          <w:r w:rsidRPr="00CB27EE" w:rsidDel="00194B65">
            <w:rPr>
              <w:rFonts w:ascii="Segoe UI" w:hAnsi="Segoe UI" w:cs="Segoe UI"/>
              <w:color w:val="000000"/>
              <w:sz w:val="22"/>
              <w:szCs w:val="22"/>
            </w:rPr>
            <w:delText xml:space="preserve">We </w:delText>
          </w:r>
        </w:del>
        <w:r w:rsidR="00194B65" w:rsidRPr="00022C72">
          <w:rPr>
            <w:rFonts w:ascii="Segoe UI" w:hAnsi="Segoe UI" w:cs="Segoe UI"/>
            <w:color w:val="000000"/>
            <w:sz w:val="22"/>
            <w:szCs w:val="22"/>
          </w:rPr>
          <w:t xml:space="preserve">We </w:t>
        </w:r>
        <w:r w:rsidR="00194B65">
          <w:rPr>
            <w:rFonts w:ascii="Segoe UI" w:hAnsi="Segoe UI" w:cs="Segoe UI"/>
            <w:color w:val="000000"/>
            <w:sz w:val="22"/>
            <w:szCs w:val="22"/>
          </w:rPr>
          <w:t xml:space="preserve">would normally </w:t>
        </w:r>
        <w:r w:rsidR="00194B65" w:rsidRPr="00022C72">
          <w:rPr>
            <w:rFonts w:ascii="Segoe UI" w:hAnsi="Segoe UI" w:cs="Segoe UI"/>
            <w:color w:val="000000"/>
            <w:sz w:val="22"/>
            <w:szCs w:val="22"/>
          </w:rPr>
          <w:t xml:space="preserve">recommend </w:t>
        </w:r>
        <w:r w:rsidR="00194B65">
          <w:rPr>
            <w:rFonts w:ascii="Segoe UI" w:hAnsi="Segoe UI" w:cs="Segoe UI"/>
            <w:color w:val="000000"/>
            <w:sz w:val="22"/>
            <w:szCs w:val="22"/>
          </w:rPr>
          <w:t xml:space="preserve">leaving this set to its default, but in view of functional testing </w:t>
        </w:r>
        <w:r w:rsidR="00525F76">
          <w:rPr>
            <w:rFonts w:ascii="Segoe UI" w:hAnsi="Segoe UI" w:cs="Segoe UI"/>
            <w:color w:val="000000"/>
            <w:sz w:val="22"/>
            <w:szCs w:val="22"/>
          </w:rPr>
          <w:t xml:space="preserve">it’s </w:t>
        </w:r>
        <w:del w:id="1883" w:author="Author">
          <w:r w:rsidR="00194B65" w:rsidDel="009054D1">
            <w:rPr>
              <w:rFonts w:ascii="Segoe UI" w:hAnsi="Segoe UI" w:cs="Segoe UI"/>
              <w:color w:val="000000"/>
              <w:sz w:val="22"/>
              <w:szCs w:val="22"/>
            </w:rPr>
            <w:delText xml:space="preserve">your </w:delText>
          </w:r>
        </w:del>
        <w:r w:rsidR="00194B65">
          <w:rPr>
            <w:rFonts w:ascii="Segoe UI" w:hAnsi="Segoe UI" w:cs="Segoe UI"/>
            <w:color w:val="000000"/>
            <w:sz w:val="22"/>
            <w:szCs w:val="22"/>
          </w:rPr>
          <w:t xml:space="preserve">best </w:t>
        </w:r>
        <w:r w:rsidR="009054D1">
          <w:rPr>
            <w:rFonts w:ascii="Segoe UI" w:hAnsi="Segoe UI" w:cs="Segoe UI"/>
            <w:color w:val="000000"/>
            <w:sz w:val="22"/>
            <w:szCs w:val="22"/>
          </w:rPr>
          <w:t xml:space="preserve">changed to </w:t>
        </w:r>
        <w:r w:rsidR="00AD3AD0">
          <w:rPr>
            <w:rFonts w:ascii="Segoe UI" w:hAnsi="Segoe UI" w:cs="Segoe UI"/>
            <w:color w:val="000000"/>
            <w:sz w:val="22"/>
            <w:szCs w:val="22"/>
          </w:rPr>
          <w:t>Passthrough.</w:t>
        </w:r>
        <w:del w:id="1884" w:author="Author">
          <w:r w:rsidR="00194B65" w:rsidDel="009054D1">
            <w:rPr>
              <w:rFonts w:ascii="Segoe UI" w:hAnsi="Segoe UI" w:cs="Segoe UI"/>
              <w:color w:val="000000"/>
              <w:sz w:val="22"/>
              <w:szCs w:val="22"/>
            </w:rPr>
            <w:delText>to</w:delText>
          </w:r>
          <w:r w:rsidR="00194B65" w:rsidRPr="00022C72" w:rsidDel="009054D1">
            <w:rPr>
              <w:rFonts w:ascii="Segoe UI" w:hAnsi="Segoe UI" w:cs="Segoe UI"/>
              <w:color w:val="000000"/>
              <w:sz w:val="22"/>
              <w:szCs w:val="22"/>
            </w:rPr>
            <w:delText xml:space="preserve"> start by test publishing of the application with this setting disabled. </w:delText>
          </w:r>
          <w:r w:rsidRPr="00CB27EE" w:rsidDel="009054D1">
            <w:rPr>
              <w:rFonts w:ascii="Segoe UI" w:hAnsi="Segoe UI" w:cs="Segoe UI"/>
              <w:color w:val="000000"/>
              <w:sz w:val="22"/>
              <w:szCs w:val="22"/>
            </w:rPr>
            <w:delText>recommend keeping this option as the default, so that you can take advantage of Azure AD security features like conditional access and Multi-Factor Authentication.</w:delText>
          </w:r>
        </w:del>
      </w:ins>
    </w:p>
    <w:p w14:paraId="66F5A69F" w14:textId="77777777" w:rsidR="00F00C5B" w:rsidRPr="00F00C5B" w:rsidRDefault="00F00C5B" w:rsidP="2F909190">
      <w:pPr>
        <w:pStyle w:val="NormalWeb"/>
        <w:numPr>
          <w:ilvl w:val="1"/>
          <w:numId w:val="36"/>
        </w:numPr>
        <w:shd w:val="clear" w:color="auto" w:fill="FFFFFF" w:themeFill="background1"/>
        <w:spacing w:before="100" w:beforeAutospacing="1" w:after="240"/>
        <w:rPr>
          <w:ins w:id="1885" w:author="Author"/>
          <w:rFonts w:ascii="Segoe UI" w:hAnsi="Segoe UI" w:cs="Segoe UI"/>
          <w:color w:val="000000"/>
          <w:sz w:val="22"/>
          <w:szCs w:val="22"/>
        </w:rPr>
      </w:pPr>
    </w:p>
    <w:p w14:paraId="0FF07078" w14:textId="19A80D53" w:rsidR="00CB27EE" w:rsidRPr="00022C72" w:rsidRDefault="00CB27EE" w:rsidP="2F909190">
      <w:pPr>
        <w:pStyle w:val="NormalWeb"/>
        <w:numPr>
          <w:ilvl w:val="1"/>
          <w:numId w:val="36"/>
        </w:numPr>
        <w:shd w:val="clear" w:color="auto" w:fill="FFFFFF" w:themeFill="background1"/>
        <w:spacing w:before="100" w:beforeAutospacing="1" w:after="240"/>
        <w:rPr>
          <w:ins w:id="1886" w:author="Author"/>
          <w:rFonts w:ascii="Segoe UI" w:hAnsi="Segoe UI" w:cs="Segoe UI"/>
          <w:color w:val="000000"/>
          <w:sz w:val="22"/>
          <w:szCs w:val="22"/>
        </w:rPr>
      </w:pPr>
      <w:ins w:id="1887" w:author="Author">
        <w:r w:rsidRPr="00CB27EE">
          <w:rPr>
            <w:rFonts w:ascii="Segoe UI" w:hAnsi="Segoe UI" w:cs="Segoe UI"/>
            <w:color w:val="000000"/>
            <w:sz w:val="22"/>
            <w:szCs w:val="22"/>
          </w:rPr>
          <w:t>Passthrough: Users don't have to authenticate against Azure Active Directory to access the application</w:t>
        </w:r>
        <w:r w:rsidR="00AD3AD0">
          <w:rPr>
            <w:rFonts w:ascii="Segoe UI" w:hAnsi="Segoe UI" w:cs="Segoe UI"/>
            <w:color w:val="000000"/>
            <w:sz w:val="22"/>
            <w:szCs w:val="22"/>
          </w:rPr>
          <w:t xml:space="preserve">, and client requests will </w:t>
        </w:r>
        <w:r w:rsidR="00BD1B23">
          <w:rPr>
            <w:rFonts w:ascii="Segoe UI" w:hAnsi="Segoe UI" w:cs="Segoe UI"/>
            <w:color w:val="000000"/>
            <w:sz w:val="22"/>
            <w:szCs w:val="22"/>
          </w:rPr>
          <w:t>be sent straight down to connectors.</w:t>
        </w:r>
        <w:del w:id="1888" w:author="Author">
          <w:r w:rsidRPr="00CB27EE" w:rsidDel="00AD3AD0">
            <w:rPr>
              <w:rFonts w:ascii="Segoe UI" w:hAnsi="Segoe UI" w:cs="Segoe UI"/>
              <w:color w:val="000000"/>
              <w:sz w:val="22"/>
              <w:szCs w:val="22"/>
            </w:rPr>
            <w:delText>.</w:delText>
          </w:r>
        </w:del>
        <w:r w:rsidRPr="00CB27EE">
          <w:rPr>
            <w:rFonts w:ascii="Segoe UI" w:hAnsi="Segoe UI" w:cs="Segoe UI"/>
            <w:color w:val="000000"/>
            <w:sz w:val="22"/>
            <w:szCs w:val="22"/>
          </w:rPr>
          <w:t xml:space="preserve"> You can still set up authentication requirements on the backend</w:t>
        </w:r>
        <w:r w:rsidR="00BD1B23">
          <w:rPr>
            <w:rFonts w:ascii="Segoe UI" w:hAnsi="Segoe UI" w:cs="Segoe UI"/>
            <w:color w:val="000000"/>
            <w:sz w:val="22"/>
            <w:szCs w:val="22"/>
          </w:rPr>
          <w:t xml:space="preserve"> however, </w:t>
        </w:r>
        <w:r w:rsidR="001A5A28">
          <w:rPr>
            <w:rFonts w:ascii="Segoe UI" w:hAnsi="Segoe UI" w:cs="Segoe UI"/>
            <w:color w:val="000000"/>
            <w:sz w:val="22"/>
            <w:szCs w:val="22"/>
          </w:rPr>
          <w:t xml:space="preserve">leaving </w:t>
        </w:r>
        <w:del w:id="1889" w:author="Author">
          <w:r w:rsidR="00BD1B23" w:rsidDel="001A5A28">
            <w:rPr>
              <w:rFonts w:ascii="Segoe UI" w:hAnsi="Segoe UI" w:cs="Segoe UI"/>
              <w:color w:val="000000"/>
              <w:sz w:val="22"/>
              <w:szCs w:val="22"/>
            </w:rPr>
            <w:delText xml:space="preserve">where </w:delText>
          </w:r>
        </w:del>
        <w:r w:rsidR="00BD1B23">
          <w:rPr>
            <w:rFonts w:ascii="Segoe UI" w:hAnsi="Segoe UI" w:cs="Segoe UI"/>
            <w:color w:val="000000"/>
            <w:sz w:val="22"/>
            <w:szCs w:val="22"/>
          </w:rPr>
          <w:t xml:space="preserve">the application itself </w:t>
        </w:r>
        <w:r w:rsidR="001A5A28">
          <w:rPr>
            <w:rFonts w:ascii="Segoe UI" w:hAnsi="Segoe UI" w:cs="Segoe UI"/>
            <w:color w:val="000000"/>
            <w:sz w:val="22"/>
            <w:szCs w:val="22"/>
          </w:rPr>
          <w:t>to challenge the user for authentication, directly</w:t>
        </w:r>
        <w:r w:rsidRPr="00CB27EE">
          <w:rPr>
            <w:rFonts w:ascii="Segoe UI" w:hAnsi="Segoe UI" w:cs="Segoe UI"/>
            <w:color w:val="000000"/>
            <w:sz w:val="22"/>
            <w:szCs w:val="22"/>
          </w:rPr>
          <w:t>.</w:t>
        </w:r>
      </w:ins>
    </w:p>
    <w:p w14:paraId="5319241F" w14:textId="6018C36A" w:rsidR="00D83054" w:rsidRPr="00022C72" w:rsidRDefault="00D83054" w:rsidP="2F909190">
      <w:pPr>
        <w:pStyle w:val="NormalWeb"/>
        <w:numPr>
          <w:ilvl w:val="1"/>
          <w:numId w:val="32"/>
        </w:numPr>
        <w:shd w:val="clear" w:color="auto" w:fill="FFFFFF" w:themeFill="background1"/>
        <w:spacing w:before="100" w:beforeAutospacing="1"/>
        <w:ind w:left="1140"/>
        <w:rPr>
          <w:ins w:id="1890" w:author="Author"/>
          <w:rFonts w:ascii="Segoe UI" w:hAnsi="Segoe UI" w:cs="Segoe UI"/>
          <w:color w:val="000000"/>
          <w:sz w:val="22"/>
          <w:szCs w:val="22"/>
        </w:rPr>
      </w:pPr>
      <w:ins w:id="1891" w:author="Author">
        <w:r w:rsidRPr="00022C72">
          <w:rPr>
            <w:rStyle w:val="Strong"/>
            <w:rFonts w:ascii="Segoe UI" w:hAnsi="Segoe UI" w:cs="Segoe UI"/>
            <w:color w:val="000000"/>
            <w:sz w:val="22"/>
            <w:szCs w:val="22"/>
          </w:rPr>
          <w:t>Connector Group</w:t>
        </w:r>
        <w:r w:rsidRPr="00022C72">
          <w:rPr>
            <w:rFonts w:ascii="Segoe UI" w:hAnsi="Segoe UI" w:cs="Segoe UI"/>
            <w:color w:val="000000"/>
            <w:sz w:val="22"/>
            <w:szCs w:val="22"/>
          </w:rPr>
          <w:t>: Connectors process the remote access to your application, and connector groups help you organize connectors and apps by region, network, or purpose.</w:t>
        </w:r>
      </w:ins>
    </w:p>
    <w:p w14:paraId="1C03D65B" w14:textId="11979079" w:rsidR="00E60112" w:rsidRPr="00022C72" w:rsidDel="001C66FB" w:rsidRDefault="00E60112" w:rsidP="004A5AF4">
      <w:pPr>
        <w:pStyle w:val="ListParagraph"/>
        <w:numPr>
          <w:ilvl w:val="0"/>
          <w:numId w:val="32"/>
        </w:numPr>
        <w:rPr>
          <w:ins w:id="1892" w:author="Author"/>
          <w:del w:id="1893" w:author="Author"/>
          <w:rFonts w:cs="Segoe UI"/>
        </w:rPr>
      </w:pPr>
      <w:ins w:id="1894" w:author="Author">
        <w:r w:rsidRPr="00022C72">
          <w:rPr>
            <w:rFonts w:cs="Segoe UI"/>
          </w:rPr>
          <w:t>Select </w:t>
        </w:r>
        <w:del w:id="1895" w:author="Author">
          <w:r w:rsidRPr="00022C72" w:rsidDel="00F81901">
            <w:rPr>
              <w:rFonts w:cs="Segoe UI"/>
              <w:b/>
            </w:rPr>
            <w:delText>Save</w:delText>
          </w:r>
        </w:del>
        <w:r w:rsidR="00F81901" w:rsidRPr="00022C72">
          <w:rPr>
            <w:rFonts w:cs="Segoe UI"/>
            <w:b/>
          </w:rPr>
          <w:t>Add</w:t>
        </w:r>
      </w:ins>
    </w:p>
    <w:p w14:paraId="37241498" w14:textId="77777777" w:rsidR="00E60112" w:rsidRPr="001C66FB" w:rsidRDefault="00E60112" w:rsidP="004A5AF4">
      <w:pPr>
        <w:pStyle w:val="ListParagraph"/>
        <w:numPr>
          <w:ilvl w:val="0"/>
          <w:numId w:val="32"/>
        </w:numPr>
        <w:rPr>
          <w:ins w:id="1896" w:author="Author"/>
          <w:rFonts w:cs="Segoe UI"/>
          <w:color w:val="000000"/>
        </w:rPr>
      </w:pPr>
    </w:p>
    <w:p w14:paraId="655A4A6C" w14:textId="7464A798" w:rsidR="00D808EB" w:rsidRPr="005D64C5" w:rsidDel="00532D68" w:rsidRDefault="00D808EB" w:rsidP="004A5AF4">
      <w:pPr>
        <w:pStyle w:val="NormalWeb"/>
        <w:numPr>
          <w:ilvl w:val="1"/>
          <w:numId w:val="32"/>
        </w:numPr>
        <w:shd w:val="clear" w:color="auto" w:fill="FFFFFF"/>
        <w:spacing w:before="100" w:beforeAutospacing="1"/>
        <w:ind w:left="1140"/>
        <w:rPr>
          <w:ins w:id="1897" w:author="Author"/>
          <w:del w:id="1898" w:author="Author"/>
          <w:rFonts w:ascii="Segoe UI" w:hAnsi="Segoe UI" w:cs="Segoe UI"/>
          <w:color w:val="000000"/>
        </w:rPr>
      </w:pPr>
      <w:ins w:id="1899" w:author="Author">
        <w:del w:id="1900" w:author="Author">
          <w:r w:rsidRPr="005D64C5" w:rsidDel="00532D68">
            <w:rPr>
              <w:rFonts w:ascii="Segoe UI" w:hAnsi="Segoe UI" w:cs="Segoe UI"/>
              <w:color w:val="006449"/>
            </w:rPr>
            <w:delText>Tip</w:delText>
          </w:r>
        </w:del>
      </w:ins>
    </w:p>
    <w:p w14:paraId="69A21717" w14:textId="3EAB49CC" w:rsidR="00D34BF1" w:rsidRPr="005D64C5" w:rsidRDefault="00D34BF1" w:rsidP="00D34BF1">
      <w:pPr>
        <w:pStyle w:val="Heading2"/>
        <w:rPr>
          <w:ins w:id="1901" w:author="Author"/>
          <w:sz w:val="24"/>
          <w:szCs w:val="24"/>
        </w:rPr>
      </w:pPr>
      <w:ins w:id="1902" w:author="Author">
        <w:del w:id="1903" w:author="Author">
          <w:r w:rsidRPr="005D64C5" w:rsidDel="00DD1230">
            <w:rPr>
              <w:sz w:val="24"/>
              <w:szCs w:val="24"/>
            </w:rPr>
            <w:delText xml:space="preserve">Step </w:delText>
          </w:r>
          <w:r w:rsidR="00A55184" w:rsidRPr="005D64C5" w:rsidDel="00DD1230">
            <w:rPr>
              <w:sz w:val="24"/>
              <w:szCs w:val="24"/>
            </w:rPr>
            <w:delText>2</w:delText>
          </w:r>
          <w:r w:rsidRPr="005D64C5" w:rsidDel="00DD1230">
            <w:rPr>
              <w:sz w:val="24"/>
              <w:szCs w:val="24"/>
            </w:rPr>
            <w:delText xml:space="preserve">1: </w:delText>
          </w:r>
          <w:r w:rsidRPr="005D64C5" w:rsidDel="00A55184">
            <w:rPr>
              <w:sz w:val="24"/>
              <w:szCs w:val="24"/>
            </w:rPr>
            <w:delText xml:space="preserve">Publish Applications </w:delText>
          </w:r>
        </w:del>
        <w:bookmarkStart w:id="1904" w:name="_Toc508930374"/>
        <w:r w:rsidR="00A55184" w:rsidRPr="005D64C5">
          <w:rPr>
            <w:sz w:val="24"/>
            <w:szCs w:val="24"/>
          </w:rPr>
          <w:t>U</w:t>
        </w:r>
        <w:del w:id="1905" w:author="Author">
          <w:r w:rsidRPr="005D64C5" w:rsidDel="00A55184">
            <w:rPr>
              <w:sz w:val="24"/>
              <w:szCs w:val="24"/>
            </w:rPr>
            <w:delText>u</w:delText>
          </w:r>
        </w:del>
        <w:r w:rsidRPr="005D64C5">
          <w:rPr>
            <w:sz w:val="24"/>
            <w:szCs w:val="24"/>
          </w:rPr>
          <w:t>sing Custom Domain Name</w:t>
        </w:r>
        <w:r w:rsidR="00A55184" w:rsidRPr="005D64C5">
          <w:rPr>
            <w:sz w:val="24"/>
            <w:szCs w:val="24"/>
          </w:rPr>
          <w:t>s</w:t>
        </w:r>
        <w:bookmarkEnd w:id="1904"/>
      </w:ins>
    </w:p>
    <w:p w14:paraId="3BCC28CC" w14:textId="79770779" w:rsidR="00D34BF1" w:rsidDel="00A55184" w:rsidRDefault="00D34BF1" w:rsidP="00D34BF1">
      <w:pPr>
        <w:pStyle w:val="NormalWeb"/>
        <w:shd w:val="clear" w:color="auto" w:fill="FFFFFF"/>
        <w:spacing w:before="100" w:beforeAutospacing="1"/>
        <w:rPr>
          <w:ins w:id="1906" w:author="Author"/>
          <w:del w:id="1907" w:author="Author"/>
          <w:rFonts w:ascii="Segoe UI" w:hAnsi="Segoe UI" w:cs="Segoe UI"/>
          <w:color w:val="006449"/>
          <w:sz w:val="22"/>
          <w:szCs w:val="22"/>
        </w:rPr>
      </w:pPr>
      <w:ins w:id="1908" w:author="Author">
        <w:del w:id="1909" w:author="Author">
          <w:r w:rsidRPr="002800AC" w:rsidDel="00A55184">
            <w:rPr>
              <w:rFonts w:ascii="Segoe UI" w:hAnsi="Segoe UI" w:cs="Segoe UI"/>
              <w:color w:val="000000"/>
              <w:sz w:val="22"/>
              <w:szCs w:val="22"/>
            </w:rPr>
            <w:delText>S</w:delText>
          </w:r>
          <w:r w:rsidDel="00A55184">
            <w:rPr>
              <w:rFonts w:ascii="Segoe UI" w:hAnsi="Segoe UI" w:cs="Segoe UI"/>
              <w:color w:val="000000"/>
              <w:sz w:val="22"/>
              <w:szCs w:val="22"/>
            </w:rPr>
            <w:delText>till in the portal, navigate to</w:delText>
          </w:r>
          <w:r w:rsidRPr="002800AC" w:rsidDel="00A55184">
            <w:rPr>
              <w:rFonts w:ascii="Segoe UI" w:hAnsi="Segoe UI" w:cs="Segoe UI"/>
              <w:color w:val="000000"/>
              <w:sz w:val="22"/>
              <w:szCs w:val="22"/>
            </w:rPr>
            <w:delText> </w:delText>
          </w:r>
          <w:r w:rsidRPr="002800AC" w:rsidDel="00A55184">
            <w:rPr>
              <w:rStyle w:val="Strong"/>
              <w:rFonts w:ascii="Segoe UI" w:hAnsi="Segoe UI" w:cs="Segoe UI"/>
              <w:color w:val="000000"/>
              <w:sz w:val="22"/>
              <w:szCs w:val="22"/>
            </w:rPr>
            <w:delText>Azure Active Directory</w:delText>
          </w:r>
          <w:r w:rsidRPr="002800AC" w:rsidDel="00A55184">
            <w:rPr>
              <w:rFonts w:ascii="Segoe UI" w:hAnsi="Segoe UI" w:cs="Segoe UI"/>
              <w:color w:val="000000"/>
              <w:sz w:val="22"/>
              <w:szCs w:val="22"/>
            </w:rPr>
            <w:delText> &gt; </w:delText>
          </w:r>
          <w:r w:rsidRPr="002800AC" w:rsidDel="00A55184">
            <w:rPr>
              <w:rStyle w:val="Strong"/>
              <w:rFonts w:ascii="Segoe UI" w:hAnsi="Segoe UI" w:cs="Segoe UI"/>
              <w:color w:val="000000"/>
              <w:sz w:val="22"/>
              <w:szCs w:val="22"/>
            </w:rPr>
            <w:delText>Enterprise</w:delText>
          </w:r>
        </w:del>
      </w:ins>
    </w:p>
    <w:p w14:paraId="5BE0532F" w14:textId="21AE7347" w:rsidR="00D34BF1" w:rsidDel="00825A5A" w:rsidRDefault="00D34BF1" w:rsidP="00A55184">
      <w:pPr>
        <w:pStyle w:val="NormalWeb"/>
        <w:shd w:val="clear" w:color="auto" w:fill="FFFFFF"/>
        <w:spacing w:before="100" w:beforeAutospacing="1"/>
        <w:rPr>
          <w:ins w:id="1910" w:author="Author"/>
          <w:del w:id="1911" w:author="Author"/>
          <w:rFonts w:ascii="Segoe UI" w:hAnsi="Segoe UI" w:cs="Segoe UI"/>
          <w:color w:val="000000"/>
          <w:sz w:val="22"/>
          <w:szCs w:val="22"/>
        </w:rPr>
      </w:pPr>
      <w:ins w:id="1912" w:author="Author">
        <w:r>
          <w:rPr>
            <w:rFonts w:ascii="Segoe UI" w:hAnsi="Segoe UI" w:cs="Segoe UI"/>
            <w:color w:val="000000"/>
            <w:sz w:val="22"/>
            <w:szCs w:val="22"/>
          </w:rPr>
          <w:t xml:space="preserve">As mentioned in the best practices section, applications </w:t>
        </w:r>
        <w:del w:id="1913" w:author="Author">
          <w:r w:rsidDel="006F40B3">
            <w:rPr>
              <w:rFonts w:ascii="Segoe UI" w:hAnsi="Segoe UI" w:cs="Segoe UI"/>
              <w:color w:val="000000"/>
              <w:sz w:val="22"/>
              <w:szCs w:val="22"/>
            </w:rPr>
            <w:delText>should</w:delText>
          </w:r>
        </w:del>
        <w:r w:rsidR="006F40B3">
          <w:rPr>
            <w:rFonts w:ascii="Segoe UI" w:hAnsi="Segoe UI" w:cs="Segoe UI"/>
            <w:color w:val="000000"/>
            <w:sz w:val="22"/>
            <w:szCs w:val="22"/>
          </w:rPr>
          <w:t>are</w:t>
        </w:r>
        <w:r>
          <w:rPr>
            <w:rFonts w:ascii="Segoe UI" w:hAnsi="Segoe UI" w:cs="Segoe UI"/>
            <w:color w:val="000000"/>
            <w:sz w:val="22"/>
            <w:szCs w:val="22"/>
          </w:rPr>
          <w:t xml:space="preserve"> be</w:t>
        </w:r>
        <w:r w:rsidR="006F40B3">
          <w:rPr>
            <w:rFonts w:ascii="Segoe UI" w:hAnsi="Segoe UI" w:cs="Segoe UI"/>
            <w:color w:val="000000"/>
            <w:sz w:val="22"/>
            <w:szCs w:val="22"/>
          </w:rPr>
          <w:t>st</w:t>
        </w:r>
        <w:r>
          <w:rPr>
            <w:rFonts w:ascii="Segoe UI" w:hAnsi="Segoe UI" w:cs="Segoe UI"/>
            <w:color w:val="000000"/>
            <w:sz w:val="22"/>
            <w:szCs w:val="22"/>
          </w:rPr>
          <w:t xml:space="preserve"> published using a custom domain name that your users are familiar with</w:t>
        </w:r>
        <w:del w:id="1914" w:author="Author">
          <w:r w:rsidR="006F40B3" w:rsidDel="005D64C5">
            <w:rPr>
              <w:rFonts w:ascii="Segoe UI" w:hAnsi="Segoe UI" w:cs="Segoe UI"/>
              <w:color w:val="000000"/>
              <w:sz w:val="22"/>
              <w:szCs w:val="22"/>
            </w:rPr>
            <w:delText xml:space="preserve"> and that </w:delText>
          </w:r>
        </w:del>
        <w:r w:rsidR="00E60112">
          <w:rPr>
            <w:rFonts w:ascii="Segoe UI" w:hAnsi="Segoe UI" w:cs="Segoe UI"/>
            <w:color w:val="000000"/>
            <w:sz w:val="22"/>
            <w:szCs w:val="22"/>
          </w:rPr>
          <w:t>, so with the appl</w:t>
        </w:r>
        <w:r w:rsidR="00825A5A">
          <w:rPr>
            <w:rFonts w:ascii="Segoe UI" w:hAnsi="Segoe UI" w:cs="Segoe UI"/>
            <w:color w:val="000000"/>
            <w:sz w:val="22"/>
            <w:szCs w:val="22"/>
          </w:rPr>
          <w:t xml:space="preserve">ication now </w:t>
        </w:r>
        <w:del w:id="1915" w:author="Author">
          <w:r w:rsidR="00825A5A" w:rsidDel="00022C72">
            <w:rPr>
              <w:rFonts w:ascii="Segoe UI" w:hAnsi="Segoe UI" w:cs="Segoe UI"/>
              <w:color w:val="000000"/>
              <w:sz w:val="22"/>
              <w:szCs w:val="22"/>
            </w:rPr>
            <w:delText>saved</w:delText>
          </w:r>
        </w:del>
        <w:r w:rsidR="00022C72">
          <w:rPr>
            <w:rFonts w:ascii="Segoe UI" w:hAnsi="Segoe UI" w:cs="Segoe UI"/>
            <w:color w:val="000000"/>
            <w:sz w:val="22"/>
            <w:szCs w:val="22"/>
          </w:rPr>
          <w:t>added</w:t>
        </w:r>
        <w:r w:rsidR="00825A5A">
          <w:rPr>
            <w:rFonts w:ascii="Segoe UI" w:hAnsi="Segoe UI" w:cs="Segoe UI"/>
            <w:color w:val="000000"/>
            <w:sz w:val="22"/>
            <w:szCs w:val="22"/>
          </w:rPr>
          <w:t xml:space="preserve"> you should </w:t>
        </w:r>
        <w:del w:id="1916" w:author="Author">
          <w:r w:rsidR="00825A5A" w:rsidDel="00022C72">
            <w:rPr>
              <w:rFonts w:ascii="Segoe UI" w:hAnsi="Segoe UI" w:cs="Segoe UI"/>
              <w:color w:val="000000"/>
              <w:sz w:val="22"/>
              <w:szCs w:val="22"/>
            </w:rPr>
            <w:delText xml:space="preserve">now </w:delText>
          </w:r>
        </w:del>
        <w:r w:rsidR="00825A5A">
          <w:rPr>
            <w:rFonts w:ascii="Segoe UI" w:hAnsi="Segoe UI" w:cs="Segoe UI"/>
            <w:color w:val="000000"/>
            <w:sz w:val="22"/>
            <w:szCs w:val="22"/>
          </w:rPr>
          <w:t>see the certificate field become enabled</w:t>
        </w:r>
        <w:r w:rsidR="00F81901">
          <w:rPr>
            <w:rFonts w:ascii="Segoe UI" w:hAnsi="Segoe UI" w:cs="Segoe UI"/>
            <w:color w:val="000000"/>
            <w:sz w:val="22"/>
            <w:szCs w:val="22"/>
          </w:rPr>
          <w:t xml:space="preserve"> in the </w:t>
        </w:r>
        <w:del w:id="1917" w:author="Author">
          <w:r w:rsidR="00825A5A" w:rsidDel="00F81901">
            <w:rPr>
              <w:rFonts w:ascii="Segoe UI" w:hAnsi="Segoe UI" w:cs="Segoe UI"/>
              <w:color w:val="000000"/>
              <w:sz w:val="22"/>
              <w:szCs w:val="22"/>
            </w:rPr>
            <w:delText>.</w:delText>
          </w:r>
          <w:r w:rsidR="00E60112" w:rsidDel="00825A5A">
            <w:rPr>
              <w:rFonts w:ascii="Segoe UI" w:hAnsi="Segoe UI" w:cs="Segoe UI"/>
              <w:color w:val="000000"/>
              <w:sz w:val="22"/>
              <w:szCs w:val="22"/>
            </w:rPr>
            <w:delText>et’s</w:delText>
          </w:r>
        </w:del>
        <w:r w:rsidR="0016382A">
          <w:rPr>
            <w:rFonts w:ascii="Segoe UI" w:hAnsi="Segoe UI" w:cs="Segoe UI"/>
            <w:color w:val="000000"/>
            <w:sz w:val="22"/>
            <w:szCs w:val="22"/>
          </w:rPr>
          <w:t>Application Proxy blade</w:t>
        </w:r>
        <w:del w:id="1918" w:author="Author">
          <w:r w:rsidR="00E60112" w:rsidDel="0016382A">
            <w:rPr>
              <w:rFonts w:ascii="Segoe UI" w:hAnsi="Segoe UI" w:cs="Segoe UI"/>
              <w:color w:val="000000"/>
              <w:sz w:val="22"/>
              <w:szCs w:val="22"/>
            </w:rPr>
            <w:delText xml:space="preserve"> </w:delText>
          </w:r>
          <w:r w:rsidDel="00E60112">
            <w:rPr>
              <w:rFonts w:ascii="Segoe UI" w:hAnsi="Segoe UI" w:cs="Segoe UI"/>
              <w:color w:val="000000"/>
              <w:sz w:val="22"/>
              <w:szCs w:val="22"/>
            </w:rPr>
            <w:delText xml:space="preserve">. </w:delText>
          </w:r>
          <w:r w:rsidDel="005D64C5">
            <w:rPr>
              <w:rFonts w:ascii="Segoe UI" w:hAnsi="Segoe UI" w:cs="Segoe UI"/>
              <w:color w:val="000000"/>
              <w:sz w:val="22"/>
              <w:szCs w:val="22"/>
            </w:rPr>
            <w:delText xml:space="preserve"> </w:delText>
          </w:r>
          <w:r w:rsidRPr="00407EDD" w:rsidDel="00D43D10">
            <w:rPr>
              <w:rFonts w:ascii="Segoe UI" w:hAnsi="Segoe UI" w:cs="Segoe UI"/>
              <w:color w:val="000000"/>
              <w:sz w:val="22"/>
              <w:szCs w:val="22"/>
            </w:rPr>
            <w:delText>Before you configure a custom domain, make sure that you have the following requirements prepared:</w:delText>
          </w:r>
        </w:del>
      </w:ins>
    </w:p>
    <w:p w14:paraId="0BD170D8" w14:textId="43B61224" w:rsidR="00532D68" w:rsidDel="006A5A31" w:rsidRDefault="00532D68" w:rsidP="006A5A31">
      <w:pPr>
        <w:spacing w:before="0" w:after="0"/>
        <w:rPr>
          <w:del w:id="1919" w:author="Author"/>
        </w:rPr>
      </w:pPr>
      <w:ins w:id="1920" w:author="Author">
        <w:del w:id="1921" w:author="Author">
          <w:r w:rsidRPr="00387EA1" w:rsidDel="009458EC">
            <w:delText xml:space="preserve">External URL: The address your users will go to in order to access the app from outside your network. </w:delText>
          </w:r>
        </w:del>
      </w:ins>
    </w:p>
    <w:p w14:paraId="3AE2BCA1" w14:textId="77777777" w:rsidR="006A5A31" w:rsidRPr="00387EA1" w:rsidRDefault="006A5A31" w:rsidP="2F909190">
      <w:pPr>
        <w:pStyle w:val="NormalWeb"/>
        <w:shd w:val="clear" w:color="auto" w:fill="FFFFFF" w:themeFill="background1"/>
        <w:spacing w:before="100" w:beforeAutospacing="1"/>
        <w:rPr>
          <w:ins w:id="1922" w:author="Author"/>
        </w:rPr>
      </w:pPr>
    </w:p>
    <w:p w14:paraId="1342FC30" w14:textId="2A8F80E0" w:rsidR="00532D68" w:rsidRPr="006A5A31" w:rsidDel="00532D68" w:rsidRDefault="00590397" w:rsidP="004A5AF4">
      <w:pPr>
        <w:pStyle w:val="ListParagraph"/>
        <w:numPr>
          <w:ilvl w:val="0"/>
          <w:numId w:val="32"/>
        </w:numPr>
        <w:rPr>
          <w:ins w:id="1923" w:author="Author"/>
          <w:del w:id="1924" w:author="Author"/>
        </w:rPr>
      </w:pPr>
      <w:ins w:id="1925" w:author="Author">
        <w:r>
          <w:rPr>
            <w:noProof/>
          </w:rPr>
          <w:drawing>
            <wp:inline distT="0" distB="0" distL="0" distR="0" wp14:anchorId="5E4FD1BD" wp14:editId="23F86E25">
              <wp:extent cx="5943600" cy="779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9145"/>
                      </a:xfrm>
                      <a:prstGeom prst="rect">
                        <a:avLst/>
                      </a:prstGeom>
                    </pic:spPr>
                  </pic:pic>
                </a:graphicData>
              </a:graphic>
            </wp:inline>
          </w:drawing>
        </w:r>
      </w:ins>
    </w:p>
    <w:p w14:paraId="2C308162" w14:textId="31F5AD7E" w:rsidR="00D34BF1" w:rsidRPr="006A5A31" w:rsidDel="00387EA1" w:rsidRDefault="00D34BF1" w:rsidP="004A5AF4">
      <w:pPr>
        <w:pStyle w:val="ListParagraph"/>
        <w:numPr>
          <w:ilvl w:val="0"/>
          <w:numId w:val="32"/>
        </w:numPr>
        <w:rPr>
          <w:ins w:id="1926" w:author="Author"/>
          <w:del w:id="1927" w:author="Author"/>
        </w:rPr>
      </w:pPr>
    </w:p>
    <w:p w14:paraId="53E603B9" w14:textId="18C6417E" w:rsidR="00D808EB" w:rsidRPr="006A5A31" w:rsidDel="00C5645A" w:rsidRDefault="00D808EB" w:rsidP="004A5AF4">
      <w:pPr>
        <w:pStyle w:val="ListParagraph"/>
        <w:numPr>
          <w:ilvl w:val="0"/>
          <w:numId w:val="32"/>
        </w:numPr>
        <w:rPr>
          <w:ins w:id="1928" w:author="Author"/>
          <w:del w:id="1929" w:author="Author"/>
        </w:rPr>
      </w:pPr>
      <w:ins w:id="1930" w:author="Author">
        <w:del w:id="1931" w:author="Author">
          <w:r w:rsidRPr="006A5A31" w:rsidDel="00C5645A">
            <w:delText>If you publish a path, make sure that it includes all the necessary images, scripts, and style sheets for your application. For example, if your app is at </w:delText>
          </w:r>
          <w:r w:rsidRPr="006A5A31" w:rsidDel="00C5645A">
            <w:fldChar w:fldCharType="begin"/>
          </w:r>
          <w:r w:rsidRPr="006A5A31" w:rsidDel="00C5645A">
            <w:delInstrText xml:space="preserve"> HYPERLINK "https://yourapp/app" </w:delInstrText>
          </w:r>
          <w:r w:rsidRPr="006A5A31" w:rsidDel="00C5645A">
            <w:fldChar w:fldCharType="separate"/>
          </w:r>
          <w:r w:rsidRPr="006A5A31" w:rsidDel="00C5645A">
            <w:rPr>
              <w:rStyle w:val="Hyperlink"/>
            </w:rPr>
            <w:delText>https://yourapp/app</w:delText>
          </w:r>
          <w:r w:rsidRPr="006A5A31" w:rsidDel="00C5645A">
            <w:fldChar w:fldCharType="end"/>
          </w:r>
          <w:r w:rsidRPr="006A5A31" w:rsidDel="00C5645A">
            <w:delText>and uses images located at </w:delText>
          </w:r>
          <w:r w:rsidRPr="006A5A31" w:rsidDel="00C5645A">
            <w:fldChar w:fldCharType="begin"/>
          </w:r>
          <w:r w:rsidRPr="006A5A31" w:rsidDel="00C5645A">
            <w:delInstrText xml:space="preserve"> HYPERLINK "https://yourapp/media" </w:delInstrText>
          </w:r>
          <w:r w:rsidRPr="006A5A31" w:rsidDel="00C5645A">
            <w:fldChar w:fldCharType="separate"/>
          </w:r>
          <w:r w:rsidRPr="006A5A31" w:rsidDel="00C5645A">
            <w:rPr>
              <w:rStyle w:val="Hyperlink"/>
            </w:rPr>
            <w:delText>https://yourapp/media</w:delText>
          </w:r>
          <w:r w:rsidRPr="006A5A31" w:rsidDel="00C5645A">
            <w:fldChar w:fldCharType="end"/>
          </w:r>
          <w:r w:rsidRPr="006A5A31" w:rsidDel="00C5645A">
            <w:delText>, then you should publish </w:delText>
          </w:r>
          <w:r w:rsidRPr="006A5A31" w:rsidDel="00C5645A">
            <w:fldChar w:fldCharType="begin"/>
          </w:r>
          <w:r w:rsidRPr="006A5A31" w:rsidDel="00C5645A">
            <w:delInstrText xml:space="preserve"> HYPERLINK "https://yourapp/" </w:delInstrText>
          </w:r>
          <w:r w:rsidRPr="006A5A31" w:rsidDel="00C5645A">
            <w:fldChar w:fldCharType="separate"/>
          </w:r>
          <w:r w:rsidRPr="006A5A31" w:rsidDel="00C5645A">
            <w:rPr>
              <w:rStyle w:val="Hyperlink"/>
            </w:rPr>
            <w:delText>https://yourapp/</w:delText>
          </w:r>
          <w:r w:rsidRPr="006A5A31" w:rsidDel="00C5645A">
            <w:fldChar w:fldCharType="end"/>
          </w:r>
          <w:r w:rsidRPr="006A5A31" w:rsidDel="00C5645A">
            <w:delText> as the path. This internal URL doesn't have to be the landing page your users see. For more information, see </w:delText>
          </w:r>
          <w:r w:rsidRPr="006A5A31" w:rsidDel="00C5645A">
            <w:fldChar w:fldCharType="begin"/>
          </w:r>
          <w:r w:rsidRPr="006A5A31" w:rsidDel="00C5645A">
            <w:delInstrText xml:space="preserve"> HYPERLINK "https://docs.microsoft.com/en-us/azure/active-directory/application-proxy-office365-app-launcher" </w:delInstrText>
          </w:r>
          <w:r w:rsidRPr="006A5A31" w:rsidDel="00C5645A">
            <w:fldChar w:fldCharType="separate"/>
          </w:r>
          <w:r w:rsidRPr="006A5A31" w:rsidDel="00C5645A">
            <w:rPr>
              <w:rStyle w:val="Hyperlink"/>
            </w:rPr>
            <w:delText>Set a custom home page for published apps</w:delText>
          </w:r>
          <w:r w:rsidRPr="006A5A31" w:rsidDel="00C5645A">
            <w:fldChar w:fldCharType="end"/>
          </w:r>
          <w:r w:rsidRPr="006A5A31" w:rsidDel="00C5645A">
            <w:delText>.</w:delText>
          </w:r>
        </w:del>
      </w:ins>
    </w:p>
    <w:p w14:paraId="00D3B937" w14:textId="630840E8" w:rsidR="00532D68" w:rsidRPr="006A5A31" w:rsidDel="00E60112" w:rsidRDefault="00D808EB" w:rsidP="004A5AF4">
      <w:pPr>
        <w:pStyle w:val="ListParagraph"/>
        <w:numPr>
          <w:ilvl w:val="0"/>
          <w:numId w:val="32"/>
        </w:numPr>
        <w:spacing w:before="0"/>
        <w:rPr>
          <w:ins w:id="1932" w:author="Author"/>
          <w:del w:id="1933" w:author="Author"/>
        </w:rPr>
      </w:pPr>
      <w:ins w:id="1934" w:author="Author">
        <w:del w:id="1935" w:author="Author">
          <w:r w:rsidRPr="006A5A31" w:rsidDel="00E60112">
            <w:delText>External URL: The address your users will go to in order to access the app from outside your network. If you don't want to use the default Application Proxy domain, read about </w:delText>
          </w:r>
          <w:r w:rsidRPr="006A5A31" w:rsidDel="00E60112">
            <w:fldChar w:fldCharType="begin"/>
          </w:r>
          <w:r w:rsidRPr="006A5A31" w:rsidDel="00E60112">
            <w:delInstrText xml:space="preserve"> HYPERLINK "https://docs.microsoft.com/en-us/azure/active-directory/active-directory-application-proxy-custom-domains" </w:delInstrText>
          </w:r>
          <w:r w:rsidRPr="006A5A31" w:rsidDel="00E60112">
            <w:fldChar w:fldCharType="separate"/>
          </w:r>
          <w:r w:rsidRPr="006A5A31" w:rsidDel="00E60112">
            <w:rPr>
              <w:rStyle w:val="Hyperlink"/>
            </w:rPr>
            <w:delText>custom domains in Azure AD Application Proxy</w:delText>
          </w:r>
          <w:r w:rsidRPr="006A5A31" w:rsidDel="00E60112">
            <w:fldChar w:fldCharType="end"/>
          </w:r>
          <w:r w:rsidRPr="006A5A31" w:rsidDel="00E60112">
            <w:delText>.</w:delText>
          </w:r>
          <w:r w:rsidR="00532D68" w:rsidRPr="006A5A31" w:rsidDel="00E60112">
            <w:delText xml:space="preserve">In the </w:delText>
          </w:r>
          <w:r w:rsidR="00532D68" w:rsidRPr="007941D0" w:rsidDel="00E60112">
            <w:rPr>
              <w:b/>
            </w:rPr>
            <w:delText>External URL</w:delText>
          </w:r>
          <w:r w:rsidR="00532D68" w:rsidRPr="006A5A31" w:rsidDel="00E60112">
            <w:delText xml:space="preserve"> field, use the dropdown list to select your custom domain. If you don't see your domain in the list, then it hasn't been verified yet.</w:delText>
          </w:r>
          <w:r w:rsidR="00263E2C" w:rsidDel="00E60112">
            <w:delText xml:space="preserve"> </w:delText>
          </w:r>
        </w:del>
      </w:ins>
    </w:p>
    <w:p w14:paraId="557517EB" w14:textId="6CE4C4A6" w:rsidR="00532D68" w:rsidRPr="006A5A31" w:rsidDel="00E60112" w:rsidRDefault="00532D68" w:rsidP="004A5AF4">
      <w:pPr>
        <w:pStyle w:val="ListParagraph"/>
        <w:numPr>
          <w:ilvl w:val="0"/>
          <w:numId w:val="32"/>
        </w:numPr>
        <w:rPr>
          <w:ins w:id="1936" w:author="Author"/>
          <w:del w:id="1937" w:author="Author"/>
        </w:rPr>
      </w:pPr>
      <w:ins w:id="1938" w:author="Author">
        <w:del w:id="1939" w:author="Author">
          <w:r w:rsidRPr="006A5A31" w:rsidDel="00E60112">
            <w:delText>Select </w:delText>
          </w:r>
          <w:r w:rsidRPr="00263E2C" w:rsidDel="00E60112">
            <w:rPr>
              <w:b/>
            </w:rPr>
            <w:delText>Save</w:delText>
          </w:r>
        </w:del>
      </w:ins>
    </w:p>
    <w:p w14:paraId="08238145" w14:textId="49A484DA" w:rsidR="00532D68" w:rsidRPr="006A5A31" w:rsidDel="00E75FE6" w:rsidRDefault="00532D68" w:rsidP="004A5AF4">
      <w:pPr>
        <w:pStyle w:val="ListParagraph"/>
        <w:numPr>
          <w:ilvl w:val="0"/>
          <w:numId w:val="32"/>
        </w:numPr>
        <w:rPr>
          <w:ins w:id="1940" w:author="Author"/>
          <w:del w:id="1941" w:author="Author"/>
        </w:rPr>
      </w:pPr>
      <w:ins w:id="1942" w:author="Author">
        <w:del w:id="1943" w:author="Author">
          <w:r w:rsidRPr="006A5A31" w:rsidDel="00E75FE6">
            <w:delText>The Certificate field that was disabled becomes enabled. Select this field.</w:delText>
          </w:r>
        </w:del>
      </w:ins>
    </w:p>
    <w:p w14:paraId="5522EC69" w14:textId="7649A099" w:rsidR="00532D68" w:rsidRDefault="00532D68" w:rsidP="00532D68">
      <w:pPr>
        <w:pStyle w:val="NormalWeb"/>
        <w:shd w:val="clear" w:color="auto" w:fill="FFFFFF"/>
        <w:rPr>
          <w:ins w:id="1944" w:author="Author"/>
          <w:rFonts w:ascii="Segoe UI" w:hAnsi="Segoe UI" w:cs="Segoe UI"/>
          <w:color w:val="000000"/>
        </w:rPr>
      </w:pPr>
      <w:ins w:id="1945" w:author="Author">
        <w:del w:id="1946" w:author="Author">
          <w:r w:rsidDel="0016382A">
            <w:rPr>
              <w:rFonts w:ascii="Segoe UI" w:hAnsi="Segoe UI" w:cs="Segoe UI"/>
              <w:noProof/>
              <w:color w:val="000000"/>
            </w:rPr>
            <w:drawing>
              <wp:inline distT="0" distB="0" distL="0" distR="0" wp14:anchorId="5E27619B" wp14:editId="01A3144F">
                <wp:extent cx="6828155" cy="988695"/>
                <wp:effectExtent l="0" t="0" r="0" b="1905"/>
                <wp:docPr id="18" name="Picture 18" descr="Click to upload a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to upload a certific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28155" cy="988695"/>
                        </a:xfrm>
                        <a:prstGeom prst="rect">
                          <a:avLst/>
                        </a:prstGeom>
                        <a:noFill/>
                        <a:ln>
                          <a:noFill/>
                        </a:ln>
                      </pic:spPr>
                    </pic:pic>
                  </a:graphicData>
                </a:graphic>
              </wp:inline>
            </w:drawing>
          </w:r>
        </w:del>
      </w:ins>
    </w:p>
    <w:p w14:paraId="37D468C3" w14:textId="1B8E9407" w:rsidR="00532D68" w:rsidRPr="005B48CF" w:rsidDel="00590397" w:rsidRDefault="00590397" w:rsidP="00532D68">
      <w:pPr>
        <w:pStyle w:val="NormalWeb"/>
        <w:shd w:val="clear" w:color="auto" w:fill="FFFFFF"/>
        <w:ind w:left="570"/>
        <w:rPr>
          <w:ins w:id="1947" w:author="Author"/>
          <w:del w:id="1948" w:author="Author"/>
          <w:rFonts w:ascii="Segoe UI" w:hAnsi="Segoe UI" w:cs="Segoe UI"/>
          <w:color w:val="000000"/>
          <w:sz w:val="22"/>
          <w:szCs w:val="22"/>
        </w:rPr>
      </w:pPr>
      <w:ins w:id="1949" w:author="Author">
        <w:r w:rsidRPr="005B48CF">
          <w:rPr>
            <w:rFonts w:ascii="Segoe UI" w:hAnsi="Segoe UI" w:cs="Segoe UI"/>
            <w:color w:val="000000"/>
            <w:sz w:val="22"/>
            <w:szCs w:val="22"/>
          </w:rPr>
          <w:t xml:space="preserve">Click on the dialog to </w:t>
        </w:r>
        <w:del w:id="1950" w:author="Author">
          <w:r w:rsidR="00532D68" w:rsidRPr="005B48CF" w:rsidDel="00590397">
            <w:rPr>
              <w:rFonts w:ascii="Segoe UI" w:hAnsi="Segoe UI" w:cs="Segoe UI"/>
              <w:color w:val="000000"/>
              <w:sz w:val="22"/>
              <w:szCs w:val="22"/>
            </w:rPr>
            <w:delText>If you already uploaded a certificate for this domain, the Certificate field displays the certificate information.</w:delText>
          </w:r>
        </w:del>
      </w:ins>
    </w:p>
    <w:p w14:paraId="6AC3DAE7" w14:textId="0E2D43F1" w:rsidR="00532D68" w:rsidRPr="005B48CF" w:rsidRDefault="00590397" w:rsidP="2F909190">
      <w:pPr>
        <w:pStyle w:val="NormalWeb"/>
        <w:numPr>
          <w:ilvl w:val="0"/>
          <w:numId w:val="32"/>
        </w:numPr>
        <w:shd w:val="clear" w:color="auto" w:fill="FFFFFF" w:themeFill="background1"/>
        <w:spacing w:before="100" w:beforeAutospacing="1"/>
        <w:rPr>
          <w:ins w:id="1951" w:author="Author"/>
          <w:rFonts w:ascii="Segoe UI" w:hAnsi="Segoe UI" w:cs="Segoe UI"/>
          <w:color w:val="000000"/>
          <w:sz w:val="22"/>
          <w:szCs w:val="22"/>
        </w:rPr>
      </w:pPr>
      <w:ins w:id="1952" w:author="Author">
        <w:r w:rsidRPr="005B48CF">
          <w:rPr>
            <w:rFonts w:ascii="Segoe UI" w:hAnsi="Segoe UI" w:cs="Segoe UI"/>
            <w:color w:val="000000"/>
            <w:sz w:val="22"/>
            <w:szCs w:val="22"/>
          </w:rPr>
          <w:t>u</w:t>
        </w:r>
        <w:del w:id="1953" w:author="Author">
          <w:r w:rsidR="00532D68" w:rsidRPr="005B48CF" w:rsidDel="00590397">
            <w:rPr>
              <w:rFonts w:ascii="Segoe UI" w:hAnsi="Segoe UI" w:cs="Segoe UI"/>
              <w:color w:val="000000"/>
              <w:sz w:val="22"/>
              <w:szCs w:val="22"/>
            </w:rPr>
            <w:delText>U</w:delText>
          </w:r>
        </w:del>
        <w:r w:rsidR="00532D68" w:rsidRPr="005B48CF">
          <w:rPr>
            <w:rFonts w:ascii="Segoe UI" w:hAnsi="Segoe UI" w:cs="Segoe UI"/>
            <w:color w:val="000000"/>
            <w:sz w:val="22"/>
            <w:szCs w:val="22"/>
          </w:rPr>
          <w:t>pload the PFX certificate and enter the password</w:t>
        </w:r>
        <w:r w:rsidR="005B48CF">
          <w:rPr>
            <w:rFonts w:ascii="Segoe UI" w:hAnsi="Segoe UI" w:cs="Segoe UI"/>
            <w:color w:val="000000"/>
            <w:sz w:val="22"/>
            <w:szCs w:val="22"/>
          </w:rPr>
          <w:t xml:space="preserve"> </w:t>
        </w:r>
        <w:del w:id="1954" w:author="Author">
          <w:r w:rsidR="00532D68" w:rsidRPr="005B48CF" w:rsidDel="005B48CF">
            <w:rPr>
              <w:rFonts w:ascii="Segoe UI" w:hAnsi="Segoe UI" w:cs="Segoe UI"/>
              <w:color w:val="000000"/>
              <w:sz w:val="22"/>
              <w:szCs w:val="22"/>
            </w:rPr>
            <w:delText xml:space="preserve"> for the certificate.</w:delText>
          </w:r>
        </w:del>
      </w:ins>
    </w:p>
    <w:p w14:paraId="76B1B67E" w14:textId="6C8B865D" w:rsidR="00532D68" w:rsidDel="005B48CF" w:rsidRDefault="00532D68" w:rsidP="004A5AF4">
      <w:pPr>
        <w:numPr>
          <w:ilvl w:val="0"/>
          <w:numId w:val="32"/>
        </w:numPr>
        <w:shd w:val="clear" w:color="auto" w:fill="FFFFFF"/>
        <w:spacing w:before="100" w:beforeAutospacing="1" w:after="100" w:afterAutospacing="1" w:line="240" w:lineRule="auto"/>
        <w:rPr>
          <w:del w:id="1955" w:author="Author"/>
          <w:rFonts w:cs="Segoe UI"/>
          <w:color w:val="000000"/>
        </w:rPr>
      </w:pPr>
      <w:ins w:id="1956" w:author="Author">
        <w:r w:rsidRPr="005B48CF">
          <w:rPr>
            <w:rFonts w:cs="Segoe UI"/>
            <w:color w:val="000000"/>
          </w:rPr>
          <w:t>Select </w:t>
        </w:r>
        <w:r w:rsidRPr="005B48CF">
          <w:rPr>
            <w:rStyle w:val="Strong"/>
            <w:rFonts w:cs="Segoe UI"/>
            <w:color w:val="000000"/>
          </w:rPr>
          <w:t>Save</w:t>
        </w:r>
        <w:r w:rsidRPr="005B48CF">
          <w:rPr>
            <w:rFonts w:cs="Segoe UI"/>
            <w:color w:val="000000"/>
          </w:rPr>
          <w:t> to save your change</w:t>
        </w:r>
        <w:del w:id="1957" w:author="Author">
          <w:r w:rsidRPr="005B48CF" w:rsidDel="005B48CF">
            <w:rPr>
              <w:rFonts w:cs="Segoe UI"/>
              <w:color w:val="000000"/>
            </w:rPr>
            <w:delText>s.</w:delText>
          </w:r>
        </w:del>
      </w:ins>
    </w:p>
    <w:p w14:paraId="3FAE857C" w14:textId="77777777" w:rsidR="005B48CF" w:rsidRPr="005B48CF" w:rsidDel="005A4369" w:rsidRDefault="005B48CF" w:rsidP="004A5AF4">
      <w:pPr>
        <w:numPr>
          <w:ilvl w:val="0"/>
          <w:numId w:val="32"/>
        </w:numPr>
        <w:shd w:val="clear" w:color="auto" w:fill="FFFFFF"/>
        <w:spacing w:before="100" w:beforeAutospacing="1" w:after="100" w:afterAutospacing="1" w:line="240" w:lineRule="auto"/>
        <w:rPr>
          <w:ins w:id="1958" w:author="Author"/>
          <w:del w:id="1959" w:author="Author"/>
          <w:rFonts w:cs="Segoe UI"/>
          <w:color w:val="000000"/>
        </w:rPr>
      </w:pPr>
    </w:p>
    <w:p w14:paraId="34C02A26" w14:textId="14C6EEF4" w:rsidR="00DC2452" w:rsidRPr="005A4369" w:rsidDel="005A4369" w:rsidRDefault="00DC2452" w:rsidP="004A5AF4">
      <w:pPr>
        <w:pStyle w:val="Heading2"/>
        <w:numPr>
          <w:ilvl w:val="0"/>
          <w:numId w:val="32"/>
        </w:numPr>
        <w:rPr>
          <w:ins w:id="1960" w:author="Author"/>
          <w:del w:id="1961" w:author="Author"/>
          <w:sz w:val="24"/>
          <w:szCs w:val="24"/>
        </w:rPr>
      </w:pPr>
      <w:ins w:id="1962" w:author="Author">
        <w:del w:id="1963" w:author="Author">
          <w:r w:rsidRPr="005A4369" w:rsidDel="005A4369">
            <w:rPr>
              <w:sz w:val="24"/>
              <w:szCs w:val="24"/>
            </w:rPr>
            <w:delText>Step 2: Enabling Pre-Authentication</w:delText>
          </w:r>
        </w:del>
      </w:ins>
    </w:p>
    <w:p w14:paraId="1AB2F32A" w14:textId="78E8AE2E" w:rsidR="00532D68" w:rsidRPr="005B48CF" w:rsidDel="005B48CF" w:rsidRDefault="00532D68" w:rsidP="004A5AF4">
      <w:pPr>
        <w:numPr>
          <w:ilvl w:val="0"/>
          <w:numId w:val="32"/>
        </w:numPr>
        <w:shd w:val="clear" w:color="auto" w:fill="FFFFFF"/>
        <w:spacing w:before="100" w:beforeAutospacing="1" w:after="100" w:afterAutospacing="1" w:line="240" w:lineRule="auto"/>
        <w:rPr>
          <w:ins w:id="1964" w:author="Author"/>
          <w:del w:id="1965" w:author="Author"/>
          <w:rFonts w:cs="Segoe UI"/>
          <w:color w:val="000000"/>
        </w:rPr>
      </w:pPr>
      <w:ins w:id="1966" w:author="Author">
        <w:del w:id="1967" w:author="Author">
          <w:r w:rsidRPr="005B48CF" w:rsidDel="005B48CF">
            <w:rPr>
              <w:rFonts w:cs="Segoe UI"/>
              <w:color w:val="000000"/>
            </w:rPr>
            <w:delText>Add a </w:delText>
          </w:r>
          <w:r w:rsidRPr="005B48CF" w:rsidDel="005B48CF">
            <w:rPr>
              <w:rFonts w:cs="Segoe UI"/>
              <w:color w:val="000000"/>
            </w:rPr>
            <w:fldChar w:fldCharType="begin"/>
          </w:r>
          <w:r w:rsidRPr="005B48CF" w:rsidDel="005B48CF">
            <w:rPr>
              <w:rFonts w:cs="Segoe UI"/>
              <w:color w:val="000000"/>
            </w:rPr>
            <w:delInstrText xml:space="preserve"> HYPERLINK "https://docs.microsoft.com/en-us/azure/dns/dns-operations-recordsets-portal" </w:delInstrText>
          </w:r>
          <w:r w:rsidRPr="005B48CF" w:rsidDel="005B48CF">
            <w:rPr>
              <w:rFonts w:cs="Segoe UI"/>
              <w:color w:val="000000"/>
            </w:rPr>
            <w:fldChar w:fldCharType="separate"/>
          </w:r>
          <w:r w:rsidRPr="005B48CF" w:rsidDel="005B48CF">
            <w:rPr>
              <w:rStyle w:val="Hyperlink"/>
              <w:rFonts w:cs="Segoe UI"/>
              <w:color w:val="0078D7"/>
            </w:rPr>
            <w:delText>DNS record</w:delText>
          </w:r>
          <w:r w:rsidRPr="005B48CF" w:rsidDel="005B48CF">
            <w:rPr>
              <w:rFonts w:cs="Segoe UI"/>
              <w:color w:val="000000"/>
            </w:rPr>
            <w:fldChar w:fldCharType="end"/>
          </w:r>
          <w:r w:rsidRPr="005B48CF" w:rsidDel="005B48CF">
            <w:rPr>
              <w:rFonts w:cs="Segoe UI"/>
              <w:color w:val="000000"/>
            </w:rPr>
            <w:delText> that redirects the new external URL to the msappproxy.net domain.</w:delText>
          </w:r>
        </w:del>
      </w:ins>
    </w:p>
    <w:p w14:paraId="2085409E" w14:textId="77777777" w:rsidR="00532D68" w:rsidRPr="002800AC" w:rsidDel="00E6591C" w:rsidRDefault="00532D68" w:rsidP="004A5AF4">
      <w:pPr>
        <w:numPr>
          <w:ilvl w:val="0"/>
          <w:numId w:val="32"/>
        </w:numPr>
        <w:shd w:val="clear" w:color="auto" w:fill="FFFFFF"/>
        <w:spacing w:before="100" w:beforeAutospacing="1" w:after="100" w:afterAutospacing="1" w:line="240" w:lineRule="auto"/>
        <w:rPr>
          <w:ins w:id="1968" w:author="Author"/>
          <w:del w:id="1969" w:author="Author"/>
        </w:rPr>
      </w:pPr>
    </w:p>
    <w:p w14:paraId="7EEC6967" w14:textId="77777777" w:rsidR="00E6591C" w:rsidRPr="00E6591C" w:rsidDel="00E43627" w:rsidRDefault="00E6591C" w:rsidP="004A5AF4">
      <w:pPr>
        <w:numPr>
          <w:ilvl w:val="0"/>
          <w:numId w:val="32"/>
        </w:numPr>
        <w:shd w:val="clear" w:color="auto" w:fill="FFFFFF"/>
        <w:spacing w:before="100" w:beforeAutospacing="1" w:after="100" w:afterAutospacing="1" w:line="240" w:lineRule="auto"/>
        <w:rPr>
          <w:ins w:id="1970" w:author="Author"/>
          <w:del w:id="1971" w:author="Author"/>
          <w:rStyle w:val="Strong"/>
          <w:rFonts w:cs="Segoe UI"/>
          <w:b w:val="0"/>
          <w:bCs w:val="0"/>
          <w:color w:val="000000"/>
        </w:rPr>
      </w:pPr>
    </w:p>
    <w:p w14:paraId="618F5758" w14:textId="1C57DC96" w:rsidR="00E43627" w:rsidRPr="00E43627" w:rsidRDefault="00E43627" w:rsidP="2F909190">
      <w:pPr>
        <w:numPr>
          <w:ilvl w:val="0"/>
          <w:numId w:val="32"/>
        </w:numPr>
        <w:shd w:val="clear" w:color="auto" w:fill="FFFFFF" w:themeFill="background1"/>
        <w:spacing w:before="100" w:beforeAutospacing="1" w:after="100" w:afterAutospacing="1" w:line="240" w:lineRule="auto"/>
        <w:rPr>
          <w:ins w:id="1972" w:author="Author"/>
          <w:rFonts w:cs="Segoe UI"/>
          <w:color w:val="000000"/>
        </w:rPr>
      </w:pPr>
    </w:p>
    <w:p w14:paraId="5316BD3C" w14:textId="3E7579DB" w:rsidR="00E43627" w:rsidRPr="005D64C5" w:rsidDel="00022C72" w:rsidRDefault="00E43627" w:rsidP="00E43627">
      <w:pPr>
        <w:pStyle w:val="Heading2"/>
        <w:rPr>
          <w:ins w:id="1973" w:author="Author"/>
          <w:del w:id="1974" w:author="Author"/>
          <w:sz w:val="24"/>
          <w:szCs w:val="24"/>
        </w:rPr>
      </w:pPr>
      <w:ins w:id="1975" w:author="Author">
        <w:del w:id="1976" w:author="Author">
          <w:r w:rsidRPr="005D64C5" w:rsidDel="00022C72">
            <w:rPr>
              <w:sz w:val="24"/>
              <w:szCs w:val="24"/>
            </w:rPr>
            <w:lastRenderedPageBreak/>
            <w:delText xml:space="preserve">Step </w:delText>
          </w:r>
          <w:r w:rsidDel="00022C72">
            <w:rPr>
              <w:sz w:val="24"/>
              <w:szCs w:val="24"/>
            </w:rPr>
            <w:delText>3</w:delText>
          </w:r>
          <w:r w:rsidRPr="005D64C5" w:rsidDel="00022C72">
            <w:rPr>
              <w:sz w:val="24"/>
              <w:szCs w:val="24"/>
            </w:rPr>
            <w:delText xml:space="preserve">: </w:delText>
          </w:r>
          <w:r w:rsidR="00A81D0D" w:rsidDel="00022C72">
            <w:rPr>
              <w:sz w:val="24"/>
              <w:szCs w:val="24"/>
            </w:rPr>
            <w:delText>Disabling Pre-Authentication</w:delText>
          </w:r>
          <w:r w:rsidRPr="005D64C5" w:rsidDel="00022C72">
            <w:rPr>
              <w:sz w:val="24"/>
              <w:szCs w:val="24"/>
            </w:rPr>
            <w:delText>Using Custom Domain Names</w:delText>
          </w:r>
        </w:del>
      </w:ins>
    </w:p>
    <w:p w14:paraId="4DB12251" w14:textId="5C3F55BD" w:rsidR="00E6591C" w:rsidRPr="00E6591C" w:rsidDel="00022C72" w:rsidRDefault="00E43627" w:rsidP="00A81D0D">
      <w:pPr>
        <w:pStyle w:val="Heading2"/>
        <w:rPr>
          <w:ins w:id="1977" w:author="Author"/>
          <w:del w:id="1978" w:author="Author"/>
          <w:rStyle w:val="Strong"/>
          <w:b w:val="0"/>
          <w:bCs w:val="0"/>
          <w:color w:val="000000"/>
          <w:sz w:val="22"/>
          <w:szCs w:val="22"/>
        </w:rPr>
      </w:pPr>
      <w:ins w:id="1979" w:author="Author">
        <w:del w:id="1980" w:author="Author">
          <w:r w:rsidDel="00022C72">
            <w:delText>As mentioned in the best practices section,</w:delText>
          </w:r>
        </w:del>
      </w:ins>
    </w:p>
    <w:p w14:paraId="6E923BD1" w14:textId="3DAF682C" w:rsidR="00D808EB" w:rsidRPr="002800AC" w:rsidDel="00022C72" w:rsidRDefault="00D808EB" w:rsidP="004A5AF4">
      <w:pPr>
        <w:pStyle w:val="NormalWeb"/>
        <w:numPr>
          <w:ilvl w:val="1"/>
          <w:numId w:val="32"/>
        </w:numPr>
        <w:shd w:val="clear" w:color="auto" w:fill="FFFFFF"/>
        <w:spacing w:before="100" w:beforeAutospacing="1"/>
        <w:ind w:left="1140"/>
        <w:rPr>
          <w:ins w:id="1981" w:author="Author"/>
          <w:del w:id="1982" w:author="Author"/>
          <w:rFonts w:ascii="Segoe UI" w:hAnsi="Segoe UI" w:cs="Segoe UI"/>
          <w:color w:val="000000"/>
          <w:sz w:val="22"/>
          <w:szCs w:val="22"/>
        </w:rPr>
      </w:pPr>
      <w:ins w:id="1983" w:author="Author">
        <w:del w:id="1984" w:author="Author">
          <w:r w:rsidRPr="002800AC" w:rsidDel="00022C72">
            <w:rPr>
              <w:rStyle w:val="Strong"/>
              <w:rFonts w:ascii="Segoe UI" w:hAnsi="Segoe UI" w:cs="Segoe UI"/>
              <w:color w:val="000000"/>
              <w:sz w:val="22"/>
              <w:szCs w:val="22"/>
            </w:rPr>
            <w:delText>Pre</w:delText>
          </w:r>
          <w:r w:rsidR="00264F2D" w:rsidDel="00022C72">
            <w:rPr>
              <w:rStyle w:val="Strong"/>
              <w:rFonts w:ascii="Segoe UI" w:hAnsi="Segoe UI" w:cs="Segoe UI"/>
              <w:color w:val="000000"/>
              <w:sz w:val="22"/>
              <w:szCs w:val="22"/>
            </w:rPr>
            <w:delText>-</w:delText>
          </w:r>
          <w:r w:rsidRPr="002800AC" w:rsidDel="00022C72">
            <w:rPr>
              <w:rStyle w:val="Strong"/>
              <w:rFonts w:ascii="Segoe UI" w:hAnsi="Segoe UI" w:cs="Segoe UI"/>
              <w:color w:val="000000"/>
              <w:sz w:val="22"/>
              <w:szCs w:val="22"/>
            </w:rPr>
            <w:delText xml:space="preserve"> Authentication</w:delText>
          </w:r>
          <w:r w:rsidRPr="002800AC" w:rsidDel="00022C72">
            <w:rPr>
              <w:rFonts w:ascii="Segoe UI" w:hAnsi="Segoe UI" w:cs="Segoe UI"/>
              <w:color w:val="000000"/>
              <w:sz w:val="22"/>
              <w:szCs w:val="22"/>
            </w:rPr>
            <w:delText xml:space="preserve">: </w:delText>
          </w:r>
          <w:r w:rsidR="00B525BD" w:rsidDel="00022C72">
            <w:rPr>
              <w:rFonts w:ascii="Segoe UI" w:hAnsi="Segoe UI" w:cs="Segoe UI"/>
              <w:color w:val="000000"/>
              <w:sz w:val="22"/>
              <w:szCs w:val="22"/>
            </w:rPr>
            <w:delText xml:space="preserve">This is what allows </w:delText>
          </w:r>
          <w:r w:rsidRPr="002800AC" w:rsidDel="00022C72">
            <w:rPr>
              <w:rFonts w:ascii="Segoe UI" w:hAnsi="Segoe UI" w:cs="Segoe UI"/>
              <w:color w:val="000000"/>
              <w:sz w:val="22"/>
              <w:szCs w:val="22"/>
            </w:rPr>
            <w:delText xml:space="preserve">How Application Proxy </w:delText>
          </w:r>
          <w:r w:rsidR="00B525BD" w:rsidDel="00022C72">
            <w:rPr>
              <w:rFonts w:ascii="Segoe UI" w:hAnsi="Segoe UI" w:cs="Segoe UI"/>
              <w:color w:val="000000"/>
              <w:sz w:val="22"/>
              <w:szCs w:val="22"/>
            </w:rPr>
            <w:delText xml:space="preserve">to validate </w:delText>
          </w:r>
          <w:r w:rsidRPr="002800AC" w:rsidDel="00022C72">
            <w:rPr>
              <w:rFonts w:ascii="Segoe UI" w:hAnsi="Segoe UI" w:cs="Segoe UI"/>
              <w:color w:val="000000"/>
              <w:sz w:val="22"/>
              <w:szCs w:val="22"/>
            </w:rPr>
            <w:delText>verifies user</w:delText>
          </w:r>
          <w:r w:rsidR="00B525BD" w:rsidDel="00022C72">
            <w:rPr>
              <w:rFonts w:ascii="Segoe UI" w:hAnsi="Segoe UI" w:cs="Segoe UI"/>
              <w:color w:val="000000"/>
              <w:sz w:val="22"/>
              <w:szCs w:val="22"/>
            </w:rPr>
            <w:delText xml:space="preserve"> credentials </w:delText>
          </w:r>
          <w:r w:rsidRPr="002800AC" w:rsidDel="00022C72">
            <w:rPr>
              <w:rFonts w:ascii="Segoe UI" w:hAnsi="Segoe UI" w:cs="Segoe UI"/>
              <w:color w:val="000000"/>
              <w:sz w:val="22"/>
              <w:szCs w:val="22"/>
            </w:rPr>
            <w:delText xml:space="preserve">s before </w:delText>
          </w:r>
          <w:r w:rsidR="00B525BD" w:rsidDel="00022C72">
            <w:rPr>
              <w:rFonts w:ascii="Segoe UI" w:hAnsi="Segoe UI" w:cs="Segoe UI"/>
              <w:color w:val="000000"/>
              <w:sz w:val="22"/>
              <w:szCs w:val="22"/>
            </w:rPr>
            <w:delText xml:space="preserve">granting them </w:delText>
          </w:r>
          <w:r w:rsidRPr="002800AC" w:rsidDel="00022C72">
            <w:rPr>
              <w:rFonts w:ascii="Segoe UI" w:hAnsi="Segoe UI" w:cs="Segoe UI"/>
              <w:color w:val="000000"/>
              <w:sz w:val="22"/>
              <w:szCs w:val="22"/>
            </w:rPr>
            <w:delText>giving them access to your application.</w:delText>
          </w:r>
          <w:r w:rsidR="00CC6E1D" w:rsidDel="00022C72">
            <w:rPr>
              <w:rFonts w:ascii="Segoe UI" w:hAnsi="Segoe UI" w:cs="Segoe UI"/>
              <w:color w:val="000000"/>
              <w:sz w:val="22"/>
              <w:szCs w:val="22"/>
            </w:rPr>
            <w:delText xml:space="preserve"> We recommend </w:delText>
          </w:r>
          <w:r w:rsidR="00DE5478" w:rsidDel="00022C72">
            <w:rPr>
              <w:rFonts w:ascii="Segoe UI" w:hAnsi="Segoe UI" w:cs="Segoe UI"/>
              <w:color w:val="000000"/>
              <w:sz w:val="22"/>
              <w:szCs w:val="22"/>
            </w:rPr>
            <w:delText xml:space="preserve">that you </w:delText>
          </w:r>
          <w:r w:rsidR="006529DA" w:rsidDel="00022C72">
            <w:rPr>
              <w:rFonts w:ascii="Segoe UI" w:hAnsi="Segoe UI" w:cs="Segoe UI"/>
              <w:color w:val="000000"/>
              <w:sz w:val="22"/>
              <w:szCs w:val="22"/>
            </w:rPr>
            <w:delText xml:space="preserve">testing publishing of the application with this setting disabled </w:delText>
          </w:r>
          <w:r w:rsidR="00DE5478" w:rsidDel="00022C72">
            <w:rPr>
              <w:rFonts w:ascii="Segoe UI" w:hAnsi="Segoe UI" w:cs="Segoe UI"/>
              <w:color w:val="000000"/>
              <w:sz w:val="22"/>
              <w:szCs w:val="22"/>
            </w:rPr>
            <w:delText>first</w:delText>
          </w:r>
        </w:del>
      </w:ins>
    </w:p>
    <w:p w14:paraId="7B0DBDAE" w14:textId="454018D5" w:rsidR="00D808EB" w:rsidRPr="002800AC" w:rsidDel="00022C72" w:rsidRDefault="00D808EB" w:rsidP="004A5AF4">
      <w:pPr>
        <w:numPr>
          <w:ilvl w:val="2"/>
          <w:numId w:val="33"/>
        </w:numPr>
        <w:shd w:val="clear" w:color="auto" w:fill="FFFFFF"/>
        <w:spacing w:before="100" w:beforeAutospacing="1" w:after="100" w:afterAutospacing="1" w:line="240" w:lineRule="auto"/>
        <w:ind w:left="1710"/>
        <w:rPr>
          <w:ins w:id="1985" w:author="Author"/>
          <w:del w:id="1986" w:author="Author"/>
          <w:rFonts w:cs="Segoe UI"/>
          <w:color w:val="000000"/>
        </w:rPr>
      </w:pPr>
      <w:ins w:id="1987" w:author="Author">
        <w:del w:id="1988" w:author="Author">
          <w:r w:rsidRPr="002800AC" w:rsidDel="00022C72">
            <w:rPr>
              <w:rFonts w:cs="Segoe UI"/>
              <w:color w:val="000000"/>
            </w:rPr>
            <w:delText>Azure Active Directory: Application Proxy redirects users to sign in with Azure AD, which authenticates their permissions for the directory and application. We recommend keeping this option as the default, so that you can take advantage of Azure AD security features like conditional access and Multi-Factor Authentication.</w:delText>
          </w:r>
        </w:del>
      </w:ins>
    </w:p>
    <w:p w14:paraId="5932A6AF" w14:textId="1579804A" w:rsidR="00D808EB" w:rsidRPr="002800AC" w:rsidDel="00022C72" w:rsidRDefault="00D808EB" w:rsidP="004A5AF4">
      <w:pPr>
        <w:numPr>
          <w:ilvl w:val="2"/>
          <w:numId w:val="33"/>
        </w:numPr>
        <w:shd w:val="clear" w:color="auto" w:fill="FFFFFF"/>
        <w:spacing w:before="100" w:beforeAutospacing="1" w:after="100" w:afterAutospacing="1" w:line="240" w:lineRule="auto"/>
        <w:ind w:left="1710"/>
        <w:rPr>
          <w:ins w:id="1989" w:author="Author"/>
          <w:del w:id="1990" w:author="Author"/>
          <w:rFonts w:cs="Segoe UI"/>
          <w:color w:val="000000"/>
        </w:rPr>
      </w:pPr>
      <w:ins w:id="1991" w:author="Author">
        <w:del w:id="1992" w:author="Author">
          <w:r w:rsidRPr="002800AC" w:rsidDel="00022C72">
            <w:rPr>
              <w:rFonts w:cs="Segoe UI"/>
              <w:color w:val="000000"/>
            </w:rPr>
            <w:delText>Passthrough: Users don't have to authenticate against Azure Active Directory to access the application. You can still set up authentication requirements on the backend.</w:delText>
          </w:r>
        </w:del>
      </w:ins>
    </w:p>
    <w:p w14:paraId="073165C3" w14:textId="7EC78680" w:rsidR="00D808EB" w:rsidRPr="002800AC" w:rsidDel="00022C72" w:rsidRDefault="00D808EB" w:rsidP="004A5AF4">
      <w:pPr>
        <w:numPr>
          <w:ilvl w:val="1"/>
          <w:numId w:val="33"/>
        </w:numPr>
        <w:shd w:val="clear" w:color="auto" w:fill="FFFFFF"/>
        <w:spacing w:before="100" w:beforeAutospacing="1" w:after="100" w:afterAutospacing="1" w:line="240" w:lineRule="auto"/>
        <w:ind w:left="1140"/>
        <w:rPr>
          <w:ins w:id="1993" w:author="Author"/>
          <w:del w:id="1994" w:author="Author"/>
          <w:rFonts w:cs="Segoe UI"/>
          <w:color w:val="000000"/>
        </w:rPr>
      </w:pPr>
      <w:ins w:id="1995" w:author="Author">
        <w:del w:id="1996" w:author="Author">
          <w:r w:rsidRPr="002800AC" w:rsidDel="00022C72">
            <w:rPr>
              <w:rStyle w:val="Strong"/>
              <w:rFonts w:cs="Segoe UI"/>
              <w:color w:val="000000"/>
            </w:rPr>
            <w:delText>Connector Group</w:delText>
          </w:r>
          <w:r w:rsidRPr="002800AC" w:rsidDel="00022C72">
            <w:rPr>
              <w:rFonts w:cs="Segoe UI"/>
              <w:color w:val="000000"/>
            </w:rPr>
            <w:delText>: Connectors process the remote access to your application, and connector groups help you organize connectors and apps by region, network, or purpose. If you don't have any</w:delText>
          </w:r>
          <w:r w:rsidR="00DE5478" w:rsidDel="00022C72">
            <w:rPr>
              <w:rFonts w:cs="Segoe UI"/>
              <w:color w:val="000000"/>
            </w:rPr>
            <w:delText>Not assigning a</w:delText>
          </w:r>
          <w:r w:rsidRPr="002800AC" w:rsidDel="00022C72">
            <w:rPr>
              <w:rFonts w:cs="Segoe UI"/>
              <w:color w:val="000000"/>
            </w:rPr>
            <w:delText xml:space="preserve"> connector group</w:delText>
          </w:r>
          <w:r w:rsidR="00DE5478" w:rsidDel="00022C72">
            <w:rPr>
              <w:rFonts w:cs="Segoe UI"/>
              <w:color w:val="000000"/>
            </w:rPr>
            <w:delText xml:space="preserve"> will </w:delText>
          </w:r>
          <w:r w:rsidRPr="002800AC" w:rsidDel="00022C72">
            <w:rPr>
              <w:rFonts w:cs="Segoe UI"/>
              <w:color w:val="000000"/>
            </w:rPr>
            <w:delText>s created yet, your app is assigned to </w:delText>
          </w:r>
          <w:r w:rsidRPr="002800AC" w:rsidDel="00022C72">
            <w:rPr>
              <w:rStyle w:val="Strong"/>
              <w:rFonts w:cs="Segoe UI"/>
              <w:color w:val="000000"/>
            </w:rPr>
            <w:delText>Default</w:delText>
          </w:r>
          <w:r w:rsidRPr="002800AC" w:rsidDel="00022C72">
            <w:rPr>
              <w:rFonts w:cs="Segoe UI"/>
              <w:color w:val="000000"/>
            </w:rPr>
            <w:delText>.</w:delText>
          </w:r>
        </w:del>
      </w:ins>
    </w:p>
    <w:p w14:paraId="0D19A9AF" w14:textId="19FA7BAA" w:rsidR="00D808EB" w:rsidRPr="00CD6D99" w:rsidDel="00022C72" w:rsidRDefault="00D808EB" w:rsidP="004A5AF4">
      <w:pPr>
        <w:numPr>
          <w:ilvl w:val="1"/>
          <w:numId w:val="33"/>
        </w:numPr>
        <w:shd w:val="clear" w:color="auto" w:fill="FFFFFF"/>
        <w:spacing w:before="100" w:beforeAutospacing="1" w:after="100" w:afterAutospacing="1" w:line="240" w:lineRule="auto"/>
        <w:ind w:left="1140"/>
        <w:rPr>
          <w:ins w:id="1997" w:author="Author"/>
          <w:del w:id="1998" w:author="Author"/>
          <w:rFonts w:cs="Segoe UI"/>
          <w:color w:val="000000"/>
        </w:rPr>
      </w:pPr>
      <w:ins w:id="1999" w:author="Author">
        <w:del w:id="2000" w:author="Author">
          <w:r w:rsidRPr="002800AC" w:rsidDel="00022C72">
            <w:rPr>
              <w:noProof/>
            </w:rPr>
            <mc:AlternateContent>
              <mc:Choice Requires="wps">
                <w:drawing>
                  <wp:inline distT="0" distB="0" distL="0" distR="0" wp14:anchorId="772D7C7E" wp14:editId="48E3736C">
                    <wp:extent cx="302895" cy="302895"/>
                    <wp:effectExtent l="0" t="0" r="0" b="0"/>
                    <wp:docPr id="13" name="Rectangle 13" descr="Configure your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5A71F" id="Rectangle 13" o:spid="_x0000_s1026" alt="Configure your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" filled="f" stroked="f">
                    <o:lock v:ext="edit" aspectratio="t"/>
                    <w10:anchorlock/>
                  </v:rect>
                </w:pict>
              </mc:Fallback>
            </mc:AlternateContent>
          </w:r>
        </w:del>
      </w:ins>
    </w:p>
    <w:p w14:paraId="2C8F48C3" w14:textId="65E9EC41" w:rsidR="00D808EB" w:rsidRPr="002800AC" w:rsidDel="00022C72" w:rsidRDefault="00D808EB" w:rsidP="00CD6D99">
      <w:pPr>
        <w:rPr>
          <w:ins w:id="2001" w:author="Author"/>
          <w:del w:id="2002" w:author="Author"/>
        </w:rPr>
      </w:pPr>
      <w:ins w:id="2003" w:author="Author">
        <w:del w:id="2004" w:author="Author">
          <w:r w:rsidRPr="002800AC" w:rsidDel="00022C72">
            <w:delText>If necessary, configure additional settings. F</w:delText>
          </w:r>
          <w:r w:rsidR="005E1E74" w:rsidDel="00022C72">
            <w:delText xml:space="preserve">Unless </w:delText>
          </w:r>
          <w:r w:rsidR="00263A6B" w:rsidDel="00022C72">
            <w:delText xml:space="preserve">necessary, </w:delText>
          </w:r>
          <w:r w:rsidRPr="002800AC" w:rsidDel="00022C72">
            <w:delText>or most applications</w:delText>
          </w:r>
          <w:r w:rsidR="00263A6B" w:rsidDel="00022C72">
            <w:delText xml:space="preserve"> </w:delText>
          </w:r>
          <w:r w:rsidRPr="002800AC" w:rsidDel="00022C72">
            <w:delText xml:space="preserve">, you should </w:delText>
          </w:r>
          <w:r w:rsidR="00263A6B" w:rsidDel="00022C72">
            <w:delText xml:space="preserve">work with the </w:delText>
          </w:r>
          <w:r w:rsidR="00207434" w:rsidDel="00022C72">
            <w:delText xml:space="preserve">remaining </w:delText>
          </w:r>
          <w:r w:rsidRPr="002800AC" w:rsidDel="00022C72">
            <w:delText>keep these settings in their default states.</w:delText>
          </w:r>
        </w:del>
      </w:ins>
    </w:p>
    <w:p w14:paraId="0FE71E6F" w14:textId="79E79E84" w:rsidR="00D808EB" w:rsidRPr="002800AC" w:rsidDel="00022C72" w:rsidRDefault="00D808EB" w:rsidP="00CD6D99">
      <w:pPr>
        <w:rPr>
          <w:ins w:id="2005" w:author="Author"/>
          <w:del w:id="2006" w:author="Author"/>
        </w:rPr>
      </w:pPr>
      <w:ins w:id="2007" w:author="Author">
        <w:del w:id="2008" w:author="Author">
          <w:r w:rsidRPr="002800AC" w:rsidDel="00022C72">
            <w:rPr>
              <w:rStyle w:val="Strong"/>
              <w:rFonts w:cs="Segoe UI"/>
              <w:color w:val="000000"/>
            </w:rPr>
            <w:delText>Backend Application Timeout</w:delText>
          </w:r>
          <w:r w:rsidRPr="002800AC" w:rsidDel="00022C72">
            <w:delText>: Set this value to </w:delText>
          </w:r>
          <w:r w:rsidRPr="002800AC" w:rsidDel="00022C72">
            <w:rPr>
              <w:rStyle w:val="Strong"/>
              <w:rFonts w:cs="Segoe UI"/>
              <w:color w:val="000000"/>
            </w:rPr>
            <w:delText>Long</w:delText>
          </w:r>
          <w:r w:rsidRPr="002800AC" w:rsidDel="00022C72">
            <w:delText> only if your application is slow to authenticate and connect.</w:delText>
          </w:r>
        </w:del>
      </w:ins>
    </w:p>
    <w:p w14:paraId="308747A4" w14:textId="0F141B56" w:rsidR="00D808EB" w:rsidRPr="002800AC" w:rsidDel="00022C72" w:rsidRDefault="00D808EB" w:rsidP="00CD6D99">
      <w:pPr>
        <w:rPr>
          <w:ins w:id="2009" w:author="Author"/>
          <w:del w:id="2010" w:author="Author"/>
        </w:rPr>
      </w:pPr>
      <w:ins w:id="2011" w:author="Author">
        <w:del w:id="2012" w:author="Author">
          <w:r w:rsidRPr="002800AC" w:rsidDel="00022C72">
            <w:rPr>
              <w:rStyle w:val="Strong"/>
              <w:rFonts w:cs="Segoe UI"/>
              <w:color w:val="000000"/>
            </w:rPr>
            <w:delText>Translate URLs in Headers</w:delText>
          </w:r>
          <w:r w:rsidRPr="002800AC" w:rsidDel="00022C72">
            <w:delText>: Keep this value as </w:delText>
          </w:r>
          <w:r w:rsidRPr="002800AC" w:rsidDel="00022C72">
            <w:rPr>
              <w:rStyle w:val="Strong"/>
              <w:rFonts w:cs="Segoe UI"/>
              <w:color w:val="000000"/>
            </w:rPr>
            <w:delText>Yes</w:delText>
          </w:r>
          <w:r w:rsidRPr="002800AC" w:rsidDel="00022C72">
            <w:delText> unless your application required the original host header in the authentication request.</w:delText>
          </w:r>
        </w:del>
      </w:ins>
    </w:p>
    <w:p w14:paraId="50D424B6" w14:textId="55C95B05" w:rsidR="00D808EB" w:rsidRPr="002800AC" w:rsidDel="00022C72" w:rsidRDefault="00D808EB" w:rsidP="00CD6D99">
      <w:pPr>
        <w:rPr>
          <w:ins w:id="2013" w:author="Author"/>
          <w:del w:id="2014" w:author="Author"/>
        </w:rPr>
      </w:pPr>
      <w:ins w:id="2015" w:author="Author">
        <w:del w:id="2016" w:author="Author">
          <w:r w:rsidRPr="002800AC" w:rsidDel="00022C72">
            <w:rPr>
              <w:rStyle w:val="Strong"/>
              <w:rFonts w:cs="Segoe UI"/>
              <w:color w:val="000000"/>
            </w:rPr>
            <w:delText>Translate URLs in Application Body</w:delText>
          </w:r>
          <w:r w:rsidRPr="002800AC" w:rsidDel="00022C72">
            <w:delText>: Keep this value as </w:delText>
          </w:r>
          <w:r w:rsidRPr="002800AC" w:rsidDel="00022C72">
            <w:rPr>
              <w:rStyle w:val="Strong"/>
              <w:rFonts w:cs="Segoe UI"/>
              <w:color w:val="000000"/>
            </w:rPr>
            <w:delText>No</w:delText>
          </w:r>
          <w:r w:rsidRPr="002800AC" w:rsidDel="00022C72">
            <w:delText> unless you have hardcoded HTML links to other on-premises applications, and don't use custom domains. For more information, see </w:delText>
          </w:r>
          <w:r w:rsidRPr="002800AC" w:rsidDel="00022C72">
            <w:fldChar w:fldCharType="begin"/>
          </w:r>
          <w:r w:rsidRPr="002800AC" w:rsidDel="00022C72">
            <w:delInstrText xml:space="preserve"> HYPERLINK "https://docs.microsoft.com/en-us/azure/active-directory/application-proxy-link-translation" </w:delInstrText>
          </w:r>
          <w:r w:rsidRPr="002800AC" w:rsidDel="00022C72">
            <w:fldChar w:fldCharType="separate"/>
          </w:r>
          <w:r w:rsidRPr="002800AC" w:rsidDel="00022C72">
            <w:rPr>
              <w:rStyle w:val="Hyperlink"/>
              <w:rFonts w:cs="Segoe UI"/>
              <w:color w:val="0078D7"/>
            </w:rPr>
            <w:delText>Link translation with Application Proxy</w:delText>
          </w:r>
          <w:r w:rsidRPr="002800AC" w:rsidDel="00022C72">
            <w:fldChar w:fldCharType="end"/>
          </w:r>
          <w:r w:rsidRPr="002800AC" w:rsidDel="00022C72">
            <w:delText>.</w:delText>
          </w:r>
        </w:del>
      </w:ins>
    </w:p>
    <w:p w14:paraId="7591348D" w14:textId="7DDA2687" w:rsidR="00D808EB" w:rsidRPr="00207434" w:rsidDel="00022C72" w:rsidRDefault="00D808EB" w:rsidP="004A5AF4">
      <w:pPr>
        <w:numPr>
          <w:ilvl w:val="1"/>
          <w:numId w:val="33"/>
        </w:numPr>
        <w:shd w:val="clear" w:color="auto" w:fill="FFFFFF"/>
        <w:spacing w:before="100" w:beforeAutospacing="1" w:after="100" w:afterAutospacing="1" w:line="240" w:lineRule="auto"/>
        <w:ind w:left="1140"/>
        <w:rPr>
          <w:ins w:id="2017" w:author="Author"/>
          <w:del w:id="2018" w:author="Author"/>
        </w:rPr>
      </w:pPr>
      <w:ins w:id="2019" w:author="Author">
        <w:del w:id="2020" w:author="Author">
          <w:r w:rsidRPr="002800AC" w:rsidDel="00022C72">
            <w:rPr>
              <w:noProof/>
            </w:rPr>
            <mc:AlternateContent>
              <mc:Choice Requires="wps">
                <w:drawing>
                  <wp:inline distT="0" distB="0" distL="0" distR="0" wp14:anchorId="270DE5CF" wp14:editId="3CF8FDAA">
                    <wp:extent cx="302895" cy="302895"/>
                    <wp:effectExtent l="0" t="0" r="0" b="0"/>
                    <wp:docPr id="11" name="Rectangle 11" descr="Configure your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FB439" id="Rectangle 11" o:spid="_x0000_s1026" alt="Configure your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" filled="f" stroked="f">
                    <o:lock v:ext="edit" aspectratio="t"/>
                    <w10:anchorlock/>
                  </v:rect>
                </w:pict>
              </mc:Fallback>
            </mc:AlternateContent>
          </w:r>
        </w:del>
      </w:ins>
    </w:p>
    <w:p w14:paraId="5E9A0EA4" w14:textId="01FB9A0F" w:rsidR="00D808EB" w:rsidRPr="002800AC" w:rsidDel="00022C72" w:rsidRDefault="00D808EB" w:rsidP="004A5AF4">
      <w:pPr>
        <w:pStyle w:val="NormalWeb"/>
        <w:numPr>
          <w:ilvl w:val="0"/>
          <w:numId w:val="33"/>
        </w:numPr>
        <w:shd w:val="clear" w:color="auto" w:fill="FFFFFF"/>
        <w:spacing w:before="100" w:beforeAutospacing="1"/>
        <w:ind w:left="570"/>
        <w:rPr>
          <w:ins w:id="2021" w:author="Author"/>
          <w:del w:id="2022" w:author="Author"/>
          <w:rFonts w:ascii="Segoe UI" w:hAnsi="Segoe UI" w:cs="Segoe UI"/>
          <w:color w:val="000000"/>
          <w:sz w:val="22"/>
          <w:szCs w:val="22"/>
        </w:rPr>
      </w:pPr>
      <w:ins w:id="2023" w:author="Author">
        <w:del w:id="2024" w:author="Author">
          <w:r w:rsidRPr="002800AC" w:rsidDel="00022C72">
            <w:rPr>
              <w:rFonts w:ascii="Segoe UI" w:hAnsi="Segoe UI" w:cs="Segoe UI"/>
              <w:color w:val="000000"/>
              <w:sz w:val="22"/>
              <w:szCs w:val="22"/>
            </w:rPr>
            <w:delText>Select </w:delText>
          </w:r>
          <w:r w:rsidRPr="002800AC" w:rsidDel="00022C72">
            <w:rPr>
              <w:rStyle w:val="Strong"/>
              <w:rFonts w:ascii="Segoe UI" w:hAnsi="Segoe UI" w:cs="Segoe UI"/>
              <w:color w:val="000000"/>
              <w:sz w:val="22"/>
              <w:szCs w:val="22"/>
            </w:rPr>
            <w:delText>Add</w:delText>
          </w:r>
          <w:r w:rsidRPr="002800AC" w:rsidDel="00022C72">
            <w:rPr>
              <w:rFonts w:ascii="Segoe UI" w:hAnsi="Segoe UI" w:cs="Segoe UI"/>
              <w:color w:val="000000"/>
              <w:sz w:val="22"/>
              <w:szCs w:val="22"/>
            </w:rPr>
            <w:delText>.</w:delText>
          </w:r>
        </w:del>
      </w:ins>
    </w:p>
    <w:p w14:paraId="49E1F4EA" w14:textId="6D272B36" w:rsidR="00D808EB" w:rsidDel="00022C72" w:rsidRDefault="00D808EB" w:rsidP="00AA51D2">
      <w:pPr>
        <w:pStyle w:val="NormalWeb"/>
        <w:shd w:val="clear" w:color="auto" w:fill="FFFFFF"/>
        <w:rPr>
          <w:ins w:id="2025" w:author="Author"/>
          <w:del w:id="2026" w:author="Author"/>
        </w:rPr>
      </w:pPr>
    </w:p>
    <w:p w14:paraId="4811A041" w14:textId="47F3C05B" w:rsidR="00CE7506" w:rsidRPr="002800AC" w:rsidDel="00022C72" w:rsidRDefault="00CE7506" w:rsidP="00CE7506">
      <w:pPr>
        <w:pStyle w:val="NormalWeb"/>
        <w:shd w:val="clear" w:color="auto" w:fill="E9FAF5"/>
        <w:ind w:left="1140"/>
        <w:rPr>
          <w:ins w:id="2027" w:author="Author"/>
          <w:del w:id="2028" w:author="Author"/>
          <w:rFonts w:ascii="Segoe UI" w:hAnsi="Segoe UI" w:cs="Segoe UI"/>
          <w:color w:val="000000"/>
          <w:sz w:val="22"/>
          <w:szCs w:val="22"/>
        </w:rPr>
      </w:pPr>
      <w:ins w:id="2029" w:author="Author">
        <w:del w:id="2030" w:author="Author">
          <w:r w:rsidRPr="002800AC" w:rsidDel="00022C72">
            <w:rPr>
              <w:rFonts w:ascii="Segoe UI" w:hAnsi="Segoe UI" w:cs="Segoe UI"/>
              <w:color w:val="000000"/>
              <w:sz w:val="22"/>
              <w:szCs w:val="22"/>
            </w:rPr>
            <w:delText>If you publish a path, make sure that it includes all the necessary images, scripts, and style sheets for your application. For example, if your app is at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"https://yourapp/app" </w:delInstrText>
          </w:r>
          <w:r w:rsidRPr="002800AC" w:rsidDel="00022C72">
            <w:rPr>
              <w:rFonts w:cs="Segoe UI"/>
              <w:color w:val="000000"/>
            </w:rPr>
            <w:fldChar w:fldCharType="separate"/>
          </w:r>
          <w:r w:rsidRPr="002800AC" w:rsidDel="00022C72">
            <w:rPr>
              <w:rStyle w:val="Hyperlink"/>
              <w:rFonts w:cs="Segoe UI"/>
              <w:color w:val="006449"/>
              <w:szCs w:val="22"/>
            </w:rPr>
            <w:delText>https://yourapp/app</w:delText>
          </w:r>
          <w:r w:rsidRPr="002800AC" w:rsidDel="00022C72">
            <w:rPr>
              <w:rFonts w:cs="Segoe UI"/>
              <w:color w:val="000000"/>
            </w:rPr>
            <w:fldChar w:fldCharType="end"/>
          </w:r>
          <w:r w:rsidRPr="002800AC" w:rsidDel="00022C72">
            <w:rPr>
              <w:rFonts w:ascii="Segoe UI" w:hAnsi="Segoe UI" w:cs="Segoe UI"/>
              <w:color w:val="000000"/>
              <w:sz w:val="22"/>
              <w:szCs w:val="22"/>
            </w:rPr>
            <w:delText>and uses images located at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"https://yourapp/media" </w:delInstrText>
          </w:r>
          <w:r w:rsidRPr="002800AC" w:rsidDel="00022C72">
            <w:rPr>
              <w:rFonts w:cs="Segoe UI"/>
              <w:color w:val="000000"/>
            </w:rPr>
            <w:fldChar w:fldCharType="separate"/>
          </w:r>
          <w:r w:rsidRPr="002800AC" w:rsidDel="00022C72">
            <w:rPr>
              <w:rStyle w:val="Hyperlink"/>
              <w:rFonts w:cs="Segoe UI"/>
              <w:color w:val="006449"/>
              <w:szCs w:val="22"/>
            </w:rPr>
            <w:delText>https://yourapp/media</w:delText>
          </w:r>
          <w:r w:rsidRPr="002800AC" w:rsidDel="00022C72">
            <w:rPr>
              <w:rFonts w:cs="Segoe UI"/>
              <w:color w:val="000000"/>
            </w:rPr>
            <w:fldChar w:fldCharType="end"/>
          </w:r>
          <w:r w:rsidRPr="002800AC" w:rsidDel="00022C72">
            <w:rPr>
              <w:rFonts w:ascii="Segoe UI" w:hAnsi="Segoe UI" w:cs="Segoe UI"/>
              <w:color w:val="000000"/>
              <w:sz w:val="22"/>
              <w:szCs w:val="22"/>
            </w:rPr>
            <w:delText>, then you should publish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"https://yourapp/" </w:delInstrText>
          </w:r>
          <w:r w:rsidRPr="002800AC" w:rsidDel="00022C72">
            <w:rPr>
              <w:rFonts w:cs="Segoe UI"/>
              <w:color w:val="000000"/>
            </w:rPr>
            <w:fldChar w:fldCharType="separate"/>
          </w:r>
          <w:r w:rsidRPr="002800AC" w:rsidDel="00022C72">
            <w:rPr>
              <w:rStyle w:val="Hyperlink"/>
              <w:rFonts w:cs="Segoe UI"/>
              <w:color w:val="006449"/>
              <w:szCs w:val="22"/>
            </w:rPr>
            <w:delText>https://yourapp/</w:delText>
          </w:r>
          <w:r w:rsidRPr="002800AC" w:rsidDel="00022C72">
            <w:rPr>
              <w:rFonts w:cs="Segoe UI"/>
              <w:color w:val="000000"/>
            </w:rPr>
            <w:fldChar w:fldCharType="end"/>
          </w:r>
          <w:r w:rsidRPr="002800AC" w:rsidDel="00022C72">
            <w:rPr>
              <w:rFonts w:ascii="Segoe UI" w:hAnsi="Segoe UI" w:cs="Segoe UI"/>
              <w:color w:val="000000"/>
              <w:sz w:val="22"/>
              <w:szCs w:val="22"/>
            </w:rPr>
            <w:delText> as the path. This internal URL doesn't have to be the landing page your users see. For more information, see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"https://docs.microsoft.com/en-us/azure/active-directory/application-proxy-office365-app-launcher" </w:delInstrText>
          </w:r>
          <w:r w:rsidRPr="002800AC" w:rsidDel="00022C72">
            <w:rPr>
              <w:rFonts w:cs="Segoe UI"/>
              <w:color w:val="000000"/>
            </w:rPr>
            <w:fldChar w:fldCharType="separate"/>
          </w:r>
          <w:r w:rsidRPr="002800AC" w:rsidDel="00022C72">
            <w:rPr>
              <w:rStyle w:val="Hyperlink"/>
              <w:rFonts w:cs="Segoe UI"/>
              <w:color w:val="006449"/>
              <w:szCs w:val="22"/>
            </w:rPr>
            <w:delText>Set a custom home page for published apps</w:delText>
          </w:r>
          <w:r w:rsidRPr="002800AC" w:rsidDel="00022C72">
            <w:rPr>
              <w:rFonts w:cs="Segoe UI"/>
              <w:color w:val="000000"/>
            </w:rPr>
            <w:fldChar w:fldCharType="end"/>
          </w:r>
          <w:r w:rsidRPr="002800AC" w:rsidDel="00022C72">
            <w:rPr>
              <w:rFonts w:ascii="Segoe UI" w:hAnsi="Segoe UI" w:cs="Segoe UI"/>
              <w:color w:val="000000"/>
              <w:sz w:val="22"/>
              <w:szCs w:val="22"/>
            </w:rPr>
            <w:delText>.</w:delText>
          </w:r>
        </w:del>
      </w:ins>
    </w:p>
    <w:p w14:paraId="4308EA4F" w14:textId="77777777" w:rsidR="00CE7506" w:rsidDel="00022C72" w:rsidRDefault="00CE7506" w:rsidP="00AA51D2">
      <w:pPr>
        <w:pStyle w:val="NormalWeb"/>
        <w:shd w:val="clear" w:color="auto" w:fill="FFFFFF"/>
        <w:rPr>
          <w:ins w:id="2031" w:author="Author"/>
          <w:del w:id="2032" w:author="Author"/>
        </w:rPr>
      </w:pPr>
    </w:p>
    <w:p w14:paraId="7571086F" w14:textId="12B1B3C0" w:rsidR="00D808EB" w:rsidRPr="00DA1254" w:rsidDel="00022C72" w:rsidRDefault="00D808EB" w:rsidP="001C4A52">
      <w:pPr>
        <w:pStyle w:val="Heading2"/>
        <w:rPr>
          <w:del w:id="2033" w:author="Author"/>
          <w:moveFrom w:id="2034" w:author="Author"/>
          <w:rFonts w:ascii="Times New Roman" w:hAnsi="Times New Roman"/>
          <w:sz w:val="24"/>
          <w:szCs w:val="24"/>
        </w:rPr>
      </w:pPr>
    </w:p>
    <w:p w14:paraId="78C32EDB" w14:textId="4E0F306B" w:rsidR="001C4A52" w:rsidDel="00022C72" w:rsidRDefault="001C4A52" w:rsidP="001C4A52">
      <w:pPr>
        <w:pStyle w:val="lf-text-block"/>
        <w:rPr>
          <w:del w:id="2035" w:author="Author"/>
          <w:moveFrom w:id="2036" w:author="Author"/>
        </w:rPr>
      </w:pPr>
      <w:moveFrom w:id="2037" w:author="Author">
        <w:del w:id="2038" w:author="Author">
          <w:r w:rsidDel="00022C72">
            <w:delText>The last step is to set each application to the connector group that will serve it.</w:delText>
          </w:r>
          <w:r w:rsidDel="00022C72">
            <w:rPr>
              <w:rStyle w:val="lf-thread-btn"/>
            </w:rPr>
            <w:delText xml:space="preserve"> </w:delText>
          </w:r>
        </w:del>
      </w:moveFrom>
    </w:p>
    <w:p w14:paraId="72E98450" w14:textId="2142FD0A" w:rsidR="001C4A52" w:rsidDel="00022C72" w:rsidRDefault="001C4A52" w:rsidP="004A5AF4">
      <w:pPr>
        <w:numPr>
          <w:ilvl w:val="0"/>
          <w:numId w:val="19"/>
        </w:numPr>
        <w:spacing w:before="100" w:beforeAutospacing="1" w:after="100" w:afterAutospacing="1" w:line="240" w:lineRule="auto"/>
        <w:rPr>
          <w:del w:id="2039" w:author="Author"/>
          <w:moveFrom w:id="2040" w:author="Author"/>
        </w:rPr>
      </w:pPr>
      <w:moveFrom w:id="2041" w:author="Author">
        <w:del w:id="2042" w:author="Author">
          <w:r w:rsidDel="00022C72">
            <w:delText xml:space="preserve">From the management dashboard for your directory, select </w:delText>
          </w:r>
          <w:r w:rsidDel="00022C72">
            <w:rPr>
              <w:rStyle w:val="Strong"/>
            </w:rPr>
            <w:delText>Enterprise applications</w:delText>
          </w:r>
          <w:r w:rsidDel="00022C72">
            <w:delText xml:space="preserve"> &gt; </w:delText>
          </w:r>
          <w:r w:rsidDel="00022C72">
            <w:rPr>
              <w:rStyle w:val="Strong"/>
            </w:rPr>
            <w:delText>All applications</w:delText>
          </w:r>
          <w:r w:rsidDel="00022C72">
            <w:delText xml:space="preserve"> &gt; the application you want to assign to a connector group &gt; </w:delText>
          </w:r>
          <w:r w:rsidDel="00022C72">
            <w:rPr>
              <w:rStyle w:val="Strong"/>
            </w:rPr>
            <w:delText>Application Proxy</w:delText>
          </w:r>
          <w:r w:rsidDel="00022C72">
            <w:delText>.</w:delText>
          </w:r>
        </w:del>
      </w:moveFrom>
    </w:p>
    <w:p w14:paraId="0385DB8A" w14:textId="155D00DF" w:rsidR="001C4A52" w:rsidDel="00022C72" w:rsidRDefault="001C4A52" w:rsidP="004A5AF4">
      <w:pPr>
        <w:numPr>
          <w:ilvl w:val="0"/>
          <w:numId w:val="19"/>
        </w:numPr>
        <w:spacing w:before="100" w:beforeAutospacing="1" w:after="100" w:afterAutospacing="1" w:line="240" w:lineRule="auto"/>
        <w:rPr>
          <w:del w:id="2043" w:author="Author"/>
          <w:moveFrom w:id="2044" w:author="Author"/>
        </w:rPr>
      </w:pPr>
      <w:moveFrom w:id="2045" w:author="Author">
        <w:del w:id="2046" w:author="Author">
          <w:r w:rsidDel="00022C72">
            <w:delText xml:space="preserve">Under </w:delText>
          </w:r>
          <w:r w:rsidDel="00022C72">
            <w:rPr>
              <w:rStyle w:val="Strong"/>
            </w:rPr>
            <w:delText>Connector group</w:delText>
          </w:r>
          <w:r w:rsidDel="00022C72">
            <w:delText>, use the dropdown menu to select the group you want the application to use.</w:delText>
          </w:r>
        </w:del>
      </w:moveFrom>
    </w:p>
    <w:p w14:paraId="4143F4F4" w14:textId="1C5790BC" w:rsidR="001C4A52" w:rsidDel="00022C72" w:rsidRDefault="001C4A52" w:rsidP="004A5AF4">
      <w:pPr>
        <w:numPr>
          <w:ilvl w:val="0"/>
          <w:numId w:val="19"/>
        </w:numPr>
        <w:spacing w:before="100" w:beforeAutospacing="1" w:after="100" w:afterAutospacing="1" w:line="240" w:lineRule="auto"/>
        <w:rPr>
          <w:del w:id="2047" w:author="Author"/>
          <w:moveFrom w:id="2048" w:author="Author"/>
        </w:rPr>
      </w:pPr>
      <w:moveFrom w:id="2049" w:author="Author">
        <w:del w:id="2050" w:author="Author">
          <w:r w:rsidDel="00022C72">
            <w:delText xml:space="preserve">Select </w:delText>
          </w:r>
          <w:r w:rsidDel="00022C72">
            <w:rPr>
              <w:rStyle w:val="Strong"/>
            </w:rPr>
            <w:delText>Save</w:delText>
          </w:r>
          <w:r w:rsidDel="00022C72">
            <w:delText xml:space="preserve"> to apply the change.</w:delText>
          </w:r>
        </w:del>
      </w:moveFrom>
    </w:p>
    <w:moveFromRangeEnd w:id="1814"/>
    <w:p w14:paraId="67191AD7" w14:textId="7B964309" w:rsidR="001C4A52" w:rsidDel="00022C72" w:rsidRDefault="001C4A52" w:rsidP="000C066E">
      <w:pPr>
        <w:pStyle w:val="lf-text-block"/>
        <w:rPr>
          <w:del w:id="2051" w:author="Author"/>
        </w:rPr>
      </w:pPr>
      <w:del w:id="2052" w:author="Author">
        <w:r w:rsidRPr="001C4A52" w:rsidDel="00022C72">
          <w:delText>Use cases for connector groups</w:delText>
        </w:r>
      </w:del>
    </w:p>
    <w:p w14:paraId="2B355E05" w14:textId="4464DF69" w:rsidR="00AA51D2" w:rsidDel="00022C72" w:rsidRDefault="00792D70" w:rsidP="00AA51D2">
      <w:pPr>
        <w:pStyle w:val="Heading2Numbered"/>
        <w:rPr>
          <w:ins w:id="2053" w:author="Author"/>
          <w:del w:id="2054" w:author="Author"/>
        </w:rPr>
      </w:pPr>
      <w:ins w:id="2055" w:author="Author">
        <w:del w:id="2056" w:author="Author">
          <w:r w:rsidDel="00022C72">
            <w:delText xml:space="preserve">Publish Applications using </w:delText>
          </w:r>
          <w:r w:rsidR="002E316C" w:rsidDel="00022C72">
            <w:delText>Custom Domain Name</w:delText>
          </w:r>
          <w:r w:rsidDel="00022C72">
            <w:delText>connector groups</w:delText>
          </w:r>
        </w:del>
      </w:ins>
    </w:p>
    <w:p w14:paraId="2368D05D" w14:textId="68CB4DD8" w:rsidR="00AA51D2" w:rsidRPr="00407EDD" w:rsidDel="00022C72" w:rsidRDefault="00D00B05" w:rsidP="00AA51D2">
      <w:pPr>
        <w:pStyle w:val="NormalWeb"/>
        <w:shd w:val="clear" w:color="auto" w:fill="FFFFFF"/>
        <w:rPr>
          <w:ins w:id="2057" w:author="Author"/>
          <w:del w:id="2058" w:author="Author"/>
          <w:rFonts w:ascii="Segoe UI" w:hAnsi="Segoe UI" w:cs="Segoe UI"/>
          <w:color w:val="000000"/>
          <w:sz w:val="22"/>
          <w:szCs w:val="22"/>
        </w:rPr>
      </w:pPr>
      <w:ins w:id="2059" w:author="Author">
        <w:del w:id="2060" w:author="Author">
          <w:r w:rsidDel="00022C72">
            <w:rPr>
              <w:rFonts w:ascii="Segoe UI" w:hAnsi="Segoe UI" w:cs="Segoe UI"/>
              <w:color w:val="000000"/>
              <w:sz w:val="22"/>
              <w:szCs w:val="22"/>
            </w:rPr>
            <w:delText xml:space="preserve">As mentioned in the best practices section, </w:delText>
          </w:r>
          <w:r w:rsidR="00407EDD" w:rsidDel="00022C72">
            <w:rPr>
              <w:rFonts w:ascii="Segoe UI" w:hAnsi="Segoe UI" w:cs="Segoe UI"/>
              <w:color w:val="000000"/>
              <w:sz w:val="22"/>
              <w:szCs w:val="22"/>
            </w:rPr>
            <w:delText>At this stage you would have already p</w:delText>
          </w:r>
          <w:r w:rsidR="00961F39" w:rsidDel="00022C72">
            <w:rPr>
              <w:rFonts w:ascii="Segoe UI" w:hAnsi="Segoe UI" w:cs="Segoe UI"/>
              <w:color w:val="000000"/>
              <w:sz w:val="22"/>
              <w:szCs w:val="22"/>
            </w:rPr>
            <w:delText>P</w:delText>
          </w:r>
          <w:r w:rsidR="00407EDD" w:rsidDel="00022C72">
            <w:rPr>
              <w:rFonts w:ascii="Segoe UI" w:hAnsi="Segoe UI" w:cs="Segoe UI"/>
              <w:color w:val="000000"/>
              <w:sz w:val="22"/>
              <w:szCs w:val="22"/>
            </w:rPr>
            <w:delText>ub</w:delText>
          </w:r>
          <w:r w:rsidR="00961F39" w:rsidDel="00022C72">
            <w:rPr>
              <w:rFonts w:ascii="Segoe UI" w:hAnsi="Segoe UI" w:cs="Segoe UI"/>
              <w:color w:val="000000"/>
              <w:sz w:val="22"/>
              <w:szCs w:val="22"/>
            </w:rPr>
            <w:delText>lishing applications</w:delText>
          </w:r>
          <w:r w:rsidDel="00022C72">
            <w:rPr>
              <w:rFonts w:ascii="Segoe UI" w:hAnsi="Segoe UI" w:cs="Segoe UI"/>
              <w:color w:val="000000"/>
              <w:sz w:val="22"/>
              <w:szCs w:val="22"/>
            </w:rPr>
            <w:delText xml:space="preserve"> should be published</w:delText>
          </w:r>
          <w:r w:rsidR="00961F39" w:rsidDel="00022C72">
            <w:rPr>
              <w:rFonts w:ascii="Segoe UI" w:hAnsi="Segoe UI" w:cs="Segoe UI"/>
              <w:color w:val="000000"/>
              <w:sz w:val="22"/>
              <w:szCs w:val="22"/>
            </w:rPr>
            <w:delText xml:space="preserve"> </w:delText>
          </w:r>
          <w:r w:rsidDel="00022C72">
            <w:rPr>
              <w:rFonts w:ascii="Segoe UI" w:hAnsi="Segoe UI" w:cs="Segoe UI"/>
              <w:color w:val="000000"/>
              <w:sz w:val="22"/>
              <w:szCs w:val="22"/>
            </w:rPr>
            <w:delText xml:space="preserve">using a custom domain name that your users are </w:delText>
          </w:r>
          <w:r w:rsidR="00BE0D68" w:rsidDel="00022C72">
            <w:rPr>
              <w:rFonts w:ascii="Segoe UI" w:hAnsi="Segoe UI" w:cs="Segoe UI"/>
              <w:color w:val="000000"/>
              <w:sz w:val="22"/>
              <w:szCs w:val="22"/>
            </w:rPr>
            <w:delText xml:space="preserve">familiar with. </w:delText>
          </w:r>
          <w:r w:rsidR="00961F39" w:rsidDel="00022C72">
            <w:rPr>
              <w:rFonts w:ascii="Segoe UI" w:hAnsi="Segoe UI" w:cs="Segoe UI"/>
              <w:color w:val="000000"/>
              <w:sz w:val="22"/>
              <w:szCs w:val="22"/>
            </w:rPr>
            <w:delText xml:space="preserve"> </w:delText>
          </w:r>
          <w:r w:rsidR="00AA51D2" w:rsidRPr="00407EDD" w:rsidDel="00022C72">
            <w:rPr>
              <w:rFonts w:ascii="Segoe UI" w:hAnsi="Segoe UI" w:cs="Segoe UI"/>
              <w:color w:val="000000"/>
              <w:sz w:val="22"/>
              <w:szCs w:val="22"/>
            </w:rPr>
            <w:delText>Before you configure a custom domain, make sure that you have the following requirements prepared:</w:delText>
          </w:r>
        </w:del>
      </w:ins>
    </w:p>
    <w:p w14:paraId="070E52BC" w14:textId="772E5FF6" w:rsidR="00AA51D2" w:rsidRPr="00407EDD" w:rsidDel="00022C72" w:rsidRDefault="00AA51D2" w:rsidP="004A5AF4">
      <w:pPr>
        <w:numPr>
          <w:ilvl w:val="0"/>
          <w:numId w:val="29"/>
        </w:numPr>
        <w:shd w:val="clear" w:color="auto" w:fill="FFFFFF"/>
        <w:spacing w:before="100" w:beforeAutospacing="1" w:after="100" w:afterAutospacing="1" w:line="240" w:lineRule="auto"/>
        <w:ind w:left="570"/>
        <w:rPr>
          <w:ins w:id="2061" w:author="Author"/>
          <w:del w:id="2062" w:author="Author"/>
          <w:rFonts w:cs="Segoe UI"/>
          <w:color w:val="000000"/>
        </w:rPr>
      </w:pPr>
      <w:ins w:id="2063" w:author="Author">
        <w:del w:id="2064" w:author="Author">
          <w:r w:rsidRPr="00407EDD" w:rsidDel="00022C72">
            <w:rPr>
              <w:rFonts w:cs="Segoe UI"/>
              <w:color w:val="000000"/>
            </w:rPr>
            <w:delText>A </w:delText>
          </w:r>
          <w:r w:rsidRPr="00407EDD" w:rsidDel="00022C72">
            <w:rPr>
              <w:rFonts w:cs="Segoe UI"/>
              <w:color w:val="000000"/>
            </w:rPr>
            <w:fldChar w:fldCharType="begin"/>
          </w:r>
          <w:r w:rsidRPr="00407EDD" w:rsidDel="00022C72">
            <w:rPr>
              <w:rFonts w:cs="Segoe UI"/>
              <w:color w:val="000000"/>
            </w:rPr>
            <w:delInstrText xml:space="preserve"> HYPERLINK "https://docs.microsoft.com/en-us/azure/active-directory/active-directory-domains-add-azure-portal" </w:delInstrText>
          </w:r>
          <w:r w:rsidRPr="00407EDD" w:rsidDel="00022C72">
            <w:rPr>
              <w:rFonts w:cs="Segoe UI"/>
              <w:color w:val="000000"/>
            </w:rPr>
            <w:fldChar w:fldCharType="separate"/>
          </w:r>
          <w:r w:rsidRPr="00407EDD" w:rsidDel="00022C72">
            <w:rPr>
              <w:rStyle w:val="Hyperlink"/>
              <w:rFonts w:cs="Segoe UI"/>
              <w:color w:val="0078D7"/>
            </w:rPr>
            <w:delText>verified domain added to Azure Active Directory</w:delText>
          </w:r>
          <w:r w:rsidRPr="00407EDD" w:rsidDel="00022C72">
            <w:rPr>
              <w:rFonts w:cs="Segoe UI"/>
              <w:color w:val="000000"/>
            </w:rPr>
            <w:fldChar w:fldCharType="end"/>
          </w:r>
          <w:r w:rsidRPr="00407EDD" w:rsidDel="00022C72">
            <w:rPr>
              <w:rFonts w:cs="Segoe UI"/>
              <w:color w:val="000000"/>
            </w:rPr>
            <w:delText>.</w:delText>
          </w:r>
        </w:del>
      </w:ins>
    </w:p>
    <w:p w14:paraId="4B88ACB2" w14:textId="14546A4F" w:rsidR="00AA51D2" w:rsidRPr="00407EDD" w:rsidDel="00022C72" w:rsidRDefault="00AA51D2" w:rsidP="004A5AF4">
      <w:pPr>
        <w:numPr>
          <w:ilvl w:val="0"/>
          <w:numId w:val="29"/>
        </w:numPr>
        <w:shd w:val="clear" w:color="auto" w:fill="FFFFFF"/>
        <w:spacing w:before="100" w:beforeAutospacing="1" w:after="100" w:afterAutospacing="1" w:line="240" w:lineRule="auto"/>
        <w:ind w:left="570"/>
        <w:rPr>
          <w:ins w:id="2065" w:author="Author"/>
          <w:del w:id="2066" w:author="Author"/>
          <w:rFonts w:cs="Segoe UI"/>
          <w:color w:val="000000"/>
        </w:rPr>
      </w:pPr>
      <w:ins w:id="2067" w:author="Author">
        <w:del w:id="2068" w:author="Author">
          <w:r w:rsidRPr="00407EDD" w:rsidDel="00022C72">
            <w:rPr>
              <w:rFonts w:cs="Segoe UI"/>
              <w:color w:val="000000"/>
            </w:rPr>
            <w:delText>A custom certificate for the domain, in the form of a PFX file.</w:delText>
          </w:r>
        </w:del>
      </w:ins>
    </w:p>
    <w:p w14:paraId="5555FD8F" w14:textId="11A00B51" w:rsidR="00AA51D2" w:rsidRPr="00407EDD" w:rsidDel="00022C72" w:rsidRDefault="00AA51D2" w:rsidP="004A5AF4">
      <w:pPr>
        <w:numPr>
          <w:ilvl w:val="0"/>
          <w:numId w:val="29"/>
        </w:numPr>
        <w:shd w:val="clear" w:color="auto" w:fill="FFFFFF"/>
        <w:spacing w:before="100" w:beforeAutospacing="1" w:after="100" w:afterAutospacing="1" w:line="240" w:lineRule="auto"/>
        <w:ind w:left="570"/>
        <w:rPr>
          <w:ins w:id="2069" w:author="Author"/>
          <w:del w:id="2070" w:author="Author"/>
          <w:rFonts w:cs="Segoe UI"/>
          <w:color w:val="000000"/>
        </w:rPr>
      </w:pPr>
      <w:ins w:id="2071" w:author="Author">
        <w:del w:id="2072" w:author="Author">
          <w:r w:rsidRPr="00407EDD" w:rsidDel="00022C72">
            <w:rPr>
              <w:rFonts w:cs="Segoe UI"/>
              <w:color w:val="000000"/>
            </w:rPr>
            <w:delText>An on-premises app </w:delText>
          </w:r>
          <w:r w:rsidRPr="00407EDD" w:rsidDel="00022C72">
            <w:rPr>
              <w:rFonts w:cs="Segoe UI"/>
              <w:color w:val="000000"/>
            </w:rPr>
            <w:fldChar w:fldCharType="begin"/>
          </w:r>
          <w:r w:rsidRPr="00407EDD" w:rsidDel="00022C72">
            <w:rPr>
              <w:rFonts w:cs="Segoe UI"/>
              <w:color w:val="000000"/>
            </w:rPr>
            <w:delInstrText xml:space="preserve"> HYPERLINK "https://docs.microsoft.com/en-us/azure/active-directory/application-proxy-publish-azure-portal" </w:delInstrText>
          </w:r>
          <w:r w:rsidRPr="00407EDD" w:rsidDel="00022C72">
            <w:rPr>
              <w:rFonts w:cs="Segoe UI"/>
              <w:color w:val="000000"/>
            </w:rPr>
            <w:fldChar w:fldCharType="separate"/>
          </w:r>
          <w:r w:rsidRPr="00407EDD" w:rsidDel="00022C72">
            <w:rPr>
              <w:rStyle w:val="Hyperlink"/>
              <w:rFonts w:cs="Segoe UI"/>
              <w:color w:val="0078D7"/>
            </w:rPr>
            <w:delText>published through Application Proxy</w:delText>
          </w:r>
          <w:r w:rsidRPr="00407EDD" w:rsidDel="00022C72">
            <w:rPr>
              <w:rFonts w:cs="Segoe UI"/>
              <w:color w:val="000000"/>
            </w:rPr>
            <w:fldChar w:fldCharType="end"/>
          </w:r>
          <w:r w:rsidRPr="00407EDD" w:rsidDel="00022C72">
            <w:rPr>
              <w:rFonts w:cs="Segoe UI"/>
              <w:color w:val="000000"/>
            </w:rPr>
            <w:delText>.</w:delText>
          </w:r>
        </w:del>
      </w:ins>
    </w:p>
    <w:p w14:paraId="5EED2912" w14:textId="01C39354" w:rsidR="00AA51D2" w:rsidDel="00022C72" w:rsidRDefault="00AA51D2" w:rsidP="00AA51D2">
      <w:pPr>
        <w:pStyle w:val="Heading3"/>
        <w:shd w:val="clear" w:color="auto" w:fill="FFFFFF"/>
        <w:spacing w:before="0" w:after="0"/>
        <w:rPr>
          <w:ins w:id="2073" w:author="Author"/>
          <w:del w:id="2074" w:author="Author"/>
          <w:rFonts w:ascii="Segoe UI Semibold" w:hAnsi="Segoe UI Semibold" w:cs="Segoe UI Semibold"/>
          <w:bCs w:val="0"/>
          <w:color w:val="000000"/>
        </w:rPr>
      </w:pPr>
      <w:ins w:id="2075" w:author="Author">
        <w:del w:id="2076" w:author="Author">
          <w:r w:rsidDel="00022C72">
            <w:rPr>
              <w:rFonts w:ascii="Segoe UI Semibold" w:hAnsi="Segoe UI Semibold" w:cs="Segoe UI Semibold"/>
              <w:b/>
              <w:bCs w:val="0"/>
              <w:color w:val="000000"/>
            </w:rPr>
            <w:delText>Configure your custom domain</w:delText>
          </w:r>
        </w:del>
      </w:ins>
    </w:p>
    <w:p w14:paraId="4B4D7460" w14:textId="2695DA3A" w:rsidR="00AA51D2" w:rsidRPr="00407EDD" w:rsidDel="00022C72" w:rsidRDefault="00AA51D2" w:rsidP="00AA51D2">
      <w:pPr>
        <w:pStyle w:val="NormalWeb"/>
        <w:shd w:val="clear" w:color="auto" w:fill="FFFFFF"/>
        <w:rPr>
          <w:ins w:id="2077" w:author="Author"/>
          <w:del w:id="2078" w:author="Author"/>
          <w:rFonts w:ascii="Segoe UI" w:hAnsi="Segoe UI" w:cs="Segoe UI"/>
          <w:color w:val="000000"/>
          <w:sz w:val="22"/>
          <w:szCs w:val="22"/>
        </w:rPr>
      </w:pPr>
      <w:ins w:id="2079" w:author="Author">
        <w:del w:id="2080" w:author="Author">
          <w:r w:rsidRPr="00407EDD" w:rsidDel="00022C72">
            <w:rPr>
              <w:rFonts w:ascii="Segoe UI" w:hAnsi="Segoe UI" w:cs="Segoe UI"/>
              <w:color w:val="000000"/>
              <w:sz w:val="22"/>
              <w:szCs w:val="22"/>
            </w:rPr>
            <w:delText>When you have those three requirements ready, follow these steps to set up your custom domain:</w:delText>
          </w:r>
        </w:del>
      </w:ins>
    </w:p>
    <w:p w14:paraId="757662BC" w14:textId="41BA54B7"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81" w:author="Author"/>
          <w:del w:id="2082" w:author="Author"/>
          <w:rFonts w:cs="Segoe UI"/>
          <w:color w:val="000000"/>
        </w:rPr>
      </w:pPr>
      <w:ins w:id="2083" w:author="Author">
        <w:del w:id="2084" w:author="Author">
          <w:r w:rsidRPr="00407EDD" w:rsidDel="00022C72">
            <w:rPr>
              <w:rFonts w:cs="Segoe UI"/>
              <w:color w:val="000000"/>
            </w:rPr>
            <w:delText>Sign in to the </w:delText>
          </w:r>
          <w:r w:rsidRPr="00407EDD" w:rsidDel="00022C72">
            <w:rPr>
              <w:rFonts w:cs="Segoe UI"/>
              <w:color w:val="000000"/>
            </w:rPr>
            <w:fldChar w:fldCharType="begin"/>
          </w:r>
          <w:r w:rsidRPr="00407EDD" w:rsidDel="00022C72">
            <w:rPr>
              <w:rFonts w:cs="Segoe UI"/>
              <w:color w:val="000000"/>
            </w:rPr>
            <w:delInstrText xml:space="preserve"> HYPERLINK "https://portal.azure.com/" </w:delInstrText>
          </w:r>
          <w:r w:rsidRPr="00407EDD" w:rsidDel="00022C72">
            <w:rPr>
              <w:rFonts w:cs="Segoe UI"/>
              <w:color w:val="000000"/>
            </w:rPr>
            <w:fldChar w:fldCharType="separate"/>
          </w:r>
          <w:r w:rsidRPr="00407EDD" w:rsidDel="00022C72">
            <w:rPr>
              <w:rStyle w:val="Hyperlink"/>
              <w:rFonts w:cs="Segoe UI"/>
              <w:color w:val="0078D7"/>
            </w:rPr>
            <w:delText>Azure portal</w:delText>
          </w:r>
          <w:r w:rsidRPr="00407EDD" w:rsidDel="00022C72">
            <w:rPr>
              <w:rFonts w:cs="Segoe UI"/>
              <w:color w:val="000000"/>
            </w:rPr>
            <w:fldChar w:fldCharType="end"/>
          </w:r>
          <w:r w:rsidRPr="00407EDD" w:rsidDel="00022C72">
            <w:rPr>
              <w:rFonts w:cs="Segoe UI"/>
              <w:color w:val="000000"/>
            </w:rPr>
            <w:delText>.</w:delText>
          </w:r>
        </w:del>
      </w:ins>
    </w:p>
    <w:p w14:paraId="59B6BAA9" w14:textId="44815F90"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85" w:author="Author"/>
          <w:del w:id="2086" w:author="Author"/>
          <w:rFonts w:cs="Segoe UI"/>
          <w:color w:val="000000"/>
        </w:rPr>
      </w:pPr>
      <w:ins w:id="2087" w:author="Author">
        <w:del w:id="2088" w:author="Author">
          <w:r w:rsidRPr="00407EDD" w:rsidDel="00022C72">
            <w:rPr>
              <w:rFonts w:cs="Segoe UI"/>
              <w:color w:val="000000"/>
            </w:rPr>
            <w:delText>Navigate to </w:delText>
          </w:r>
          <w:r w:rsidRPr="00407EDD" w:rsidDel="00022C72">
            <w:rPr>
              <w:rStyle w:val="Strong"/>
              <w:rFonts w:cs="Segoe UI"/>
              <w:color w:val="000000"/>
            </w:rPr>
            <w:delText>Azure Active Directory</w:delText>
          </w:r>
          <w:r w:rsidRPr="00407EDD" w:rsidDel="00022C72">
            <w:rPr>
              <w:rFonts w:cs="Segoe UI"/>
              <w:color w:val="000000"/>
            </w:rPr>
            <w:delText> &gt; </w:delText>
          </w:r>
          <w:r w:rsidRPr="00407EDD" w:rsidDel="00022C72">
            <w:rPr>
              <w:rStyle w:val="Strong"/>
              <w:rFonts w:cs="Segoe UI"/>
              <w:color w:val="000000"/>
            </w:rPr>
            <w:delText>Enterprise applications</w:delText>
          </w:r>
          <w:r w:rsidRPr="00407EDD" w:rsidDel="00022C72">
            <w:rPr>
              <w:rFonts w:cs="Segoe UI"/>
              <w:color w:val="000000"/>
            </w:rPr>
            <w:delText> &gt; </w:delText>
          </w:r>
          <w:r w:rsidRPr="00407EDD" w:rsidDel="00022C72">
            <w:rPr>
              <w:rStyle w:val="Strong"/>
              <w:rFonts w:cs="Segoe UI"/>
              <w:color w:val="000000"/>
            </w:rPr>
            <w:delText>All applications</w:delText>
          </w:r>
          <w:r w:rsidRPr="00407EDD" w:rsidDel="00022C72">
            <w:rPr>
              <w:rFonts w:cs="Segoe UI"/>
              <w:color w:val="000000"/>
            </w:rPr>
            <w:delText> and choose the app you want to manage.</w:delText>
          </w:r>
        </w:del>
      </w:ins>
    </w:p>
    <w:p w14:paraId="5223C2AE" w14:textId="7274DD2D"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89" w:author="Author"/>
          <w:del w:id="2090" w:author="Author"/>
          <w:rFonts w:cs="Segoe UI"/>
          <w:color w:val="000000"/>
        </w:rPr>
      </w:pPr>
      <w:ins w:id="2091" w:author="Author">
        <w:del w:id="2092" w:author="Author">
          <w:r w:rsidRPr="00407EDD" w:rsidDel="00022C72">
            <w:rPr>
              <w:rFonts w:cs="Segoe UI"/>
              <w:color w:val="000000"/>
            </w:rPr>
            <w:delText>Select </w:delText>
          </w:r>
          <w:r w:rsidRPr="00407EDD" w:rsidDel="00022C72">
            <w:rPr>
              <w:rStyle w:val="Strong"/>
              <w:rFonts w:cs="Segoe UI"/>
              <w:color w:val="000000"/>
            </w:rPr>
            <w:delText>Application Proxy</w:delText>
          </w:r>
          <w:r w:rsidRPr="00407EDD" w:rsidDel="00022C72">
            <w:rPr>
              <w:rFonts w:cs="Segoe UI"/>
              <w:color w:val="000000"/>
            </w:rPr>
            <w:delText>.</w:delText>
          </w:r>
        </w:del>
      </w:ins>
    </w:p>
    <w:p w14:paraId="40F06C85" w14:textId="63EE861D"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93" w:author="Author"/>
          <w:del w:id="2094" w:author="Author"/>
          <w:rFonts w:cs="Segoe UI"/>
          <w:color w:val="000000"/>
        </w:rPr>
      </w:pPr>
      <w:ins w:id="2095" w:author="Author">
        <w:del w:id="2096" w:author="Author">
          <w:r w:rsidRPr="00407EDD" w:rsidDel="00022C72">
            <w:rPr>
              <w:rFonts w:cs="Segoe UI"/>
              <w:color w:val="000000"/>
            </w:rPr>
            <w:delText>In the External URL field, use the dropdown list to select your custom domain. If you don't see your domain in the list, then it hasn't been verified yet.</w:delText>
          </w:r>
        </w:del>
      </w:ins>
    </w:p>
    <w:p w14:paraId="628005F4" w14:textId="6E54900D"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97" w:author="Author"/>
          <w:del w:id="2098" w:author="Author"/>
          <w:rFonts w:cs="Segoe UI"/>
          <w:color w:val="000000"/>
        </w:rPr>
      </w:pPr>
      <w:ins w:id="2099" w:author="Author">
        <w:del w:id="2100" w:author="Author">
          <w:r w:rsidRPr="00407EDD" w:rsidDel="00022C72">
            <w:rPr>
              <w:rFonts w:cs="Segoe UI"/>
              <w:color w:val="000000"/>
            </w:rPr>
            <w:delText>Select </w:delText>
          </w:r>
          <w:r w:rsidRPr="00407EDD" w:rsidDel="00022C72">
            <w:rPr>
              <w:rStyle w:val="Strong"/>
              <w:rFonts w:cs="Segoe UI"/>
              <w:color w:val="000000"/>
            </w:rPr>
            <w:delText>Save</w:delText>
          </w:r>
        </w:del>
      </w:ins>
    </w:p>
    <w:p w14:paraId="64714119" w14:textId="29B1A4E0" w:rsidR="00AA51D2" w:rsidRPr="00407EDD" w:rsidDel="00022C72" w:rsidRDefault="00AA51D2" w:rsidP="004A5AF4">
      <w:pPr>
        <w:pStyle w:val="NormalWeb"/>
        <w:numPr>
          <w:ilvl w:val="0"/>
          <w:numId w:val="30"/>
        </w:numPr>
        <w:shd w:val="clear" w:color="auto" w:fill="FFFFFF"/>
        <w:spacing w:before="100" w:beforeAutospacing="1"/>
        <w:ind w:left="570"/>
        <w:rPr>
          <w:ins w:id="2101" w:author="Author"/>
          <w:del w:id="2102" w:author="Author"/>
          <w:rFonts w:ascii="Segoe UI" w:hAnsi="Segoe UI" w:cs="Segoe UI"/>
          <w:color w:val="000000"/>
          <w:sz w:val="22"/>
          <w:szCs w:val="22"/>
        </w:rPr>
      </w:pPr>
      <w:ins w:id="2103" w:author="Author">
        <w:del w:id="2104" w:author="Author">
          <w:r w:rsidRPr="00407EDD" w:rsidDel="00022C72">
            <w:rPr>
              <w:rFonts w:ascii="Segoe UI" w:hAnsi="Segoe UI" w:cs="Segoe UI"/>
              <w:color w:val="000000"/>
              <w:sz w:val="22"/>
              <w:szCs w:val="22"/>
            </w:rPr>
            <w:delText>The </w:delText>
          </w:r>
          <w:r w:rsidRPr="00407EDD" w:rsidDel="00022C72">
            <w:rPr>
              <w:rStyle w:val="Strong"/>
              <w:rFonts w:ascii="Segoe UI" w:hAnsi="Segoe UI" w:cs="Segoe UI"/>
              <w:color w:val="000000"/>
              <w:sz w:val="22"/>
              <w:szCs w:val="22"/>
            </w:rPr>
            <w:delText>Certificate</w:delText>
          </w:r>
          <w:r w:rsidRPr="00407EDD" w:rsidDel="00022C72">
            <w:rPr>
              <w:rFonts w:ascii="Segoe UI" w:hAnsi="Segoe UI" w:cs="Segoe UI"/>
              <w:color w:val="000000"/>
              <w:sz w:val="22"/>
              <w:szCs w:val="22"/>
            </w:rPr>
            <w:delText> field that was disabled becomes enabled. Select this field.</w:delText>
          </w:r>
        </w:del>
      </w:ins>
    </w:p>
    <w:p w14:paraId="67DB45A7" w14:textId="64F37C83" w:rsidR="00AA51D2" w:rsidDel="00022C72" w:rsidRDefault="00AA51D2" w:rsidP="00AA51D2">
      <w:pPr>
        <w:pStyle w:val="NormalWeb"/>
        <w:shd w:val="clear" w:color="auto" w:fill="FFFFFF"/>
        <w:rPr>
          <w:ins w:id="2105" w:author="Author"/>
          <w:del w:id="2106" w:author="Author"/>
          <w:rFonts w:ascii="Segoe UI" w:hAnsi="Segoe UI" w:cs="Segoe UI"/>
          <w:color w:val="000000"/>
        </w:rPr>
      </w:pPr>
      <w:ins w:id="2107" w:author="Author">
        <w:del w:id="2108" w:author="Author">
          <w:r w:rsidDel="00022C72">
            <w:rPr>
              <w:rFonts w:cs="Segoe UI"/>
              <w:noProof/>
              <w:color w:val="000000"/>
            </w:rPr>
            <w:drawing>
              <wp:inline distT="0" distB="0" distL="0" distR="0" wp14:anchorId="57639C1C" wp14:editId="03AA2F57">
                <wp:extent cx="6828155" cy="988695"/>
                <wp:effectExtent l="0" t="0" r="0" b="1905"/>
                <wp:docPr id="9" name="Picture 9" descr="Click to upload a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to upload a certific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28155" cy="988695"/>
                        </a:xfrm>
                        <a:prstGeom prst="rect">
                          <a:avLst/>
                        </a:prstGeom>
                        <a:noFill/>
                        <a:ln>
                          <a:noFill/>
                        </a:ln>
                      </pic:spPr>
                    </pic:pic>
                  </a:graphicData>
                </a:graphic>
              </wp:inline>
            </w:drawing>
          </w:r>
        </w:del>
      </w:ins>
    </w:p>
    <w:p w14:paraId="620C153F" w14:textId="1CB5EC06" w:rsidR="00AA51D2" w:rsidDel="00022C72" w:rsidRDefault="00AA51D2" w:rsidP="00AA51D2">
      <w:pPr>
        <w:pStyle w:val="NormalWeb"/>
        <w:shd w:val="clear" w:color="auto" w:fill="FFFFFF"/>
        <w:ind w:left="570"/>
        <w:rPr>
          <w:ins w:id="2109" w:author="Author"/>
          <w:del w:id="2110" w:author="Author"/>
          <w:rFonts w:ascii="Segoe UI" w:hAnsi="Segoe UI" w:cs="Segoe UI"/>
          <w:color w:val="000000"/>
        </w:rPr>
      </w:pPr>
      <w:ins w:id="2111" w:author="Author">
        <w:del w:id="2112" w:author="Author">
          <w:r w:rsidDel="00022C72">
            <w:rPr>
              <w:rFonts w:ascii="Segoe UI" w:hAnsi="Segoe UI" w:cs="Segoe UI"/>
              <w:color w:val="000000"/>
            </w:rPr>
            <w:delText>If you already uploaded a certificate for this domain, the Certificate field displays the certificate information.</w:delText>
          </w:r>
        </w:del>
      </w:ins>
    </w:p>
    <w:p w14:paraId="0497FC37" w14:textId="65FDD03D" w:rsidR="00AA51D2" w:rsidDel="00022C72" w:rsidRDefault="00AA51D2" w:rsidP="004A5AF4">
      <w:pPr>
        <w:pStyle w:val="NormalWeb"/>
        <w:numPr>
          <w:ilvl w:val="0"/>
          <w:numId w:val="30"/>
        </w:numPr>
        <w:shd w:val="clear" w:color="auto" w:fill="FFFFFF"/>
        <w:spacing w:before="100" w:beforeAutospacing="1"/>
        <w:ind w:left="570"/>
        <w:rPr>
          <w:ins w:id="2113" w:author="Author"/>
          <w:del w:id="2114" w:author="Author"/>
          <w:rFonts w:ascii="Segoe UI" w:hAnsi="Segoe UI" w:cs="Segoe UI"/>
          <w:color w:val="000000"/>
        </w:rPr>
      </w:pPr>
      <w:ins w:id="2115" w:author="Author">
        <w:del w:id="2116" w:author="Author">
          <w:r w:rsidDel="00022C72">
            <w:rPr>
              <w:rFonts w:ascii="Segoe UI" w:hAnsi="Segoe UI" w:cs="Segoe UI"/>
              <w:color w:val="000000"/>
            </w:rPr>
            <w:delText>Upload the PFX certificate and enter the password for the certificate.</w:delText>
          </w:r>
        </w:del>
      </w:ins>
    </w:p>
    <w:p w14:paraId="55B373CA" w14:textId="02188C34" w:rsidR="00AA51D2" w:rsidDel="00022C72" w:rsidRDefault="00AA51D2" w:rsidP="004A5AF4">
      <w:pPr>
        <w:numPr>
          <w:ilvl w:val="0"/>
          <w:numId w:val="30"/>
        </w:numPr>
        <w:shd w:val="clear" w:color="auto" w:fill="FFFFFF"/>
        <w:spacing w:before="100" w:beforeAutospacing="1" w:after="100" w:afterAutospacing="1" w:line="240" w:lineRule="auto"/>
        <w:ind w:left="570"/>
        <w:rPr>
          <w:ins w:id="2117" w:author="Author"/>
          <w:del w:id="2118" w:author="Author"/>
          <w:rFonts w:cs="Segoe UI"/>
          <w:color w:val="000000"/>
        </w:rPr>
      </w:pPr>
      <w:ins w:id="2119" w:author="Author">
        <w:del w:id="2120" w:author="Author">
          <w:r w:rsidDel="00022C72">
            <w:rPr>
              <w:rFonts w:cs="Segoe UI"/>
              <w:color w:val="000000"/>
            </w:rPr>
            <w:delText>Select </w:delText>
          </w:r>
          <w:r w:rsidDel="00022C72">
            <w:rPr>
              <w:rStyle w:val="Strong"/>
              <w:rFonts w:ascii="Helvetica" w:hAnsi="Helvetica" w:cs="Segoe UI"/>
              <w:color w:val="000000"/>
            </w:rPr>
            <w:delText>Save</w:delText>
          </w:r>
          <w:r w:rsidDel="00022C72">
            <w:rPr>
              <w:rFonts w:cs="Segoe UI"/>
              <w:color w:val="000000"/>
            </w:rPr>
            <w:delText> to save your changes.</w:delText>
          </w:r>
        </w:del>
      </w:ins>
    </w:p>
    <w:p w14:paraId="606DF3DB" w14:textId="515C20D6" w:rsidR="00AA51D2" w:rsidDel="00022C72" w:rsidRDefault="00AA51D2" w:rsidP="004A5AF4">
      <w:pPr>
        <w:numPr>
          <w:ilvl w:val="0"/>
          <w:numId w:val="30"/>
        </w:numPr>
        <w:shd w:val="clear" w:color="auto" w:fill="FFFFFF"/>
        <w:spacing w:before="100" w:beforeAutospacing="1" w:after="100" w:afterAutospacing="1" w:line="240" w:lineRule="auto"/>
        <w:ind w:left="570"/>
        <w:rPr>
          <w:ins w:id="2121" w:author="Author"/>
          <w:del w:id="2122" w:author="Author"/>
          <w:rFonts w:cs="Segoe UI"/>
          <w:color w:val="000000"/>
        </w:rPr>
      </w:pPr>
      <w:ins w:id="2123" w:author="Author">
        <w:del w:id="2124" w:author="Author">
          <w:r w:rsidDel="00022C72">
            <w:rPr>
              <w:rFonts w:cs="Segoe UI"/>
              <w:color w:val="000000"/>
            </w:rPr>
            <w:delText>Add a </w:delText>
          </w:r>
          <w:r w:rsidDel="00022C72">
            <w:rPr>
              <w:rFonts w:cs="Segoe UI"/>
              <w:color w:val="000000"/>
            </w:rPr>
            <w:fldChar w:fldCharType="begin"/>
          </w:r>
          <w:r w:rsidDel="00022C72">
            <w:rPr>
              <w:rFonts w:cs="Segoe UI"/>
              <w:color w:val="000000"/>
            </w:rPr>
            <w:delInstrText xml:space="preserve"> HYPERLINK "https://docs.microsoft.com/en-us/azure/dns/dns-operations-recordsets-portal" </w:delInstrText>
          </w:r>
          <w:r w:rsidDel="00022C72">
            <w:rPr>
              <w:rFonts w:cs="Segoe UI"/>
              <w:color w:val="000000"/>
            </w:rPr>
            <w:fldChar w:fldCharType="separate"/>
          </w:r>
          <w:r w:rsidDel="00022C72">
            <w:rPr>
              <w:rStyle w:val="Hyperlink"/>
              <w:rFonts w:cs="Segoe UI"/>
              <w:color w:val="0078D7"/>
            </w:rPr>
            <w:delText>DNS record</w:delText>
          </w:r>
          <w:r w:rsidDel="00022C72">
            <w:rPr>
              <w:rFonts w:cs="Segoe UI"/>
              <w:color w:val="000000"/>
            </w:rPr>
            <w:fldChar w:fldCharType="end"/>
          </w:r>
          <w:r w:rsidDel="00022C72">
            <w:rPr>
              <w:rFonts w:cs="Segoe UI"/>
              <w:color w:val="000000"/>
            </w:rPr>
            <w:delText> that redirects the new external URL to the msappproxy.net domain.</w:delText>
          </w:r>
        </w:del>
      </w:ins>
    </w:p>
    <w:p w14:paraId="3E6D46B9" w14:textId="56648CA1" w:rsidR="00AA51D2" w:rsidDel="00022C72" w:rsidRDefault="00AA51D2" w:rsidP="00AA51D2">
      <w:pPr>
        <w:rPr>
          <w:ins w:id="2125" w:author="Author"/>
          <w:del w:id="2126" w:author="Author"/>
        </w:rPr>
      </w:pPr>
    </w:p>
    <w:p w14:paraId="335121FA" w14:textId="1474DEDD" w:rsidR="00D62FC7" w:rsidRPr="00DA1254" w:rsidRDefault="00D62FC7" w:rsidP="00D62FC7">
      <w:pPr>
        <w:pStyle w:val="Heading2"/>
        <w:rPr>
          <w:moveTo w:id="2127" w:author="Author"/>
          <w:rFonts w:ascii="Times New Roman" w:hAnsi="Times New Roman"/>
          <w:sz w:val="24"/>
          <w:szCs w:val="24"/>
        </w:rPr>
      </w:pPr>
      <w:moveToRangeStart w:id="2128" w:author="Author" w:name="move508919493"/>
      <w:moveTo w:id="2129" w:author="Author">
        <w:del w:id="2130" w:author="Author">
          <w:r w:rsidRPr="00DA1254" w:rsidDel="00DD1230">
            <w:rPr>
              <w:sz w:val="24"/>
              <w:szCs w:val="24"/>
            </w:rPr>
            <w:delText xml:space="preserve">Step </w:delText>
          </w:r>
        </w:del>
      </w:moveTo>
      <w:ins w:id="2131" w:author="Author">
        <w:del w:id="2132" w:author="Author">
          <w:r w:rsidR="002A4C99" w:rsidDel="00DD1230">
            <w:rPr>
              <w:sz w:val="24"/>
              <w:szCs w:val="24"/>
            </w:rPr>
            <w:delText>3</w:delText>
          </w:r>
        </w:del>
      </w:ins>
      <w:moveTo w:id="2133" w:author="Author">
        <w:del w:id="2134" w:author="Author">
          <w:r w:rsidRPr="00DA1254" w:rsidDel="00DD1230">
            <w:rPr>
              <w:sz w:val="24"/>
              <w:szCs w:val="24"/>
            </w:rPr>
            <w:delText xml:space="preserve">2: </w:delText>
          </w:r>
        </w:del>
        <w:bookmarkStart w:id="2135" w:name="_Toc508930375"/>
        <w:r w:rsidRPr="00DA1254">
          <w:rPr>
            <w:sz w:val="24"/>
            <w:szCs w:val="24"/>
          </w:rPr>
          <w:t>Assign applications to your connector groups</w:t>
        </w:r>
        <w:bookmarkEnd w:id="2135"/>
      </w:moveTo>
    </w:p>
    <w:p w14:paraId="4A914365" w14:textId="3AD16388" w:rsidR="00D62FC7" w:rsidRPr="00BD1283" w:rsidRDefault="00D62FC7" w:rsidP="00D62FC7">
      <w:pPr>
        <w:pStyle w:val="lf-text-block"/>
        <w:rPr>
          <w:moveTo w:id="2136" w:author="Author"/>
          <w:rFonts w:ascii="Segoe UI" w:hAnsi="Segoe UI" w:cs="Segoe UI"/>
          <w:sz w:val="22"/>
          <w:szCs w:val="22"/>
        </w:rPr>
      </w:pPr>
      <w:moveTo w:id="2137" w:author="Author">
        <w:r w:rsidRPr="00BD1283">
          <w:rPr>
            <w:rFonts w:ascii="Segoe UI" w:hAnsi="Segoe UI" w:cs="Segoe UI"/>
            <w:sz w:val="22"/>
            <w:szCs w:val="22"/>
          </w:rPr>
          <w:t xml:space="preserve">The last step </w:t>
        </w:r>
      </w:moveTo>
      <w:ins w:id="2138" w:author="Author">
        <w:r w:rsidR="00022C72" w:rsidRPr="00BD1283">
          <w:rPr>
            <w:rFonts w:ascii="Segoe UI" w:hAnsi="Segoe UI" w:cs="Segoe UI"/>
            <w:sz w:val="22"/>
            <w:szCs w:val="22"/>
          </w:rPr>
          <w:t xml:space="preserve">before testing </w:t>
        </w:r>
      </w:ins>
      <w:moveTo w:id="2139" w:author="Author">
        <w:r w:rsidRPr="00BD1283">
          <w:rPr>
            <w:rFonts w:ascii="Segoe UI" w:hAnsi="Segoe UI" w:cs="Segoe UI"/>
            <w:sz w:val="22"/>
            <w:szCs w:val="22"/>
          </w:rPr>
          <w:t xml:space="preserve">is to </w:t>
        </w:r>
        <w:del w:id="2140" w:author="Author">
          <w:r w:rsidRPr="00BD1283" w:rsidDel="00BD1283">
            <w:rPr>
              <w:rFonts w:ascii="Segoe UI" w:hAnsi="Segoe UI" w:cs="Segoe UI"/>
              <w:sz w:val="22"/>
              <w:szCs w:val="22"/>
            </w:rPr>
            <w:delText>set</w:delText>
          </w:r>
        </w:del>
      </w:moveTo>
      <w:ins w:id="2141" w:author="Author">
        <w:r w:rsidR="00BD1283">
          <w:rPr>
            <w:rFonts w:ascii="Segoe UI" w:hAnsi="Segoe UI" w:cs="Segoe UI"/>
            <w:sz w:val="22"/>
            <w:szCs w:val="22"/>
          </w:rPr>
          <w:t xml:space="preserve">assign </w:t>
        </w:r>
      </w:ins>
      <w:moveTo w:id="2142" w:author="Author">
        <w:del w:id="2143" w:author="Author">
          <w:r w:rsidRPr="00BD1283" w:rsidDel="00BD1283">
            <w:rPr>
              <w:rFonts w:ascii="Segoe UI" w:hAnsi="Segoe UI" w:cs="Segoe UI"/>
              <w:sz w:val="22"/>
              <w:szCs w:val="22"/>
            </w:rPr>
            <w:delText xml:space="preserve"> </w:delText>
          </w:r>
        </w:del>
      </w:moveTo>
      <w:ins w:id="2144" w:author="Author">
        <w:r w:rsidR="00BD1283">
          <w:rPr>
            <w:rFonts w:ascii="Segoe UI" w:hAnsi="Segoe UI" w:cs="Segoe UI"/>
            <w:sz w:val="22"/>
            <w:szCs w:val="22"/>
          </w:rPr>
          <w:t xml:space="preserve">your </w:t>
        </w:r>
      </w:ins>
      <w:moveTo w:id="2145" w:author="Author">
        <w:del w:id="2146" w:author="Author">
          <w:r w:rsidRPr="00BD1283" w:rsidDel="00BD1283">
            <w:rPr>
              <w:rFonts w:ascii="Segoe UI" w:hAnsi="Segoe UI" w:cs="Segoe UI"/>
              <w:sz w:val="22"/>
              <w:szCs w:val="22"/>
            </w:rPr>
            <w:delText xml:space="preserve">each </w:delText>
          </w:r>
        </w:del>
        <w:r w:rsidRPr="00BD1283">
          <w:rPr>
            <w:rFonts w:ascii="Segoe UI" w:hAnsi="Segoe UI" w:cs="Segoe UI"/>
            <w:sz w:val="22"/>
            <w:szCs w:val="22"/>
          </w:rPr>
          <w:t xml:space="preserve">application to </w:t>
        </w:r>
      </w:moveTo>
      <w:ins w:id="2147" w:author="Author">
        <w:r w:rsidR="00BD1283">
          <w:rPr>
            <w:rFonts w:ascii="Segoe UI" w:hAnsi="Segoe UI" w:cs="Segoe UI"/>
            <w:sz w:val="22"/>
            <w:szCs w:val="22"/>
          </w:rPr>
          <w:t xml:space="preserve">a </w:t>
        </w:r>
      </w:ins>
      <w:moveTo w:id="2148" w:author="Author">
        <w:del w:id="2149" w:author="Author">
          <w:r w:rsidRPr="00BD1283" w:rsidDel="00BD1283">
            <w:rPr>
              <w:rFonts w:ascii="Segoe UI" w:hAnsi="Segoe UI" w:cs="Segoe UI"/>
              <w:sz w:val="22"/>
              <w:szCs w:val="22"/>
            </w:rPr>
            <w:delText xml:space="preserve">the </w:delText>
          </w:r>
        </w:del>
        <w:r w:rsidRPr="00BD1283">
          <w:rPr>
            <w:rFonts w:ascii="Segoe UI" w:hAnsi="Segoe UI" w:cs="Segoe UI"/>
            <w:sz w:val="22"/>
            <w:szCs w:val="22"/>
          </w:rPr>
          <w:t>connector group</w:t>
        </w:r>
      </w:moveTo>
      <w:ins w:id="2150" w:author="Author">
        <w:r w:rsidR="00BD1283">
          <w:rPr>
            <w:rFonts w:ascii="Segoe UI" w:hAnsi="Segoe UI" w:cs="Segoe UI"/>
            <w:sz w:val="22"/>
            <w:szCs w:val="22"/>
          </w:rPr>
          <w:t>.</w:t>
        </w:r>
      </w:ins>
      <w:moveTo w:id="2151" w:author="Author">
        <w:del w:id="2152" w:author="Author">
          <w:r w:rsidRPr="00BD1283" w:rsidDel="00BD1283">
            <w:rPr>
              <w:rFonts w:ascii="Segoe UI" w:hAnsi="Segoe UI" w:cs="Segoe UI"/>
              <w:sz w:val="22"/>
              <w:szCs w:val="22"/>
            </w:rPr>
            <w:delText xml:space="preserve"> that will serve it.</w:delText>
          </w:r>
          <w:r w:rsidRPr="00BD1283" w:rsidDel="00BD1283">
            <w:rPr>
              <w:rStyle w:val="lf-thread-btn"/>
              <w:rFonts w:ascii="Segoe UI" w:hAnsi="Segoe UI" w:cs="Segoe UI"/>
              <w:sz w:val="22"/>
              <w:szCs w:val="22"/>
            </w:rPr>
            <w:delText xml:space="preserve"> </w:delText>
          </w:r>
        </w:del>
      </w:moveTo>
    </w:p>
    <w:p w14:paraId="41D34FC9" w14:textId="6BA63F30" w:rsidR="00D62FC7" w:rsidRPr="00DD1230" w:rsidDel="00E7062E" w:rsidRDefault="00D62FC7" w:rsidP="004A5AF4">
      <w:pPr>
        <w:pStyle w:val="ListParagraph"/>
        <w:numPr>
          <w:ilvl w:val="0"/>
          <w:numId w:val="32"/>
        </w:numPr>
        <w:rPr>
          <w:del w:id="2153" w:author="Author"/>
          <w:moveTo w:id="2154" w:author="Author"/>
          <w:rFonts w:cs="Segoe UI"/>
        </w:rPr>
      </w:pPr>
      <w:moveTo w:id="2155" w:author="Author">
        <w:del w:id="2156" w:author="Author">
          <w:r w:rsidRPr="00DD1230" w:rsidDel="00E7062E">
            <w:rPr>
              <w:rFonts w:cs="Segoe UI"/>
            </w:rPr>
            <w:delText xml:space="preserve">From the management dashboard for your directory, select </w:delText>
          </w:r>
          <w:r w:rsidRPr="00DD1230" w:rsidDel="00E7062E">
            <w:rPr>
              <w:rStyle w:val="Strong"/>
              <w:rFonts w:cs="Segoe UI"/>
            </w:rPr>
            <w:delText>Enterprise applications</w:delText>
          </w:r>
          <w:r w:rsidRPr="00DD1230" w:rsidDel="00E7062E">
            <w:rPr>
              <w:rFonts w:cs="Segoe UI"/>
            </w:rPr>
            <w:delText xml:space="preserve"> &gt; </w:delText>
          </w:r>
          <w:r w:rsidRPr="00DD1230" w:rsidDel="00E7062E">
            <w:rPr>
              <w:rStyle w:val="Strong"/>
              <w:rFonts w:cs="Segoe UI"/>
            </w:rPr>
            <w:delText>All applications</w:delText>
          </w:r>
          <w:r w:rsidRPr="00DD1230" w:rsidDel="00E7062E">
            <w:rPr>
              <w:rFonts w:cs="Segoe UI"/>
            </w:rPr>
            <w:delText xml:space="preserve"> &gt; the application you want to assign to a connector group &gt; </w:delText>
          </w:r>
          <w:r w:rsidRPr="00DD1230" w:rsidDel="00E7062E">
            <w:rPr>
              <w:rStyle w:val="Strong"/>
              <w:rFonts w:cs="Segoe UI"/>
            </w:rPr>
            <w:delText>Application Proxy</w:delText>
          </w:r>
          <w:r w:rsidRPr="00DD1230" w:rsidDel="00E7062E">
            <w:rPr>
              <w:rFonts w:cs="Segoe UI"/>
            </w:rPr>
            <w:delText>.</w:delText>
          </w:r>
        </w:del>
      </w:moveTo>
    </w:p>
    <w:p w14:paraId="62A8A08B" w14:textId="712F728C" w:rsidR="00D62FC7" w:rsidDel="00DD1230" w:rsidRDefault="00D62FC7" w:rsidP="004A5AF4">
      <w:pPr>
        <w:pStyle w:val="ListParagraph"/>
        <w:numPr>
          <w:ilvl w:val="0"/>
          <w:numId w:val="32"/>
        </w:numPr>
        <w:rPr>
          <w:del w:id="2157" w:author="Author"/>
        </w:rPr>
      </w:pPr>
      <w:moveTo w:id="2158" w:author="Author">
        <w:r w:rsidRPr="00BD1283">
          <w:t xml:space="preserve">Under </w:t>
        </w:r>
        <w:r w:rsidRPr="00BD1283">
          <w:rPr>
            <w:rStyle w:val="Strong"/>
            <w:rFonts w:cs="Segoe UI"/>
          </w:rPr>
          <w:t>Connector group</w:t>
        </w:r>
        <w:r w:rsidRPr="00BD1283">
          <w:t>, use the dropdown menu to select the group you want the application to use.</w:t>
        </w:r>
      </w:moveTo>
    </w:p>
    <w:p w14:paraId="444A4777" w14:textId="77777777" w:rsidR="00DD1230" w:rsidRPr="00BD1283" w:rsidRDefault="00DD1230" w:rsidP="004A5AF4">
      <w:pPr>
        <w:pStyle w:val="ListParagraph"/>
        <w:numPr>
          <w:ilvl w:val="0"/>
          <w:numId w:val="32"/>
        </w:numPr>
        <w:rPr>
          <w:ins w:id="2159" w:author="Author"/>
          <w:moveTo w:id="2160" w:author="Author"/>
        </w:rPr>
      </w:pPr>
    </w:p>
    <w:p w14:paraId="7A23DC1E" w14:textId="532F08E9" w:rsidR="00D62FC7" w:rsidRPr="00DD1230" w:rsidRDefault="00D62FC7" w:rsidP="004A5AF4">
      <w:pPr>
        <w:pStyle w:val="ListParagraph"/>
        <w:numPr>
          <w:ilvl w:val="0"/>
          <w:numId w:val="32"/>
        </w:numPr>
        <w:rPr>
          <w:moveTo w:id="2161" w:author="Author"/>
          <w:rFonts w:cs="Segoe UI"/>
        </w:rPr>
      </w:pPr>
      <w:moveTo w:id="2162" w:author="Author">
        <w:r w:rsidRPr="00DD1230">
          <w:rPr>
            <w:rFonts w:cs="Segoe UI"/>
          </w:rPr>
          <w:t xml:space="preserve">Select </w:t>
        </w:r>
        <w:r w:rsidRPr="00DD1230">
          <w:rPr>
            <w:rStyle w:val="Strong"/>
            <w:rFonts w:cs="Segoe UI"/>
          </w:rPr>
          <w:t>Save</w:t>
        </w:r>
        <w:r w:rsidRPr="00DD1230">
          <w:rPr>
            <w:rFonts w:cs="Segoe UI"/>
          </w:rPr>
          <w:t xml:space="preserve"> to </w:t>
        </w:r>
        <w:del w:id="2163" w:author="Author">
          <w:r w:rsidRPr="00DD1230" w:rsidDel="00E7062E">
            <w:rPr>
              <w:rFonts w:cs="Segoe UI"/>
            </w:rPr>
            <w:delText>apply</w:delText>
          </w:r>
        </w:del>
      </w:moveTo>
      <w:ins w:id="2164" w:author="Author">
        <w:r w:rsidR="00E7062E" w:rsidRPr="00DD1230">
          <w:rPr>
            <w:rFonts w:cs="Segoe UI"/>
          </w:rPr>
          <w:t>commit</w:t>
        </w:r>
      </w:ins>
      <w:moveTo w:id="2165" w:author="Author">
        <w:r w:rsidRPr="00DD1230">
          <w:rPr>
            <w:rFonts w:cs="Segoe UI"/>
          </w:rPr>
          <w:t xml:space="preserve"> the change</w:t>
        </w:r>
        <w:del w:id="2166" w:author="Author">
          <w:r w:rsidRPr="00DD1230" w:rsidDel="00E7062E">
            <w:rPr>
              <w:rFonts w:cs="Segoe UI"/>
            </w:rPr>
            <w:delText>.</w:delText>
          </w:r>
        </w:del>
      </w:moveTo>
    </w:p>
    <w:moveToRangeEnd w:id="2128"/>
    <w:p w14:paraId="75CF50B1" w14:textId="5DFCEDAC" w:rsidR="002A4C99" w:rsidRPr="00DA1254" w:rsidRDefault="002A4C99" w:rsidP="002A4C99">
      <w:pPr>
        <w:pStyle w:val="Heading2"/>
        <w:rPr>
          <w:ins w:id="2167" w:author="Author"/>
          <w:rFonts w:ascii="Times New Roman" w:hAnsi="Times New Roman"/>
          <w:sz w:val="24"/>
          <w:szCs w:val="24"/>
        </w:rPr>
      </w:pPr>
      <w:ins w:id="2168" w:author="Author">
        <w:del w:id="2169" w:author="Author">
          <w:r w:rsidRPr="00DA1254" w:rsidDel="00DD1230">
            <w:rPr>
              <w:sz w:val="24"/>
              <w:szCs w:val="24"/>
            </w:rPr>
            <w:delText xml:space="preserve">Step </w:delText>
          </w:r>
          <w:r w:rsidDel="00DD1230">
            <w:rPr>
              <w:sz w:val="24"/>
              <w:szCs w:val="24"/>
            </w:rPr>
            <w:delText>4</w:delText>
          </w:r>
          <w:r w:rsidRPr="00DA1254" w:rsidDel="00DD1230">
            <w:rPr>
              <w:sz w:val="24"/>
              <w:szCs w:val="24"/>
            </w:rPr>
            <w:delText xml:space="preserve">: </w:delText>
          </w:r>
        </w:del>
        <w:bookmarkStart w:id="2170" w:name="_Toc508930376"/>
        <w:r w:rsidRPr="00DA1254">
          <w:rPr>
            <w:sz w:val="24"/>
            <w:szCs w:val="24"/>
          </w:rPr>
          <w:t>Assign</w:t>
        </w:r>
        <w:r>
          <w:rPr>
            <w:sz w:val="24"/>
            <w:szCs w:val="24"/>
          </w:rPr>
          <w:t xml:space="preserve">ing Users </w:t>
        </w:r>
        <w:r w:rsidRPr="00DA1254">
          <w:rPr>
            <w:sz w:val="24"/>
            <w:szCs w:val="24"/>
          </w:rPr>
          <w:t xml:space="preserve">to your </w:t>
        </w:r>
        <w:r>
          <w:rPr>
            <w:sz w:val="24"/>
            <w:szCs w:val="24"/>
          </w:rPr>
          <w:t>Application</w:t>
        </w:r>
        <w:bookmarkEnd w:id="2170"/>
      </w:ins>
    </w:p>
    <w:p w14:paraId="01ED1371" w14:textId="40989609" w:rsidR="008C4963" w:rsidRPr="004743FD" w:rsidRDefault="002A4C99" w:rsidP="2F909190">
      <w:pPr>
        <w:pStyle w:val="NormalWeb"/>
        <w:numPr>
          <w:ilvl w:val="0"/>
          <w:numId w:val="32"/>
        </w:numPr>
        <w:shd w:val="clear" w:color="auto" w:fill="FFFFFF" w:themeFill="background1"/>
        <w:spacing w:before="100" w:beforeAutospacing="1"/>
        <w:rPr>
          <w:ins w:id="2171" w:author="Author"/>
          <w:rStyle w:val="Strong"/>
          <w:rFonts w:ascii="Segoe UI" w:hAnsi="Segoe UI" w:cs="Segoe UI"/>
          <w:b w:val="0"/>
          <w:bCs w:val="0"/>
          <w:color w:val="000000"/>
          <w:sz w:val="22"/>
          <w:szCs w:val="22"/>
        </w:rPr>
      </w:pPr>
      <w:ins w:id="2172" w:author="Author">
        <w:r w:rsidRPr="002800AC">
          <w:rPr>
            <w:rFonts w:ascii="Segoe UI" w:hAnsi="Segoe UI" w:cs="Segoe UI"/>
            <w:color w:val="000000"/>
            <w:sz w:val="22"/>
            <w:szCs w:val="22"/>
          </w:rPr>
          <w:t>S</w:t>
        </w:r>
        <w:r>
          <w:rPr>
            <w:rFonts w:ascii="Segoe UI" w:hAnsi="Segoe UI" w:cs="Segoe UI"/>
            <w:color w:val="000000"/>
            <w:sz w:val="22"/>
            <w:szCs w:val="22"/>
          </w:rPr>
          <w:t>till in the application</w:t>
        </w:r>
        <w:r w:rsidR="008C4963">
          <w:rPr>
            <w:rFonts w:ascii="Segoe UI" w:hAnsi="Segoe UI" w:cs="Segoe UI"/>
            <w:color w:val="000000"/>
            <w:sz w:val="22"/>
            <w:szCs w:val="22"/>
          </w:rPr>
          <w:t>’s blade</w:t>
        </w:r>
        <w:r>
          <w:rPr>
            <w:rFonts w:ascii="Segoe UI" w:hAnsi="Segoe UI" w:cs="Segoe UI"/>
            <w:color w:val="000000"/>
            <w:sz w:val="22"/>
            <w:szCs w:val="22"/>
          </w:rPr>
          <w:t xml:space="preserve">, </w:t>
        </w:r>
        <w:del w:id="2173" w:author="Author">
          <w:r w:rsidDel="008C4963">
            <w:rPr>
              <w:rFonts w:ascii="Segoe UI" w:hAnsi="Segoe UI" w:cs="Segoe UI"/>
              <w:color w:val="000000"/>
              <w:sz w:val="22"/>
              <w:szCs w:val="22"/>
            </w:rPr>
            <w:delText>navigate to</w:delText>
          </w:r>
          <w:r w:rsidRPr="002800AC" w:rsidDel="008C4963">
            <w:rPr>
              <w:rFonts w:ascii="Segoe UI" w:hAnsi="Segoe UI" w:cs="Segoe UI"/>
              <w:color w:val="000000"/>
              <w:sz w:val="22"/>
              <w:szCs w:val="22"/>
            </w:rPr>
            <w:delText> </w:delText>
          </w:r>
          <w:r w:rsidRPr="002800AC" w:rsidDel="008C4963">
            <w:rPr>
              <w:rStyle w:val="Strong"/>
              <w:rFonts w:ascii="Segoe UI" w:hAnsi="Segoe UI" w:cs="Segoe UI"/>
              <w:color w:val="000000"/>
              <w:sz w:val="22"/>
              <w:szCs w:val="22"/>
            </w:rPr>
            <w:delText>Azure Active Directory</w:delText>
          </w:r>
          <w:r w:rsidRPr="002800AC" w:rsidDel="008C4963">
            <w:rPr>
              <w:rFonts w:ascii="Segoe UI" w:hAnsi="Segoe UI" w:cs="Segoe UI"/>
              <w:color w:val="000000"/>
              <w:sz w:val="22"/>
              <w:szCs w:val="22"/>
            </w:rPr>
            <w:delText> &gt; </w:delText>
          </w:r>
          <w:r w:rsidRPr="002800AC" w:rsidDel="008C4963">
            <w:rPr>
              <w:rStyle w:val="Strong"/>
              <w:rFonts w:ascii="Segoe UI" w:hAnsi="Segoe UI" w:cs="Segoe UI"/>
              <w:color w:val="000000"/>
              <w:sz w:val="22"/>
              <w:szCs w:val="22"/>
            </w:rPr>
            <w:delText>Enterprise applications</w:delText>
          </w:r>
          <w:r w:rsidRPr="002800AC" w:rsidDel="008C4963">
            <w:rPr>
              <w:rFonts w:ascii="Segoe UI" w:hAnsi="Segoe UI" w:cs="Segoe UI"/>
              <w:color w:val="000000"/>
              <w:sz w:val="22"/>
              <w:szCs w:val="22"/>
            </w:rPr>
            <w:delText> &gt; </w:delText>
          </w:r>
          <w:r w:rsidRPr="002800AC" w:rsidDel="008C4963">
            <w:rPr>
              <w:rStyle w:val="Strong"/>
              <w:rFonts w:ascii="Segoe UI" w:hAnsi="Segoe UI" w:cs="Segoe UI"/>
              <w:color w:val="000000"/>
              <w:sz w:val="22"/>
              <w:szCs w:val="22"/>
            </w:rPr>
            <w:delText>New application</w:delText>
          </w:r>
          <w:r w:rsidDel="008C4963">
            <w:rPr>
              <w:rFonts w:ascii="Segoe UI" w:hAnsi="Segoe UI" w:cs="Segoe UI"/>
              <w:color w:val="000000"/>
              <w:sz w:val="22"/>
              <w:szCs w:val="22"/>
            </w:rPr>
            <w:delText xml:space="preserve"> and </w:delText>
          </w:r>
        </w:del>
        <w:r>
          <w:rPr>
            <w:rFonts w:ascii="Segoe UI" w:hAnsi="Segoe UI" w:cs="Segoe UI"/>
            <w:color w:val="000000"/>
            <w:sz w:val="22"/>
            <w:szCs w:val="22"/>
          </w:rPr>
          <w:t>s</w:t>
        </w:r>
        <w:r w:rsidRPr="002800AC">
          <w:rPr>
            <w:rFonts w:ascii="Segoe UI" w:hAnsi="Segoe UI" w:cs="Segoe UI"/>
            <w:color w:val="000000"/>
            <w:sz w:val="22"/>
            <w:szCs w:val="22"/>
          </w:rPr>
          <w:t>elect </w:t>
        </w:r>
        <w:del w:id="2174" w:author="Author">
          <w:r w:rsidRPr="002800AC" w:rsidDel="008C4963">
            <w:rPr>
              <w:rStyle w:val="Strong"/>
              <w:rFonts w:ascii="Segoe UI" w:hAnsi="Segoe UI" w:cs="Segoe UI"/>
              <w:color w:val="000000"/>
              <w:sz w:val="22"/>
              <w:szCs w:val="22"/>
            </w:rPr>
            <w:delText>All</w:delText>
          </w:r>
          <w:r w:rsidRPr="002800AC" w:rsidDel="008C4963">
            <w:rPr>
              <w:rFonts w:ascii="Segoe UI" w:hAnsi="Segoe UI" w:cs="Segoe UI"/>
              <w:color w:val="000000"/>
              <w:sz w:val="22"/>
              <w:szCs w:val="22"/>
            </w:rPr>
            <w:delText xml:space="preserve">, then </w:delText>
          </w:r>
          <w:r w:rsidRPr="002800AC" w:rsidDel="008C4963">
            <w:rPr>
              <w:rStyle w:val="Strong"/>
              <w:rFonts w:ascii="Segoe UI" w:hAnsi="Segoe UI" w:cs="Segoe UI"/>
              <w:color w:val="000000"/>
              <w:sz w:val="22"/>
              <w:szCs w:val="22"/>
            </w:rPr>
            <w:delText>O</w:delText>
          </w:r>
          <w:r w:rsidR="008C4963" w:rsidDel="00000C9C">
            <w:rPr>
              <w:rStyle w:val="Strong"/>
              <w:rFonts w:ascii="Segoe UI" w:hAnsi="Segoe UI" w:cs="Segoe UI"/>
              <w:color w:val="000000"/>
              <w:sz w:val="22"/>
              <w:szCs w:val="22"/>
            </w:rPr>
            <w:delText>Properties</w:delText>
          </w:r>
          <w:r w:rsidR="00000C9C" w:rsidDel="00DD1230">
            <w:rPr>
              <w:rStyle w:val="Strong"/>
              <w:rFonts w:ascii="Segoe UI" w:hAnsi="Segoe UI" w:cs="Segoe UI"/>
              <w:color w:val="000000"/>
              <w:sz w:val="22"/>
              <w:szCs w:val="22"/>
            </w:rPr>
            <w:delText>Quick Start</w:delText>
          </w:r>
          <w:r w:rsidR="00865436" w:rsidDel="00DD1230">
            <w:rPr>
              <w:rStyle w:val="Strong"/>
              <w:rFonts w:ascii="Segoe UI" w:hAnsi="Segoe UI" w:cs="Segoe UI"/>
              <w:color w:val="000000"/>
              <w:sz w:val="22"/>
              <w:szCs w:val="22"/>
            </w:rPr>
            <w:delText xml:space="preserve"> </w:delText>
          </w:r>
          <w:r w:rsidR="00150D0C" w:rsidDel="00DD1230">
            <w:rPr>
              <w:rStyle w:val="Strong"/>
              <w:rFonts w:ascii="Segoe UI" w:hAnsi="Segoe UI" w:cs="Segoe UI"/>
              <w:b w:val="0"/>
              <w:color w:val="000000"/>
              <w:sz w:val="22"/>
              <w:szCs w:val="22"/>
            </w:rPr>
            <w:delText>click on</w:delText>
          </w:r>
          <w:r w:rsidR="00347C5A" w:rsidDel="00DD1230">
            <w:rPr>
              <w:rStyle w:val="Strong"/>
              <w:rFonts w:ascii="Segoe UI" w:hAnsi="Segoe UI" w:cs="Segoe UI"/>
              <w:b w:val="0"/>
              <w:color w:val="000000"/>
              <w:sz w:val="22"/>
              <w:szCs w:val="22"/>
            </w:rPr>
            <w:delText xml:space="preserve"> </w:delText>
          </w:r>
          <w:r w:rsidR="00347C5A" w:rsidDel="004D6F83">
            <w:rPr>
              <w:rStyle w:val="Strong"/>
              <w:rFonts w:ascii="Segoe UI" w:hAnsi="Segoe UI" w:cs="Segoe UI"/>
              <w:color w:val="000000"/>
              <w:sz w:val="22"/>
              <w:szCs w:val="22"/>
            </w:rPr>
            <w:delText>Assign a u</w:delText>
          </w:r>
        </w:del>
        <w:r w:rsidR="004D6F83">
          <w:rPr>
            <w:rStyle w:val="Strong"/>
            <w:rFonts w:ascii="Segoe UI" w:hAnsi="Segoe UI" w:cs="Segoe UI"/>
            <w:color w:val="000000"/>
            <w:sz w:val="22"/>
            <w:szCs w:val="22"/>
          </w:rPr>
          <w:t>U</w:t>
        </w:r>
        <w:r w:rsidR="00347C5A">
          <w:rPr>
            <w:rStyle w:val="Strong"/>
            <w:rFonts w:ascii="Segoe UI" w:hAnsi="Segoe UI" w:cs="Segoe UI"/>
            <w:color w:val="000000"/>
            <w:sz w:val="22"/>
            <w:szCs w:val="22"/>
          </w:rPr>
          <w:t>ser</w:t>
        </w:r>
        <w:r w:rsidR="004D6F83">
          <w:rPr>
            <w:rStyle w:val="Strong"/>
            <w:rFonts w:ascii="Segoe UI" w:hAnsi="Segoe UI" w:cs="Segoe UI"/>
            <w:color w:val="000000"/>
            <w:sz w:val="22"/>
            <w:szCs w:val="22"/>
          </w:rPr>
          <w:t>s and Groups</w:t>
        </w:r>
        <w:r w:rsidR="00DD1230">
          <w:rPr>
            <w:rStyle w:val="Strong"/>
            <w:rFonts w:ascii="Segoe UI" w:hAnsi="Segoe UI" w:cs="Segoe UI"/>
            <w:color w:val="000000"/>
            <w:sz w:val="22"/>
            <w:szCs w:val="22"/>
          </w:rPr>
          <w:t xml:space="preserve"> </w:t>
        </w:r>
        <w:r w:rsidR="00DD1230">
          <w:rPr>
            <w:rStyle w:val="Strong"/>
            <w:rFonts w:ascii="Segoe UI" w:hAnsi="Segoe UI" w:cs="Segoe UI"/>
            <w:b w:val="0"/>
            <w:color w:val="000000"/>
            <w:sz w:val="22"/>
            <w:szCs w:val="22"/>
          </w:rPr>
          <w:t xml:space="preserve">and click on </w:t>
        </w:r>
        <w:r w:rsidR="00DD1230">
          <w:rPr>
            <w:rStyle w:val="Strong"/>
            <w:rFonts w:ascii="Segoe UI" w:hAnsi="Segoe UI" w:cs="Segoe UI"/>
            <w:color w:val="000000"/>
            <w:sz w:val="22"/>
            <w:szCs w:val="22"/>
          </w:rPr>
          <w:t>Add user</w:t>
        </w:r>
        <w:del w:id="2175" w:author="Author">
          <w:r w:rsidR="00347C5A" w:rsidDel="004743FD">
            <w:rPr>
              <w:rStyle w:val="Strong"/>
              <w:rFonts w:ascii="Segoe UI" w:hAnsi="Segoe UI" w:cs="Segoe UI"/>
              <w:color w:val="000000"/>
              <w:sz w:val="22"/>
              <w:szCs w:val="22"/>
            </w:rPr>
            <w:delText xml:space="preserve"> for testing</w:delText>
          </w:r>
          <w:r w:rsidR="00150D0C" w:rsidDel="00347C5A">
            <w:rPr>
              <w:rStyle w:val="Strong"/>
              <w:rFonts w:ascii="Segoe UI" w:hAnsi="Segoe UI" w:cs="Segoe UI"/>
              <w:b w:val="0"/>
              <w:color w:val="000000"/>
              <w:sz w:val="22"/>
              <w:szCs w:val="22"/>
            </w:rPr>
            <w:delText xml:space="preserve"> </w:delText>
          </w:r>
        </w:del>
      </w:ins>
    </w:p>
    <w:p w14:paraId="1CD21C02" w14:textId="6A0AEF91" w:rsidR="004743FD" w:rsidRPr="00347C5A" w:rsidDel="00DD1230" w:rsidRDefault="004743FD" w:rsidP="004743FD">
      <w:pPr>
        <w:pStyle w:val="NormalWeb"/>
        <w:shd w:val="clear" w:color="auto" w:fill="FFFFFF"/>
        <w:spacing w:before="100" w:beforeAutospacing="1"/>
        <w:rPr>
          <w:ins w:id="2176" w:author="Author"/>
          <w:del w:id="2177" w:author="Author"/>
          <w:rStyle w:val="Strong"/>
          <w:rFonts w:ascii="Segoe UI" w:hAnsi="Segoe UI" w:cs="Segoe UI"/>
          <w:b w:val="0"/>
          <w:bCs w:val="0"/>
          <w:color w:val="000000"/>
          <w:sz w:val="22"/>
          <w:szCs w:val="22"/>
        </w:rPr>
      </w:pPr>
      <w:ins w:id="2178" w:author="Author">
        <w:r>
          <w:rPr>
            <w:noProof/>
          </w:rPr>
          <w:drawing>
            <wp:inline distT="0" distB="0" distL="0" distR="0" wp14:anchorId="4095863C" wp14:editId="270CDAC1">
              <wp:extent cx="5943600" cy="1699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9895"/>
                      </a:xfrm>
                      <a:prstGeom prst="rect">
                        <a:avLst/>
                      </a:prstGeom>
                    </pic:spPr>
                  </pic:pic>
                </a:graphicData>
              </a:graphic>
            </wp:inline>
          </w:drawing>
        </w:r>
      </w:ins>
    </w:p>
    <w:p w14:paraId="327D8DB7" w14:textId="77777777" w:rsidR="00347C5A" w:rsidRDefault="00347C5A" w:rsidP="00DD1230">
      <w:pPr>
        <w:pStyle w:val="NormalWeb"/>
        <w:shd w:val="clear" w:color="auto" w:fill="FFFFFF"/>
        <w:spacing w:before="100" w:beforeAutospacing="1"/>
        <w:rPr>
          <w:ins w:id="2179" w:author="Author"/>
          <w:rStyle w:val="Strong"/>
          <w:rFonts w:ascii="Segoe UI" w:hAnsi="Segoe UI" w:cs="Segoe UI"/>
          <w:b w:val="0"/>
          <w:bCs w:val="0"/>
          <w:color w:val="000000"/>
          <w:sz w:val="22"/>
          <w:szCs w:val="22"/>
        </w:rPr>
      </w:pPr>
    </w:p>
    <w:p w14:paraId="3DFBB919" w14:textId="46910A7F" w:rsidR="00347C5A" w:rsidRPr="008C4963" w:rsidDel="000D6CB6" w:rsidRDefault="00347C5A" w:rsidP="004A5AF4">
      <w:pPr>
        <w:pStyle w:val="NormalWeb"/>
        <w:numPr>
          <w:ilvl w:val="0"/>
          <w:numId w:val="32"/>
        </w:numPr>
        <w:shd w:val="clear" w:color="auto" w:fill="FFFFFF"/>
        <w:spacing w:before="100" w:beforeAutospacing="1"/>
        <w:rPr>
          <w:ins w:id="2180" w:author="Author"/>
          <w:del w:id="2181" w:author="Author"/>
          <w:rStyle w:val="Strong"/>
          <w:rFonts w:ascii="Segoe UI" w:hAnsi="Segoe UI" w:cs="Segoe UI"/>
          <w:b w:val="0"/>
          <w:bCs w:val="0"/>
          <w:color w:val="000000"/>
          <w:sz w:val="22"/>
          <w:szCs w:val="22"/>
        </w:rPr>
      </w:pPr>
      <w:ins w:id="2182" w:author="Author">
        <w:del w:id="2183" w:author="Author">
          <w:r w:rsidDel="000D6CB6">
            <w:rPr>
              <w:rStyle w:val="Strong"/>
              <w:rFonts w:ascii="Segoe UI" w:hAnsi="Segoe UI" w:cs="Segoe UI"/>
              <w:b w:val="0"/>
              <w:bCs w:val="0"/>
              <w:color w:val="000000"/>
              <w:sz w:val="22"/>
              <w:szCs w:val="22"/>
            </w:rPr>
            <w:delText>sdf</w:delText>
          </w:r>
        </w:del>
      </w:ins>
    </w:p>
    <w:p w14:paraId="50F6893E" w14:textId="31FE32B4" w:rsidR="002A4C99" w:rsidRPr="002800AC" w:rsidDel="008C4963" w:rsidRDefault="002A4C99" w:rsidP="008C4963">
      <w:pPr>
        <w:pStyle w:val="NormalWeb"/>
        <w:shd w:val="clear" w:color="auto" w:fill="FFFFFF"/>
        <w:spacing w:before="100" w:beforeAutospacing="1"/>
        <w:ind w:left="720"/>
        <w:rPr>
          <w:ins w:id="2184" w:author="Author"/>
          <w:del w:id="2185" w:author="Author"/>
          <w:rFonts w:ascii="Segoe UI" w:hAnsi="Segoe UI" w:cs="Segoe UI"/>
          <w:color w:val="000000"/>
          <w:sz w:val="22"/>
          <w:szCs w:val="22"/>
        </w:rPr>
      </w:pPr>
      <w:ins w:id="2186" w:author="Author">
        <w:del w:id="2187" w:author="Author">
          <w:r w:rsidRPr="002800AC" w:rsidDel="008C4963">
            <w:rPr>
              <w:rStyle w:val="Strong"/>
              <w:rFonts w:ascii="Segoe UI" w:hAnsi="Segoe UI" w:cs="Segoe UI"/>
              <w:color w:val="000000"/>
              <w:sz w:val="22"/>
              <w:szCs w:val="22"/>
            </w:rPr>
            <w:delText>n-premises application</w:delText>
          </w:r>
          <w:r w:rsidRPr="002800AC" w:rsidDel="008C4963">
            <w:rPr>
              <w:rFonts w:ascii="Segoe UI" w:hAnsi="Segoe UI" w:cs="Segoe UI"/>
              <w:color w:val="000000"/>
              <w:sz w:val="22"/>
              <w:szCs w:val="22"/>
            </w:rPr>
            <w:delText>.</w:delText>
          </w:r>
        </w:del>
      </w:ins>
    </w:p>
    <w:p w14:paraId="09398D8A" w14:textId="454C89E5" w:rsidR="002A4C99" w:rsidDel="000D6CB6" w:rsidRDefault="002A4C99" w:rsidP="00AA51D2">
      <w:pPr>
        <w:rPr>
          <w:ins w:id="2188" w:author="Author"/>
          <w:del w:id="2189" w:author="Author"/>
        </w:rPr>
      </w:pPr>
    </w:p>
    <w:p w14:paraId="5938213D" w14:textId="2452F547" w:rsidR="002A4C99" w:rsidDel="000D6CB6" w:rsidRDefault="002A4C99" w:rsidP="00AA51D2">
      <w:pPr>
        <w:rPr>
          <w:ins w:id="2190" w:author="Author"/>
          <w:del w:id="2191" w:author="Author"/>
        </w:rPr>
      </w:pPr>
    </w:p>
    <w:p w14:paraId="548E6541" w14:textId="77777777" w:rsidR="002A4C99" w:rsidRDefault="002A4C99" w:rsidP="00AA51D2">
      <w:pPr>
        <w:rPr>
          <w:ins w:id="2192" w:author="Author"/>
        </w:rPr>
      </w:pPr>
    </w:p>
    <w:p w14:paraId="12CBE65C" w14:textId="2513B5F6" w:rsidR="00D62FC7" w:rsidRPr="00AA51D2" w:rsidRDefault="007240B3" w:rsidP="00AA51D2">
      <w:pPr>
        <w:rPr>
          <w:ins w:id="2193" w:author="Author"/>
        </w:rPr>
      </w:pPr>
      <w:ins w:id="2194" w:author="Author">
        <w:r>
          <w:t>Congratulations</w:t>
        </w:r>
        <w:r w:rsidR="000D6CB6">
          <w:t xml:space="preserve">, </w:t>
        </w:r>
        <w:del w:id="2195" w:author="Author">
          <w:r w:rsidDel="000D6CB6">
            <w:delText>! Y</w:delText>
          </w:r>
        </w:del>
        <w:r w:rsidR="000D6CB6">
          <w:t>y</w:t>
        </w:r>
        <w:r>
          <w:t>ou</w:t>
        </w:r>
        <w:r w:rsidR="002E1F31">
          <w:t>r</w:t>
        </w:r>
        <w:r>
          <w:t xml:space="preserve"> application is no</w:t>
        </w:r>
        <w:r w:rsidR="000D6CB6">
          <w:t>w</w:t>
        </w:r>
        <w:r>
          <w:t xml:space="preserve"> published and should be accessible by typing </w:t>
        </w:r>
        <w:del w:id="2196" w:author="Author">
          <w:r w:rsidDel="005A3BB8">
            <w:delText>it’s</w:delText>
          </w:r>
        </w:del>
        <w:r w:rsidR="005A3BB8">
          <w:t>its</w:t>
        </w:r>
        <w:r>
          <w:t xml:space="preserve"> external URL directly in a browser, o</w:t>
        </w:r>
        <w:r w:rsidR="005A3BB8">
          <w:t xml:space="preserve">r logging into </w:t>
        </w:r>
        <w:r w:rsidR="007A1FA2">
          <w:fldChar w:fldCharType="begin"/>
        </w:r>
        <w:r w:rsidR="007A1FA2">
          <w:instrText xml:space="preserve"> HYPERLINK "</w:instrText>
        </w:r>
        <w:r w:rsidR="007A1FA2" w:rsidRPr="007A1FA2">
          <w:instrText>https://myapps.microsoft.com</w:instrText>
        </w:r>
        <w:r w:rsidR="007A1FA2">
          <w:instrText xml:space="preserve">" </w:instrText>
        </w:r>
        <w:r w:rsidR="007A1FA2">
          <w:fldChar w:fldCharType="separate"/>
        </w:r>
        <w:r w:rsidR="007A1FA2" w:rsidRPr="00D2366B">
          <w:rPr>
            <w:rStyle w:val="Hyperlink"/>
          </w:rPr>
          <w:t>https://myapps.microsoft.com</w:t>
        </w:r>
        <w:r w:rsidR="007A1FA2">
          <w:fldChar w:fldCharType="end"/>
        </w:r>
        <w:r w:rsidR="007A1FA2">
          <w:t xml:space="preserve"> </w:t>
        </w:r>
        <w:del w:id="2197" w:author="Author">
          <w:r w:rsidR="005A3BB8" w:rsidDel="007A1FA2">
            <w:delText xml:space="preserve">myapps.microsoft.com </w:delText>
          </w:r>
        </w:del>
        <w:r w:rsidR="007A1FA2">
          <w:t>and finding it</w:t>
        </w:r>
        <w:r w:rsidR="000D6CB6">
          <w:t>s</w:t>
        </w:r>
        <w:r w:rsidR="007A1FA2">
          <w:t xml:space="preserve"> </w:t>
        </w:r>
        <w:r w:rsidR="000D6CB6">
          <w:t xml:space="preserve">icon </w:t>
        </w:r>
        <w:r w:rsidR="007A1FA2">
          <w:t>there</w:t>
        </w:r>
        <w:r w:rsidR="000D6CB6">
          <w:t>.</w:t>
        </w:r>
        <w:del w:id="2198" w:author="Author">
          <w:r w:rsidR="005A3BB8" w:rsidDel="007A1FA2">
            <w:delText>and</w:delText>
          </w:r>
        </w:del>
      </w:ins>
    </w:p>
    <w:p w14:paraId="22FC7500" w14:textId="50841065" w:rsidR="000D6CB6" w:rsidRDefault="00BF0851" w:rsidP="000D6CB6">
      <w:pPr>
        <w:pStyle w:val="Heading2Numbered"/>
        <w:rPr>
          <w:ins w:id="2199" w:author="Author"/>
        </w:rPr>
      </w:pPr>
      <w:bookmarkStart w:id="2200" w:name="_Toc508930377"/>
      <w:ins w:id="2201" w:author="Author">
        <w:r>
          <w:t xml:space="preserve">Base </w:t>
        </w:r>
        <w:r w:rsidR="000D6CB6">
          <w:t xml:space="preserve">Functional Testing </w:t>
        </w:r>
        <w:r w:rsidR="00003122">
          <w:t xml:space="preserve">of </w:t>
        </w:r>
        <w:r w:rsidR="000D6CB6">
          <w:t>Application</w:t>
        </w:r>
        <w:r w:rsidR="00003122">
          <w:t>s</w:t>
        </w:r>
        <w:bookmarkEnd w:id="2200"/>
      </w:ins>
    </w:p>
    <w:p w14:paraId="25EA702D" w14:textId="77777777" w:rsidR="007D6FBB" w:rsidRDefault="007D6FBB" w:rsidP="00596E09">
      <w:pPr>
        <w:spacing w:before="0" w:after="0"/>
        <w:rPr>
          <w:ins w:id="2202" w:author="Author"/>
        </w:rPr>
      </w:pPr>
      <w:ins w:id="2203" w:author="Author">
        <w:r>
          <w:t xml:space="preserve">Above all, our advice is always to try and keep things as simple as possible, and build up from there. For instance, you could start by validating that a published application’s content </w:t>
        </w:r>
        <w:r w:rsidRPr="007D6FBB">
          <w:rPr>
            <w:i/>
          </w:rPr>
          <w:t>is</w:t>
        </w:r>
        <w:r>
          <w:t xml:space="preserve"> entirely accessible from the WWW, without the added complexity of enabling Azure AD pre-authentication or SSO. This would help validate that all ground work is in place, and that all links working, but equally that your configurations are sound, too. I.e…</w:t>
        </w:r>
      </w:ins>
    </w:p>
    <w:p w14:paraId="2DDE2F50" w14:textId="77777777" w:rsidR="007D6FBB" w:rsidRPr="00350CCE" w:rsidRDefault="007D6FBB" w:rsidP="00596E09">
      <w:pPr>
        <w:spacing w:before="0" w:after="0"/>
        <w:rPr>
          <w:ins w:id="2204" w:author="Author"/>
          <w:sz w:val="12"/>
          <w:szCs w:val="12"/>
        </w:rPr>
      </w:pPr>
    </w:p>
    <w:p w14:paraId="3FC9D60C" w14:textId="24353BD4" w:rsidR="007D6FBB" w:rsidRDefault="008E7BCF" w:rsidP="00F00C5B">
      <w:pPr>
        <w:pStyle w:val="ListParagraph"/>
        <w:numPr>
          <w:ilvl w:val="0"/>
          <w:numId w:val="24"/>
        </w:numPr>
        <w:spacing w:before="0" w:after="0"/>
        <w:ind w:left="567"/>
        <w:rPr>
          <w:ins w:id="2205" w:author="Author"/>
        </w:rPr>
      </w:pPr>
      <w:ins w:id="2206" w:author="Author">
        <w:r>
          <w:t xml:space="preserve">Test and validate access to </w:t>
        </w:r>
        <w:del w:id="2207" w:author="Author">
          <w:r w:rsidR="007D6FBB" w:rsidDel="008E7BCF">
            <w:delText xml:space="preserve">Publish </w:delText>
          </w:r>
        </w:del>
        <w:r>
          <w:t xml:space="preserve">the </w:t>
        </w:r>
        <w:r w:rsidR="007D6FBB">
          <w:t>web application</w:t>
        </w:r>
        <w:r>
          <w:t>,</w:t>
        </w:r>
        <w:r w:rsidR="007D6FBB">
          <w:t xml:space="preserve"> with </w:t>
        </w:r>
        <w:del w:id="2208" w:author="Author">
          <w:r w:rsidR="007D6FBB" w:rsidDel="008E7BCF">
            <w:delText xml:space="preserve">no </w:delText>
          </w:r>
        </w:del>
        <w:r w:rsidR="007D6FBB">
          <w:t xml:space="preserve">pre-authentication </w:t>
        </w:r>
        <w:del w:id="2209" w:author="Author">
          <w:r w:rsidR="007D6FBB" w:rsidDel="008E7BCF">
            <w:delText>or</w:delText>
          </w:r>
        </w:del>
        <w:r>
          <w:t>and</w:t>
        </w:r>
        <w:r w:rsidR="007D6FBB">
          <w:t xml:space="preserve"> SSO</w:t>
        </w:r>
        <w:r>
          <w:t xml:space="preserve"> disabled.</w:t>
        </w:r>
        <w:del w:id="2210" w:author="Author">
          <w:r w:rsidR="007D6FBB" w:rsidDel="008E7BCF">
            <w:delText>. Test and validate access.</w:delText>
          </w:r>
        </w:del>
      </w:ins>
    </w:p>
    <w:p w14:paraId="3D2556DD" w14:textId="2107A8E3" w:rsidR="007D6FBB" w:rsidRDefault="007D6FBB" w:rsidP="00F00C5B">
      <w:pPr>
        <w:pStyle w:val="ListParagraph"/>
        <w:numPr>
          <w:ilvl w:val="0"/>
          <w:numId w:val="24"/>
        </w:numPr>
        <w:spacing w:before="0" w:after="0"/>
        <w:ind w:left="567"/>
        <w:rPr>
          <w:ins w:id="2211" w:author="Author"/>
        </w:rPr>
      </w:pPr>
      <w:ins w:id="2212" w:author="Author">
        <w:del w:id="2213" w:author="Author">
          <w:r w:rsidDel="002752C1">
            <w:delText>Add</w:delText>
          </w:r>
        </w:del>
        <w:r w:rsidR="002752C1">
          <w:t>Enable</w:t>
        </w:r>
        <w:r>
          <w:t xml:space="preserve"> pre-authentication if required and assign Users/Groups. Test and validate access.</w:t>
        </w:r>
      </w:ins>
    </w:p>
    <w:p w14:paraId="5C822138" w14:textId="77777777" w:rsidR="007D6FBB" w:rsidRDefault="007D6FBB" w:rsidP="00F00C5B">
      <w:pPr>
        <w:pStyle w:val="ListParagraph"/>
        <w:numPr>
          <w:ilvl w:val="0"/>
          <w:numId w:val="24"/>
        </w:numPr>
        <w:spacing w:before="0" w:after="0"/>
        <w:ind w:left="567"/>
        <w:rPr>
          <w:ins w:id="2214" w:author="Author"/>
        </w:rPr>
      </w:pPr>
      <w:ins w:id="2215" w:author="Author">
        <w:r>
          <w:t>Add authentication delegation if required. Test and validate access.</w:t>
        </w:r>
      </w:ins>
    </w:p>
    <w:p w14:paraId="07413F62" w14:textId="10B8A909" w:rsidR="007D6FBB" w:rsidRDefault="007D6FBB" w:rsidP="00F00C5B">
      <w:pPr>
        <w:pStyle w:val="ListParagraph"/>
        <w:numPr>
          <w:ilvl w:val="0"/>
          <w:numId w:val="24"/>
        </w:numPr>
        <w:spacing w:before="0" w:after="0"/>
        <w:ind w:left="567"/>
        <w:rPr>
          <w:ins w:id="2216" w:author="Author"/>
        </w:rPr>
      </w:pPr>
      <w:ins w:id="2217" w:author="Author">
        <w:r>
          <w:t>Apply Conditional Access / MFA policies as required. Test and validate access.</w:t>
        </w:r>
      </w:ins>
    </w:p>
    <w:p w14:paraId="17396ADB" w14:textId="77777777" w:rsidR="008E7BCF" w:rsidRDefault="008E7BCF" w:rsidP="008E7BCF">
      <w:pPr>
        <w:pStyle w:val="ListParagraph"/>
        <w:spacing w:before="0" w:after="0"/>
        <w:ind w:left="1440"/>
        <w:rPr>
          <w:ins w:id="2218" w:author="Author"/>
        </w:rPr>
      </w:pPr>
    </w:p>
    <w:p w14:paraId="4F73A7E2" w14:textId="66BE0E4B" w:rsidR="000D6CB6" w:rsidRPr="00F04334" w:rsidRDefault="00F04334" w:rsidP="00596E09">
      <w:pPr>
        <w:spacing w:before="0"/>
        <w:rPr>
          <w:ins w:id="2219" w:author="Author"/>
        </w:rPr>
      </w:pPr>
      <w:ins w:id="2220" w:author="Author">
        <w:r>
          <w:lastRenderedPageBreak/>
          <w:t>Running multiple tenants will involve publishing applications in pilot tenancy and then in the production tenant, and go through the exact same functional test sequence performed in pilot, before commissioning the applications</w:t>
        </w:r>
      </w:ins>
    </w:p>
    <w:p w14:paraId="667DD7AD" w14:textId="7E92CD4F" w:rsidR="002B31F4" w:rsidRDefault="00F77205" w:rsidP="002B31F4">
      <w:pPr>
        <w:pStyle w:val="Heading2Numbered"/>
        <w:rPr>
          <w:ins w:id="2221" w:author="Author"/>
        </w:rPr>
      </w:pPr>
      <w:bookmarkStart w:id="2222" w:name="_Toc508930378"/>
      <w:ins w:id="2223" w:author="Author">
        <w:del w:id="2224" w:author="Author">
          <w:r w:rsidDel="00522FAE">
            <w:delText xml:space="preserve">Enable </w:delText>
          </w:r>
        </w:del>
        <w:r>
          <w:t>Pre-</w:t>
        </w:r>
        <w:commentRangeStart w:id="2225"/>
        <w:r>
          <w:t xml:space="preserve">Authentication </w:t>
        </w:r>
      </w:ins>
      <w:commentRangeEnd w:id="2225"/>
      <w:r w:rsidR="00B76FC8">
        <w:rPr>
          <w:rStyle w:val="CommentReference"/>
          <w:rFonts w:eastAsiaTheme="minorEastAsia"/>
          <w:color w:val="auto"/>
        </w:rPr>
        <w:commentReference w:id="2225"/>
      </w:r>
      <w:ins w:id="2226" w:author="Author">
        <w:r>
          <w:t xml:space="preserve">and </w:t>
        </w:r>
        <w:del w:id="2227" w:author="Author">
          <w:r w:rsidR="002E316C" w:rsidDel="00F77205">
            <w:delText xml:space="preserve">Enable </w:delText>
          </w:r>
        </w:del>
        <w:r w:rsidR="002E316C">
          <w:t>Single Sign On</w:t>
        </w:r>
        <w:bookmarkEnd w:id="2222"/>
      </w:ins>
    </w:p>
    <w:p w14:paraId="33D3B696" w14:textId="1C7E69F7" w:rsidR="00B44F80" w:rsidRDefault="00B44F80" w:rsidP="00B44F80">
      <w:pPr>
        <w:rPr>
          <w:ins w:id="2228" w:author="Author"/>
        </w:rPr>
      </w:pPr>
      <w:ins w:id="2229" w:author="Author">
        <w:r>
          <w:t>Single sign-on is a key element of Azure AD Application Proxy</w:t>
        </w:r>
        <w:r w:rsidR="002752C1">
          <w:t xml:space="preserve"> value proposition</w:t>
        </w:r>
        <w:r w:rsidR="00DF2FD5">
          <w:t>, as</w:t>
        </w:r>
        <w:del w:id="2230" w:author="Author">
          <w:r w:rsidDel="002752C1">
            <w:delText>.</w:delText>
          </w:r>
          <w:r w:rsidDel="00DF2FD5">
            <w:delText xml:space="preserve"> I</w:delText>
          </w:r>
        </w:del>
        <w:r w:rsidR="00DF2FD5">
          <w:t xml:space="preserve"> i</w:t>
        </w:r>
        <w:r>
          <w:t xml:space="preserve">t provides the best </w:t>
        </w:r>
        <w:r w:rsidR="009A2E57">
          <w:t xml:space="preserve">possible </w:t>
        </w:r>
        <w:r>
          <w:t>user experience</w:t>
        </w:r>
        <w:r w:rsidR="009A2E57">
          <w:t xml:space="preserve">, through </w:t>
        </w:r>
        <w:del w:id="2231" w:author="Author">
          <w:r w:rsidDel="009A2E57">
            <w:delText xml:space="preserve"> because your </w:delText>
          </w:r>
        </w:del>
        <w:r>
          <w:t>users only hav</w:t>
        </w:r>
        <w:r w:rsidR="009A2E57">
          <w:t xml:space="preserve">ing </w:t>
        </w:r>
        <w:del w:id="2232" w:author="Author">
          <w:r w:rsidDel="009A2E57">
            <w:delText xml:space="preserve">e </w:delText>
          </w:r>
        </w:del>
        <w:r>
          <w:t xml:space="preserve">to sign in </w:t>
        </w:r>
        <w:r w:rsidR="009A2E57">
          <w:t xml:space="preserve">the once, </w:t>
        </w:r>
        <w:r>
          <w:t>to Azure Active Directory</w:t>
        </w:r>
        <w:r w:rsidR="009A2E57">
          <w:t xml:space="preserve">. </w:t>
        </w:r>
        <w:del w:id="2233" w:author="Author">
          <w:r w:rsidDel="009A2E57">
            <w:delText xml:space="preserve"> in the cloud. </w:delText>
          </w:r>
        </w:del>
        <w:r>
          <w:t>Once they authenticate to Azure Active Directory, the Application Proxy connector handles the authentication to the on-premises application</w:t>
        </w:r>
        <w:r w:rsidR="00465860">
          <w:t>, on behalf of the user</w:t>
        </w:r>
        <w:r>
          <w:t xml:space="preserve">. </w:t>
        </w:r>
        <w:r w:rsidR="000B1487">
          <w:t xml:space="preserve">In this scenario </w:t>
        </w:r>
        <w:del w:id="2234" w:author="Author">
          <w:r w:rsidDel="000B1487">
            <w:delText>T</w:delText>
          </w:r>
        </w:del>
        <w:r w:rsidR="000B1487">
          <w:t>t</w:t>
        </w:r>
        <w:r>
          <w:t xml:space="preserve">he backend application </w:t>
        </w:r>
        <w:r w:rsidR="00400B66">
          <w:t xml:space="preserve">is completely oblivious to the SSO operation and processes the login as if it were the user themselves. </w:t>
        </w:r>
        <w:del w:id="2235" w:author="Author">
          <w:r w:rsidDel="00400B66">
            <w:delText>can't tell the difference between a remote user signing in through Application Proxy and a regular use on a domain-joined device.</w:delText>
          </w:r>
        </w:del>
      </w:ins>
    </w:p>
    <w:p w14:paraId="329B7297" w14:textId="48D1F54D" w:rsidR="006B2070" w:rsidDel="00F0640C" w:rsidRDefault="00580935" w:rsidP="00B44F80">
      <w:pPr>
        <w:rPr>
          <w:ins w:id="2236" w:author="Author"/>
          <w:del w:id="2237" w:author="Author"/>
        </w:rPr>
      </w:pPr>
      <w:ins w:id="2238" w:author="Author">
        <w:r>
          <w:t xml:space="preserve">That said </w:t>
        </w:r>
        <w:del w:id="2239" w:author="Author">
          <w:r w:rsidR="006B2070" w:rsidDel="00580935">
            <w:delText xml:space="preserve">Although </w:delText>
          </w:r>
        </w:del>
        <w:r w:rsidR="006B2070">
          <w:t xml:space="preserve">it should be </w:t>
        </w:r>
        <w:r>
          <w:t xml:space="preserve">noted that </w:t>
        </w:r>
        <w:del w:id="2240" w:author="Author">
          <w:r w:rsidR="00274707" w:rsidDel="00580935">
            <w:delText>T</w:delText>
          </w:r>
        </w:del>
        <w:r>
          <w:t>t</w:t>
        </w:r>
        <w:r w:rsidR="00274707">
          <w:t xml:space="preserve">he ability to do </w:t>
        </w:r>
        <w:r w:rsidR="007F353D">
          <w:t xml:space="preserve">SSO </w:t>
        </w:r>
        <w:del w:id="2241" w:author="Author">
          <w:r w:rsidR="007F353D" w:rsidDel="00274707">
            <w:delText xml:space="preserve">itself </w:delText>
          </w:r>
        </w:del>
        <w:r w:rsidR="00274707">
          <w:t xml:space="preserve">is only possible if Azure AD has knowledge of the user </w:t>
        </w:r>
        <w:r w:rsidR="008D58E7">
          <w:t xml:space="preserve">requesting access to a resource however, so </w:t>
        </w:r>
        <w:r w:rsidR="000F6746">
          <w:t xml:space="preserve">a pre-requisite for SSO is that your application is configured </w:t>
        </w:r>
        <w:r w:rsidR="0094244D">
          <w:t xml:space="preserve">to pre-authenticate users, upon access. </w:t>
        </w:r>
        <w:r w:rsidR="00F0640C">
          <w:t xml:space="preserve">Or </w:t>
        </w:r>
        <w:r w:rsidR="0013220E">
          <w:t>in other words</w:t>
        </w:r>
        <w:del w:id="2242" w:author="Author">
          <w:r w:rsidR="00F0640C" w:rsidDel="0013220E">
            <w:delText>to put that in a different way</w:delText>
          </w:r>
        </w:del>
        <w:r w:rsidR="00E12571">
          <w:t xml:space="preserve">, </w:t>
        </w:r>
        <w:del w:id="2243" w:author="Author">
          <w:r w:rsidR="00F0640C" w:rsidDel="00E12571">
            <w:delText xml:space="preserve"> - </w:delText>
          </w:r>
        </w:del>
      </w:ins>
    </w:p>
    <w:p w14:paraId="3C2B95D1" w14:textId="6365E3FF" w:rsidR="00F661E8" w:rsidDel="00F0640C" w:rsidRDefault="00F661E8" w:rsidP="00B44F80">
      <w:pPr>
        <w:rPr>
          <w:ins w:id="2244" w:author="Author"/>
          <w:del w:id="2245" w:author="Author"/>
        </w:rPr>
      </w:pPr>
    </w:p>
    <w:p w14:paraId="38B3F143" w14:textId="368B32A4" w:rsidR="007F353D" w:rsidDel="00F0640C" w:rsidRDefault="0094244D" w:rsidP="00B44F80">
      <w:pPr>
        <w:rPr>
          <w:ins w:id="2246" w:author="Author"/>
          <w:del w:id="2247" w:author="Author"/>
        </w:rPr>
      </w:pPr>
      <w:ins w:id="2248" w:author="Author">
        <w:del w:id="2249" w:author="Author">
          <w:r w:rsidDel="00F0640C">
            <w:delText>Let’s walk through enabling pre-authentication</w:delText>
          </w:r>
          <w:r w:rsidR="006B2070" w:rsidDel="00F0640C">
            <w:delText>.</w:delText>
          </w:r>
          <w:r w:rsidDel="00F0640C">
            <w:delText xml:space="preserve"> with </w:delText>
          </w:r>
          <w:r w:rsidR="00274707" w:rsidDel="00F0640C">
            <w:delText>lo</w:delText>
          </w:r>
        </w:del>
      </w:ins>
    </w:p>
    <w:p w14:paraId="5ACE2F5E" w14:textId="56E896D6" w:rsidR="006B2070" w:rsidDel="00F0640C" w:rsidRDefault="006B2070" w:rsidP="00B44F80">
      <w:pPr>
        <w:rPr>
          <w:ins w:id="2250" w:author="Author"/>
          <w:del w:id="2251" w:author="Author"/>
        </w:rPr>
      </w:pPr>
    </w:p>
    <w:p w14:paraId="5C106C56" w14:textId="33EF6A7B" w:rsidR="00B44F80" w:rsidDel="00F0640C" w:rsidRDefault="00B44F80" w:rsidP="00B44F80">
      <w:pPr>
        <w:rPr>
          <w:ins w:id="2252" w:author="Author"/>
          <w:del w:id="2253" w:author="Author"/>
        </w:rPr>
      </w:pPr>
    </w:p>
    <w:p w14:paraId="38737322" w14:textId="7A3D7A7A" w:rsidR="00435759" w:rsidRDefault="00B44F80" w:rsidP="00B44F80">
      <w:pPr>
        <w:rPr>
          <w:ins w:id="2254" w:author="Author"/>
        </w:rPr>
      </w:pPr>
      <w:ins w:id="2255" w:author="Author">
        <w:del w:id="2256" w:author="Author">
          <w:r w:rsidDel="006B2070">
            <w:delText xml:space="preserve">To use Azure Active Directory for single sign-on to your applications, you need to select Azure Active Directory as the pre-authentication method. </w:delText>
          </w:r>
          <w:r w:rsidDel="00E12571">
            <w:delText xml:space="preserve">If you </w:delText>
          </w:r>
        </w:del>
        <w:r>
          <w:t>select</w:t>
        </w:r>
        <w:r w:rsidR="00E12571">
          <w:t>ing</w:t>
        </w:r>
        <w:r>
          <w:t xml:space="preserve"> Passthrough </w:t>
        </w:r>
        <w:del w:id="2257" w:author="Author">
          <w:r w:rsidR="00F74CFC" w:rsidDel="00113855">
            <w:delText>means</w:delText>
          </w:r>
        </w:del>
        <w:r w:rsidR="00113855">
          <w:t xml:space="preserve">would allow </w:t>
        </w:r>
        <w:del w:id="2258" w:author="Author">
          <w:r w:rsidR="00F74CFC" w:rsidDel="00113855">
            <w:delText xml:space="preserve"> </w:delText>
          </w:r>
          <w:r w:rsidDel="00F74CFC">
            <w:delText xml:space="preserve">then your </w:delText>
          </w:r>
        </w:del>
        <w:r>
          <w:t xml:space="preserve">users </w:t>
        </w:r>
        <w:r w:rsidR="00113855">
          <w:t xml:space="preserve">to access the published application without </w:t>
        </w:r>
        <w:del w:id="2259" w:author="Author">
          <w:r w:rsidR="00F74CFC" w:rsidDel="00113855">
            <w:delText>are n</w:delText>
          </w:r>
        </w:del>
        <w:r w:rsidR="00F74CFC">
          <w:t>ever</w:t>
        </w:r>
        <w:r w:rsidR="00113855">
          <w:t xml:space="preserve"> having to </w:t>
        </w:r>
        <w:del w:id="2260" w:author="Author">
          <w:r w:rsidR="00F74CFC" w:rsidDel="00113855">
            <w:delText xml:space="preserve"> expected to </w:delText>
          </w:r>
          <w:r w:rsidDel="00F74CFC">
            <w:delText xml:space="preserve">don't </w:delText>
          </w:r>
        </w:del>
        <w:r>
          <w:t>authenticate to Azure Active Directory</w:t>
        </w:r>
        <w:r w:rsidR="00113855">
          <w:t xml:space="preserve">, </w:t>
        </w:r>
        <w:r w:rsidR="00435759">
          <w:t xml:space="preserve">so </w:t>
        </w:r>
        <w:r w:rsidR="00FB5001">
          <w:t xml:space="preserve">could </w:t>
        </w:r>
        <w:r w:rsidR="00435759">
          <w:t xml:space="preserve">Azure AD </w:t>
        </w:r>
        <w:del w:id="2261" w:author="Author">
          <w:r w:rsidR="00435759" w:rsidDel="00FB5001">
            <w:delText xml:space="preserve">cannot </w:delText>
          </w:r>
        </w:del>
        <w:r w:rsidR="00435759">
          <w:t xml:space="preserve">possibly perform “on behalf of” SSO if it has no user identity </w:t>
        </w:r>
        <w:r w:rsidR="00FB5001">
          <w:t xml:space="preserve">send down to </w:t>
        </w:r>
        <w:r w:rsidR="004141F0">
          <w:t>the connector.</w:t>
        </w:r>
        <w:del w:id="2262" w:author="Author">
          <w:r w:rsidR="00435759" w:rsidDel="00FB5001">
            <w:delText>to</w:delText>
          </w:r>
        </w:del>
        <w:r w:rsidR="00435759">
          <w:t xml:space="preserve"> </w:t>
        </w:r>
        <w:del w:id="2263" w:author="Author">
          <w:r w:rsidDel="00113855">
            <w:delText xml:space="preserve"> at all, but are directed straight to the application.</w:delText>
          </w:r>
        </w:del>
      </w:ins>
    </w:p>
    <w:p w14:paraId="1BE1D66F" w14:textId="25ED6ED6" w:rsidR="002B31F4" w:rsidDel="004141F0" w:rsidRDefault="00B44F80" w:rsidP="00B44F80">
      <w:pPr>
        <w:rPr>
          <w:ins w:id="2264" w:author="Author"/>
          <w:del w:id="2265" w:author="Author"/>
        </w:rPr>
      </w:pPr>
      <w:ins w:id="2266" w:author="Author">
        <w:del w:id="2267" w:author="Author">
          <w:r w:rsidDel="004141F0">
            <w:delText xml:space="preserve"> You can configure this setting when you first publish an application, or navigate to your application in the Azure portal and edit the Application Proxy settings.</w:delText>
          </w:r>
        </w:del>
      </w:ins>
    </w:p>
    <w:p w14:paraId="6729A2CE" w14:textId="20C1D226" w:rsidR="00F0640C" w:rsidDel="004141F0" w:rsidRDefault="00F0640C" w:rsidP="00B44F80">
      <w:pPr>
        <w:rPr>
          <w:ins w:id="2268" w:author="Author"/>
          <w:del w:id="2269" w:author="Author"/>
        </w:rPr>
      </w:pPr>
    </w:p>
    <w:p w14:paraId="7F730BA2" w14:textId="52490324" w:rsidR="00F0640C" w:rsidRDefault="004141F0" w:rsidP="00F0640C">
      <w:pPr>
        <w:rPr>
          <w:ins w:id="2270" w:author="Author"/>
        </w:rPr>
      </w:pPr>
      <w:ins w:id="2271" w:author="Author">
        <w:del w:id="2272" w:author="Author">
          <w:r w:rsidDel="00AF73D1">
            <w:delText>So</w:delText>
          </w:r>
        </w:del>
        <w:r w:rsidR="00AF73D1">
          <w:t>So,</w:t>
        </w:r>
        <w:r>
          <w:t xml:space="preserve"> on that basis </w:t>
        </w:r>
        <w:del w:id="2273" w:author="Author">
          <w:r w:rsidR="00F0640C" w:rsidDel="004141F0">
            <w:delText>L</w:delText>
          </w:r>
        </w:del>
        <w:r>
          <w:t>l</w:t>
        </w:r>
        <w:r w:rsidR="00F0640C">
          <w:t xml:space="preserve">et’s </w:t>
        </w:r>
        <w:r w:rsidR="00AF73D1">
          <w:t xml:space="preserve">go ahead </w:t>
        </w:r>
        <w:del w:id="2274" w:author="Author">
          <w:r w:rsidR="00F0640C" w:rsidDel="00AF73D1">
            <w:delText>walk throug</w:delText>
          </w:r>
        </w:del>
        <w:r w:rsidR="00AF73D1">
          <w:t xml:space="preserve">and take our first step towards </w:t>
        </w:r>
        <w:del w:id="2275" w:author="Author">
          <w:r w:rsidR="00F0640C" w:rsidDel="00AF73D1">
            <w:delText xml:space="preserve">h </w:delText>
          </w:r>
          <w:r w:rsidDel="00AF73D1">
            <w:delText xml:space="preserve">the first </w:delText>
          </w:r>
          <w:r w:rsidDel="00423D2B">
            <w:delText xml:space="preserve">of two </w:delText>
          </w:r>
          <w:r w:rsidR="00423D2B" w:rsidDel="00AF73D1">
            <w:delText>key configuration that will facilities</w:delText>
          </w:r>
        </w:del>
        <w:r w:rsidR="00AF73D1">
          <w:t>enabling SSO</w:t>
        </w:r>
        <w:del w:id="2276" w:author="Author">
          <w:r w:rsidR="00423D2B" w:rsidDel="00AF73D1">
            <w:delText xml:space="preserve"> </w:delText>
          </w:r>
          <w:r w:rsidR="00F0640C" w:rsidDel="00AF73D1">
            <w:delText>enabling pre-authentication</w:delText>
          </w:r>
        </w:del>
        <w:r w:rsidR="00F0640C">
          <w:t>.</w:t>
        </w:r>
      </w:ins>
    </w:p>
    <w:p w14:paraId="560A6C65" w14:textId="2B7F5F75" w:rsidR="00237795" w:rsidDel="001B3E21" w:rsidRDefault="00237795" w:rsidP="00F0640C">
      <w:pPr>
        <w:rPr>
          <w:ins w:id="2277" w:author="Author"/>
          <w:del w:id="2278" w:author="Author"/>
        </w:rPr>
      </w:pPr>
    </w:p>
    <w:p w14:paraId="71399895" w14:textId="3289E4D5" w:rsidR="00237795" w:rsidDel="00F00C5B" w:rsidRDefault="00237795" w:rsidP="00F0640C">
      <w:pPr>
        <w:rPr>
          <w:ins w:id="2279" w:author="Author"/>
          <w:del w:id="2280" w:author="Author"/>
        </w:rPr>
      </w:pPr>
      <w:ins w:id="2281" w:author="Author">
        <w:del w:id="2282" w:author="Author">
          <w:r w:rsidDel="00F00C5B">
            <w:delText xml:space="preserve">With Pre-authentication enabled you can now take start layering up </w:delText>
          </w:r>
          <w:r w:rsidR="00E77B0F" w:rsidDel="00F00C5B">
            <w:delText>with any other controls and capabilities that may be required to secure</w:delText>
          </w:r>
        </w:del>
      </w:ins>
    </w:p>
    <w:p w14:paraId="42EA6F2D" w14:textId="1AEA99BB" w:rsidR="00522FAE" w:rsidRDefault="00522FAE" w:rsidP="00522FAE">
      <w:pPr>
        <w:pStyle w:val="Heading2"/>
        <w:rPr>
          <w:ins w:id="2283" w:author="Author"/>
        </w:rPr>
      </w:pPr>
      <w:ins w:id="2284" w:author="Author">
        <w:r>
          <w:rPr>
            <w:sz w:val="24"/>
            <w:szCs w:val="24"/>
          </w:rPr>
          <w:t>Enabling Pre-Authentication</w:t>
        </w:r>
      </w:ins>
    </w:p>
    <w:p w14:paraId="0056B990" w14:textId="354399D9" w:rsidR="00CC4550" w:rsidRPr="00A14637" w:rsidDel="00A14637" w:rsidRDefault="00CC4550" w:rsidP="00CC4550">
      <w:pPr>
        <w:numPr>
          <w:ilvl w:val="0"/>
          <w:numId w:val="37"/>
        </w:numPr>
        <w:shd w:val="clear" w:color="auto" w:fill="FFFFFF"/>
        <w:spacing w:before="100" w:beforeAutospacing="1" w:after="100" w:afterAutospacing="1" w:line="240" w:lineRule="auto"/>
        <w:ind w:left="570"/>
        <w:rPr>
          <w:ins w:id="2285" w:author="Author"/>
          <w:del w:id="2286" w:author="Author"/>
          <w:rFonts w:cs="Segoe UI"/>
          <w:color w:val="000000"/>
        </w:rPr>
      </w:pPr>
      <w:ins w:id="2287" w:author="Author">
        <w:del w:id="2288" w:author="Author">
          <w:r w:rsidRPr="00A14637" w:rsidDel="00A14637">
            <w:rPr>
              <w:rFonts w:cs="Segoe UI"/>
              <w:color w:val="000000"/>
            </w:rPr>
            <w:delText>Sign in to the </w:delText>
          </w:r>
          <w:r w:rsidRPr="00A14637" w:rsidDel="00A14637">
            <w:rPr>
              <w:rFonts w:cs="Segoe UI"/>
              <w:color w:val="000000"/>
            </w:rPr>
            <w:fldChar w:fldCharType="begin"/>
          </w:r>
          <w:r w:rsidRPr="00A14637" w:rsidDel="00A14637">
            <w:rPr>
              <w:rFonts w:cs="Segoe UI"/>
              <w:color w:val="000000"/>
            </w:rPr>
            <w:delInstrText xml:space="preserve"> HYPERLINK "https://portal.azure.com/" </w:delInstrText>
          </w:r>
          <w:r w:rsidRPr="00A14637" w:rsidDel="00A14637">
            <w:rPr>
              <w:rFonts w:cs="Segoe UI"/>
              <w:color w:val="000000"/>
            </w:rPr>
            <w:fldChar w:fldCharType="separate"/>
          </w:r>
          <w:r w:rsidRPr="00A14637" w:rsidDel="00A14637">
            <w:rPr>
              <w:rStyle w:val="Hyperlink"/>
              <w:rFonts w:cs="Segoe UI"/>
              <w:color w:val="0078D7"/>
            </w:rPr>
            <w:delText>Azure portal</w:delText>
          </w:r>
          <w:r w:rsidRPr="00A14637" w:rsidDel="00A14637">
            <w:rPr>
              <w:rFonts w:cs="Segoe UI"/>
              <w:color w:val="000000"/>
            </w:rPr>
            <w:fldChar w:fldCharType="end"/>
          </w:r>
          <w:r w:rsidRPr="00A14637" w:rsidDel="00A14637">
            <w:rPr>
              <w:rFonts w:cs="Segoe UI"/>
              <w:color w:val="000000"/>
            </w:rPr>
            <w:delText>.</w:delText>
          </w:r>
        </w:del>
      </w:ins>
    </w:p>
    <w:p w14:paraId="1A196E7B" w14:textId="77777777" w:rsidR="00CC4550" w:rsidRPr="00A14637" w:rsidRDefault="00CC4550" w:rsidP="2F909190">
      <w:pPr>
        <w:numPr>
          <w:ilvl w:val="0"/>
          <w:numId w:val="37"/>
        </w:numPr>
        <w:shd w:val="clear" w:color="auto" w:fill="FFFFFF" w:themeFill="background1"/>
        <w:spacing w:before="100" w:beforeAutospacing="1" w:after="100" w:afterAutospacing="1" w:line="240" w:lineRule="auto"/>
        <w:ind w:left="570"/>
        <w:rPr>
          <w:ins w:id="2289" w:author="Author"/>
          <w:rFonts w:cs="Segoe UI"/>
          <w:color w:val="000000"/>
        </w:rPr>
      </w:pPr>
      <w:ins w:id="2290" w:author="Author">
        <w:r w:rsidRPr="00A14637">
          <w:rPr>
            <w:rFonts w:cs="Segoe UI"/>
            <w:color w:val="000000"/>
          </w:rPr>
          <w:t>Navigate to </w:t>
        </w:r>
        <w:r w:rsidRPr="00A14637">
          <w:rPr>
            <w:rStyle w:val="Strong"/>
            <w:rFonts w:cs="Segoe UI"/>
            <w:color w:val="000000"/>
          </w:rPr>
          <w:t>Azure Active Directory</w:t>
        </w:r>
        <w:r w:rsidRPr="00A14637">
          <w:rPr>
            <w:rFonts w:cs="Segoe UI"/>
            <w:color w:val="000000"/>
          </w:rPr>
          <w:t> &gt; </w:t>
        </w:r>
        <w:r w:rsidRPr="00A14637">
          <w:rPr>
            <w:rStyle w:val="Strong"/>
            <w:rFonts w:cs="Segoe UI"/>
            <w:color w:val="000000"/>
          </w:rPr>
          <w:t>Enterprise applications</w:t>
        </w:r>
        <w:r w:rsidRPr="00A14637">
          <w:rPr>
            <w:rFonts w:cs="Segoe UI"/>
            <w:color w:val="000000"/>
          </w:rPr>
          <w:t> &gt; </w:t>
        </w:r>
        <w:r w:rsidRPr="00A14637">
          <w:rPr>
            <w:rStyle w:val="Strong"/>
            <w:rFonts w:cs="Segoe UI"/>
            <w:color w:val="000000"/>
          </w:rPr>
          <w:t>All applications</w:t>
        </w:r>
        <w:r w:rsidRPr="00A14637">
          <w:rPr>
            <w:rFonts w:cs="Segoe UI"/>
            <w:color w:val="000000"/>
          </w:rPr>
          <w:t> and choose the app you want to manage.</w:t>
        </w:r>
      </w:ins>
    </w:p>
    <w:p w14:paraId="5CB01BC2" w14:textId="77777777" w:rsidR="00CC4550" w:rsidRPr="00A14637" w:rsidRDefault="00CC4550" w:rsidP="2F909190">
      <w:pPr>
        <w:numPr>
          <w:ilvl w:val="0"/>
          <w:numId w:val="37"/>
        </w:numPr>
        <w:shd w:val="clear" w:color="auto" w:fill="FFFFFF" w:themeFill="background1"/>
        <w:spacing w:before="100" w:beforeAutospacing="1" w:after="100" w:afterAutospacing="1" w:line="240" w:lineRule="auto"/>
        <w:ind w:left="570"/>
        <w:rPr>
          <w:ins w:id="2291" w:author="Author"/>
          <w:rFonts w:cs="Segoe UI"/>
          <w:color w:val="000000"/>
        </w:rPr>
      </w:pPr>
      <w:ins w:id="2292" w:author="Author">
        <w:r w:rsidRPr="00A14637">
          <w:rPr>
            <w:rFonts w:cs="Segoe UI"/>
            <w:color w:val="000000"/>
          </w:rPr>
          <w:t>Select </w:t>
        </w:r>
        <w:r w:rsidRPr="00A14637">
          <w:rPr>
            <w:rStyle w:val="Strong"/>
            <w:rFonts w:cs="Segoe UI"/>
            <w:color w:val="000000"/>
          </w:rPr>
          <w:t>Application Proxy</w:t>
        </w:r>
        <w:r w:rsidRPr="00A14637">
          <w:rPr>
            <w:rFonts w:cs="Segoe UI"/>
            <w:color w:val="000000"/>
          </w:rPr>
          <w:t>.</w:t>
        </w:r>
      </w:ins>
    </w:p>
    <w:p w14:paraId="6B25B6B9" w14:textId="6CD85EA0" w:rsidR="00CC4550" w:rsidRPr="00A14637" w:rsidDel="00D754F6" w:rsidRDefault="00CC4550" w:rsidP="00F33156">
      <w:pPr>
        <w:numPr>
          <w:ilvl w:val="0"/>
          <w:numId w:val="37"/>
        </w:numPr>
        <w:shd w:val="clear" w:color="auto" w:fill="FFFFFF"/>
        <w:spacing w:before="100" w:beforeAutospacing="1" w:after="100" w:afterAutospacing="1" w:line="240" w:lineRule="auto"/>
        <w:ind w:left="570"/>
        <w:rPr>
          <w:ins w:id="2293" w:author="Author"/>
          <w:del w:id="2294" w:author="Author"/>
          <w:rFonts w:cs="Segoe UI"/>
          <w:color w:val="000000"/>
        </w:rPr>
      </w:pPr>
      <w:ins w:id="2295" w:author="Author">
        <w:r w:rsidRPr="00D754F6">
          <w:rPr>
            <w:rFonts w:cs="Segoe UI"/>
            <w:color w:val="000000"/>
          </w:rPr>
          <w:t xml:space="preserve">In the </w:t>
        </w:r>
        <w:r w:rsidR="00D754F6" w:rsidRPr="00D754F6">
          <w:rPr>
            <w:rFonts w:cs="Segoe UI"/>
            <w:color w:val="000000"/>
          </w:rPr>
          <w:t xml:space="preserve">Pre Authentication </w:t>
        </w:r>
        <w:del w:id="2296" w:author="Author">
          <w:r w:rsidRPr="00D754F6" w:rsidDel="00D754F6">
            <w:rPr>
              <w:rFonts w:cs="Segoe UI"/>
              <w:color w:val="000000"/>
            </w:rPr>
            <w:delText xml:space="preserve">External URL </w:delText>
          </w:r>
        </w:del>
        <w:r w:rsidRPr="00D754F6">
          <w:rPr>
            <w:rFonts w:cs="Segoe UI"/>
            <w:color w:val="000000"/>
          </w:rPr>
          <w:t xml:space="preserve">field, use the dropdown list to select </w:t>
        </w:r>
        <w:del w:id="2297" w:author="Author">
          <w:r w:rsidRPr="00D754F6" w:rsidDel="00D754F6">
            <w:rPr>
              <w:rFonts w:cs="Segoe UI"/>
              <w:b/>
              <w:color w:val="000000"/>
            </w:rPr>
            <w:delText>your custom domain. If you don't see your domain in the list, then it hasn't been verified yet.</w:delText>
          </w:r>
        </w:del>
        <w:r w:rsidR="00D754F6" w:rsidRPr="00D754F6">
          <w:rPr>
            <w:rFonts w:cs="Segoe UI"/>
            <w:b/>
            <w:color w:val="000000"/>
          </w:rPr>
          <w:t>Azure Active Dire</w:t>
        </w:r>
        <w:r w:rsidR="00D754F6">
          <w:rPr>
            <w:rFonts w:cs="Segoe UI"/>
            <w:b/>
            <w:color w:val="000000"/>
          </w:rPr>
          <w:t>c</w:t>
        </w:r>
        <w:r w:rsidR="00D754F6" w:rsidRPr="00D754F6">
          <w:rPr>
            <w:rFonts w:cs="Segoe UI"/>
            <w:b/>
            <w:color w:val="000000"/>
          </w:rPr>
          <w:t>tory</w:t>
        </w:r>
        <w:r w:rsidR="00D754F6" w:rsidRPr="00D754F6">
          <w:rPr>
            <w:rFonts w:cs="Segoe UI"/>
            <w:color w:val="000000"/>
          </w:rPr>
          <w:t>, and hit</w:t>
        </w:r>
        <w:r w:rsidR="00D754F6" w:rsidRPr="00D754F6">
          <w:rPr>
            <w:rFonts w:cs="Segoe UI"/>
            <w:b/>
            <w:color w:val="000000"/>
          </w:rPr>
          <w:t xml:space="preserve"> </w:t>
        </w:r>
      </w:ins>
    </w:p>
    <w:p w14:paraId="20DFD40A" w14:textId="2FFE6C6F" w:rsidR="00CC4550" w:rsidRPr="00D754F6" w:rsidRDefault="00CC4550" w:rsidP="2F909190">
      <w:pPr>
        <w:numPr>
          <w:ilvl w:val="0"/>
          <w:numId w:val="37"/>
        </w:numPr>
        <w:shd w:val="clear" w:color="auto" w:fill="FFFFFF" w:themeFill="background1"/>
        <w:spacing w:before="100" w:beforeAutospacing="1" w:after="100" w:afterAutospacing="1" w:line="240" w:lineRule="auto"/>
        <w:ind w:left="570"/>
        <w:rPr>
          <w:ins w:id="2298" w:author="Author"/>
          <w:rFonts w:cs="Segoe UI"/>
          <w:color w:val="000000"/>
        </w:rPr>
      </w:pPr>
      <w:ins w:id="2299" w:author="Author">
        <w:del w:id="2300" w:author="Author">
          <w:r w:rsidRPr="00D754F6" w:rsidDel="00D754F6">
            <w:rPr>
              <w:rFonts w:cs="Segoe UI"/>
              <w:color w:val="000000"/>
            </w:rPr>
            <w:delText>Select </w:delText>
          </w:r>
        </w:del>
        <w:r w:rsidRPr="00D754F6">
          <w:rPr>
            <w:rStyle w:val="Strong"/>
            <w:rFonts w:cs="Segoe UI"/>
            <w:color w:val="000000"/>
          </w:rPr>
          <w:t>Save</w:t>
        </w:r>
      </w:ins>
    </w:p>
    <w:p w14:paraId="48114A42" w14:textId="5A5A9673" w:rsidR="00522FAE" w:rsidRDefault="00522FAE" w:rsidP="00F0640C">
      <w:pPr>
        <w:rPr>
          <w:ins w:id="2301" w:author="Author"/>
        </w:rPr>
      </w:pPr>
    </w:p>
    <w:p w14:paraId="6F1C8F7A" w14:textId="08DABDEC" w:rsidR="00F00C5B" w:rsidDel="00A74A67" w:rsidRDefault="00F00C5B" w:rsidP="00F00C5B">
      <w:pPr>
        <w:rPr>
          <w:ins w:id="2302" w:author="Author"/>
          <w:moveFrom w:id="2303" w:author="Author"/>
        </w:rPr>
      </w:pPr>
      <w:moveFromRangeStart w:id="2304" w:author="Author" w:name="move508983462"/>
      <w:moveFrom w:id="2305" w:author="Author">
        <w:ins w:id="2306" w:author="Author">
          <w:r w:rsidDel="00A74A67">
            <w:t>With Pre-authentication enabled you can now take start layering up with any other controls and capabilities that may be required to secure access to your application.</w:t>
          </w:r>
        </w:ins>
      </w:moveFrom>
    </w:p>
    <w:moveFromRangeEnd w:id="2304"/>
    <w:p w14:paraId="604A96C3" w14:textId="2886A0A4" w:rsidR="00522FAE" w:rsidRDefault="00522FAE" w:rsidP="00F0640C">
      <w:pPr>
        <w:rPr>
          <w:ins w:id="2307" w:author="Author"/>
        </w:rPr>
      </w:pPr>
    </w:p>
    <w:p w14:paraId="4FCD7956" w14:textId="24CB7AEB" w:rsidR="00522FAE" w:rsidRDefault="00522FAE" w:rsidP="00F0640C">
      <w:pPr>
        <w:rPr>
          <w:ins w:id="2308" w:author="Author"/>
        </w:rPr>
      </w:pPr>
      <w:ins w:id="2309" w:author="Author">
        <w:r>
          <w:rPr>
            <w:noProof/>
          </w:rPr>
          <w:lastRenderedPageBreak/>
          <w:drawing>
            <wp:inline distT="0" distB="0" distL="0" distR="0" wp14:anchorId="2D375DD1" wp14:editId="08F99E79">
              <wp:extent cx="5913783" cy="32083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0402" cy="3217370"/>
                      </a:xfrm>
                      <a:prstGeom prst="rect">
                        <a:avLst/>
                      </a:prstGeom>
                    </pic:spPr>
                  </pic:pic>
                </a:graphicData>
              </a:graphic>
            </wp:inline>
          </w:drawing>
        </w:r>
      </w:ins>
    </w:p>
    <w:p w14:paraId="67BEBA30" w14:textId="6D7D220C" w:rsidR="00522FAE" w:rsidDel="008C0075" w:rsidRDefault="00C25383" w:rsidP="00A74A67">
      <w:pPr>
        <w:rPr>
          <w:del w:id="2310" w:author="Author"/>
        </w:rPr>
      </w:pPr>
      <w:ins w:id="2311" w:author="Author">
        <w:r>
          <w:t xml:space="preserve">It’s probably worth mentioning that this </w:t>
        </w:r>
        <w:del w:id="2312" w:author="Author">
          <w:r w:rsidR="008C0075" w:rsidDel="00C25383">
            <w:delText xml:space="preserve">This by the way, </w:delText>
          </w:r>
        </w:del>
        <w:r w:rsidR="008C0075">
          <w:t xml:space="preserve">will also </w:t>
        </w:r>
        <w:r>
          <w:t xml:space="preserve">leave </w:t>
        </w:r>
        <w:del w:id="2313" w:author="Author">
          <w:r w:rsidDel="006A2A6B">
            <w:delText>single sign on</w:delText>
          </w:r>
        </w:del>
        <w:r w:rsidR="006A2A6B">
          <w:t>SSO</w:t>
        </w:r>
        <w:r>
          <w:t xml:space="preserve"> disabled, in the </w:t>
        </w:r>
        <w:r w:rsidR="006A2A6B">
          <w:t>Single Sign-On blade</w:t>
        </w:r>
        <w:r w:rsidR="00C744E3">
          <w:t>…</w:t>
        </w:r>
        <w:del w:id="2314" w:author="Author">
          <w:r w:rsidR="006A2A6B" w:rsidDel="00C744E3">
            <w:delText>,</w:delText>
          </w:r>
        </w:del>
        <w:r w:rsidR="006A2A6B">
          <w:t xml:space="preserve"> </w:t>
        </w:r>
        <w:del w:id="2315" w:author="Author">
          <w:r w:rsidR="006A2A6B" w:rsidDel="00C744E3">
            <w:delText xml:space="preserve">so you should take the opportunity to </w:delText>
          </w:r>
          <w:r w:rsidR="00BF0630" w:rsidDel="00C744E3">
            <w:delText xml:space="preserve">verify your application is still accessible, before continuing to </w:delText>
          </w:r>
          <w:r w:rsidR="006A2A6B" w:rsidDel="00BF0630">
            <w:delText xml:space="preserve">test </w:delText>
          </w:r>
          <w:r w:rsidDel="006A2A6B">
            <w:delText xml:space="preserve">  </w:delText>
          </w:r>
          <w:r w:rsidR="008C0075" w:rsidDel="006A2A6B">
            <w:delText xml:space="preserve"> </w:delText>
          </w:r>
        </w:del>
      </w:ins>
    </w:p>
    <w:p w14:paraId="6FDEF02E" w14:textId="77777777" w:rsidR="008C0075" w:rsidRDefault="008C0075" w:rsidP="00F0640C">
      <w:pPr>
        <w:rPr>
          <w:ins w:id="2316" w:author="Author"/>
        </w:rPr>
      </w:pPr>
    </w:p>
    <w:p w14:paraId="62657B75" w14:textId="20BF522E" w:rsidR="00E1374A" w:rsidDel="008C0075" w:rsidRDefault="00A74A67" w:rsidP="00A74A67">
      <w:pPr>
        <w:rPr>
          <w:ins w:id="2317" w:author="Author"/>
          <w:del w:id="2318" w:author="Author"/>
        </w:rPr>
      </w:pPr>
      <w:moveToRangeStart w:id="2319" w:author="Author" w:name="move508983462"/>
      <w:moveTo w:id="2320" w:author="Author">
        <w:del w:id="2321" w:author="Author">
          <w:r w:rsidDel="008C0075">
            <w:delText xml:space="preserve">With Pre-authentication enabled you </w:delText>
          </w:r>
        </w:del>
      </w:moveTo>
      <w:ins w:id="2322" w:author="Author">
        <w:del w:id="2323" w:author="Author">
          <w:r w:rsidR="00E1374A" w:rsidDel="008C0075">
            <w:delText xml:space="preserve">should now try and access your application from the WWW and observe the behavior. </w:delText>
          </w:r>
        </w:del>
      </w:ins>
    </w:p>
    <w:p w14:paraId="163E9B4F" w14:textId="74901759" w:rsidR="008C0075" w:rsidDel="00C744E3" w:rsidRDefault="008C0075" w:rsidP="00A74A67">
      <w:pPr>
        <w:rPr>
          <w:ins w:id="2324" w:author="Author"/>
          <w:del w:id="2325" w:author="Author"/>
          <w:noProof/>
        </w:rPr>
      </w:pPr>
    </w:p>
    <w:p w14:paraId="6E92FBF1" w14:textId="029E841A" w:rsidR="00E1374A" w:rsidRDefault="008C0075" w:rsidP="00A74A67">
      <w:pPr>
        <w:rPr>
          <w:ins w:id="2326" w:author="Author"/>
        </w:rPr>
      </w:pPr>
      <w:ins w:id="2327" w:author="Author">
        <w:r>
          <w:rPr>
            <w:noProof/>
          </w:rPr>
          <w:drawing>
            <wp:inline distT="0" distB="0" distL="0" distR="0" wp14:anchorId="372662E4" wp14:editId="325F750D">
              <wp:extent cx="5943600" cy="1014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4730"/>
                      </a:xfrm>
                      <a:prstGeom prst="rect">
                        <a:avLst/>
                      </a:prstGeom>
                    </pic:spPr>
                  </pic:pic>
                </a:graphicData>
              </a:graphic>
            </wp:inline>
          </w:drawing>
        </w:r>
      </w:ins>
    </w:p>
    <w:p w14:paraId="0226C7B4" w14:textId="1F1E1166" w:rsidR="008C0075" w:rsidRDefault="00C744E3" w:rsidP="00A74A67">
      <w:pPr>
        <w:rPr>
          <w:ins w:id="2328" w:author="Author"/>
        </w:rPr>
      </w:pPr>
      <w:ins w:id="2329" w:author="Author">
        <w:r>
          <w:t>So</w:t>
        </w:r>
        <w:r w:rsidR="00226AC0">
          <w:t>,</w:t>
        </w:r>
        <w:r>
          <w:t xml:space="preserve"> you should take the opportunity to verify your application is still accessible</w:t>
        </w:r>
        <w:r w:rsidR="00226AC0">
          <w:t xml:space="preserve"> through the Application Proxy</w:t>
        </w:r>
        <w:r>
          <w:t>, before moving</w:t>
        </w:r>
        <w:r w:rsidR="00226AC0">
          <w:t xml:space="preserve"> on</w:t>
        </w:r>
        <w:del w:id="2330" w:author="Author">
          <w:r w:rsidDel="00226AC0">
            <w:delText xml:space="preserve"> </w:delText>
          </w:r>
        </w:del>
        <w:r>
          <w:t>to the next section.</w:t>
        </w:r>
        <w:r w:rsidR="004670D1">
          <w:t xml:space="preserve"> The expected behavior is that</w:t>
        </w:r>
        <w:r w:rsidR="001D29FC">
          <w:t xml:space="preserve"> Azure AD will challenge you for authentication and then the backend application should also do the same</w:t>
        </w:r>
        <w:r w:rsidR="004E4AA0">
          <w:t>.</w:t>
        </w:r>
        <w:r w:rsidR="001D29FC">
          <w:t xml:space="preserve"> </w:t>
        </w:r>
        <w:del w:id="2331" w:author="Author">
          <w:r w:rsidR="004670D1" w:rsidDel="001D29FC">
            <w:delText xml:space="preserve"> you are </w:delText>
          </w:r>
        </w:del>
      </w:ins>
    </w:p>
    <w:p w14:paraId="6B152C34" w14:textId="5F8E318C" w:rsidR="00C744E3" w:rsidDel="004E4AA0" w:rsidRDefault="00C744E3" w:rsidP="00A74A67">
      <w:pPr>
        <w:rPr>
          <w:ins w:id="2332" w:author="Author"/>
          <w:del w:id="2333" w:author="Author"/>
        </w:rPr>
      </w:pPr>
    </w:p>
    <w:p w14:paraId="2D0E993D" w14:textId="5DDF0C34" w:rsidR="00C744E3" w:rsidDel="004E4AA0" w:rsidRDefault="00C744E3" w:rsidP="00C744E3">
      <w:pPr>
        <w:rPr>
          <w:ins w:id="2334" w:author="Author"/>
          <w:del w:id="2335" w:author="Author"/>
        </w:rPr>
      </w:pPr>
      <w:ins w:id="2336" w:author="Author">
        <w:del w:id="2337" w:author="Author">
          <w:r w:rsidDel="004E4AA0">
            <w:delText xml:space="preserve">With Pre-authentication enabled you should now try and access your application from the WWW and observe the behavior. </w:delText>
          </w:r>
        </w:del>
      </w:ins>
    </w:p>
    <w:p w14:paraId="7A615248" w14:textId="5A4467AD" w:rsidR="008C0075" w:rsidDel="006A2A6B" w:rsidRDefault="008C0075" w:rsidP="008C0075">
      <w:pPr>
        <w:rPr>
          <w:ins w:id="2338" w:author="Author"/>
          <w:del w:id="2339" w:author="Author"/>
        </w:rPr>
      </w:pPr>
      <w:ins w:id="2340" w:author="Author">
        <w:del w:id="2341" w:author="Author">
          <w:r w:rsidDel="006A2A6B">
            <w:delText xml:space="preserve">With Pre-authentication enabled you should now try and access your application from the WWW and observe the behavior. </w:delText>
          </w:r>
        </w:del>
      </w:ins>
    </w:p>
    <w:p w14:paraId="24520A49" w14:textId="59EDF641" w:rsidR="008C0075" w:rsidDel="004E4AA0" w:rsidRDefault="008C0075" w:rsidP="00A74A67">
      <w:pPr>
        <w:rPr>
          <w:ins w:id="2342" w:author="Author"/>
          <w:del w:id="2343" w:author="Author"/>
        </w:rPr>
      </w:pPr>
    </w:p>
    <w:p w14:paraId="4AB4BCC2" w14:textId="1F812247" w:rsidR="00A74A67" w:rsidDel="004E4AA0" w:rsidRDefault="00A74A67" w:rsidP="00A74A67">
      <w:pPr>
        <w:rPr>
          <w:ins w:id="2344" w:author="Author"/>
          <w:del w:id="2345" w:author="Author"/>
        </w:rPr>
      </w:pPr>
      <w:moveTo w:id="2346" w:author="Author">
        <w:del w:id="2347" w:author="Author">
          <w:r w:rsidDel="004E4AA0">
            <w:delText>can now take start layering up with any other controls and capabilities that may be required to secure access to your application.</w:delText>
          </w:r>
        </w:del>
      </w:moveTo>
    </w:p>
    <w:p w14:paraId="380AEAAC" w14:textId="380CB0F8" w:rsidR="00F32C6B" w:rsidDel="004E4AA0" w:rsidRDefault="00F32C6B" w:rsidP="00A74A67">
      <w:pPr>
        <w:rPr>
          <w:del w:id="2348" w:author="Author"/>
          <w:moveTo w:id="2349" w:author="Author"/>
        </w:rPr>
      </w:pPr>
    </w:p>
    <w:moveToRangeEnd w:id="2319"/>
    <w:p w14:paraId="648BC3E0" w14:textId="4A2E255D" w:rsidR="00522FAE" w:rsidDel="00D754F6" w:rsidRDefault="00522FAE" w:rsidP="00F0640C">
      <w:pPr>
        <w:rPr>
          <w:ins w:id="2350" w:author="Author"/>
          <w:del w:id="2351" w:author="Author"/>
        </w:rPr>
      </w:pPr>
    </w:p>
    <w:p w14:paraId="41BFA2B0" w14:textId="71C1DB1D" w:rsidR="00522FAE" w:rsidRDefault="00522FAE" w:rsidP="00522FAE">
      <w:pPr>
        <w:pStyle w:val="Heading2"/>
        <w:rPr>
          <w:ins w:id="2352" w:author="Author"/>
        </w:rPr>
      </w:pPr>
      <w:ins w:id="2353" w:author="Author">
        <w:r>
          <w:rPr>
            <w:sz w:val="24"/>
            <w:szCs w:val="24"/>
          </w:rPr>
          <w:t>Enabling Single Sign-On</w:t>
        </w:r>
      </w:ins>
    </w:p>
    <w:p w14:paraId="56C3B3B3" w14:textId="1A86953C" w:rsidR="00322400" w:rsidRDefault="0055490A" w:rsidP="00096654">
      <w:pPr>
        <w:spacing w:before="0" w:after="0"/>
        <w:jc w:val="both"/>
        <w:rPr>
          <w:ins w:id="2354" w:author="Author"/>
        </w:rPr>
      </w:pPr>
      <w:ins w:id="2355" w:author="Author">
        <w:r>
          <w:t>With your application secured</w:t>
        </w:r>
        <w:r w:rsidR="00A2492E">
          <w:t xml:space="preserve"> it’s time to </w:t>
        </w:r>
        <w:del w:id="2356" w:author="Author">
          <w:r w:rsidDel="00A2492E">
            <w:delText xml:space="preserve">, </w:delText>
          </w:r>
          <w:r w:rsidR="00A76A8B" w:rsidDel="00A2492E">
            <w:delText xml:space="preserve">let’s now </w:delText>
          </w:r>
        </w:del>
        <w:r w:rsidR="00A76A8B">
          <w:t xml:space="preserve">look at </w:t>
        </w:r>
        <w:r w:rsidR="00A2492E">
          <w:t xml:space="preserve">the user experience, and what better to </w:t>
        </w:r>
        <w:r w:rsidR="00241DC7">
          <w:t xml:space="preserve">way to </w:t>
        </w:r>
        <w:del w:id="2357" w:author="Author">
          <w:r w:rsidR="00C544EA" w:rsidDel="00F40401">
            <w:delText>make</w:delText>
          </w:r>
        </w:del>
        <w:r w:rsidR="00F40401">
          <w:t xml:space="preserve">put </w:t>
        </w:r>
        <w:r w:rsidR="00F910B8">
          <w:t xml:space="preserve">a spring in every user’s step, </w:t>
        </w:r>
        <w:del w:id="2358" w:author="Author">
          <w:r w:rsidR="00C544EA" w:rsidDel="00F910B8">
            <w:delText xml:space="preserve"> users smile </w:delText>
          </w:r>
          <w:r w:rsidR="00241DC7" w:rsidDel="00C544EA">
            <w:delText>make your users happy, th</w:delText>
          </w:r>
        </w:del>
        <w:r w:rsidR="00C544EA">
          <w:t>th</w:t>
        </w:r>
        <w:del w:id="2359" w:author="Author">
          <w:r w:rsidR="00C544EA" w:rsidDel="00322400">
            <w:delText>n</w:delText>
          </w:r>
        </w:del>
        <w:r w:rsidR="00C544EA">
          <w:t>a</w:t>
        </w:r>
        <w:del w:id="2360" w:author="Author">
          <w:r w:rsidR="00241DC7" w:rsidDel="00C544EA">
            <w:delText>e</w:delText>
          </w:r>
        </w:del>
        <w:r w:rsidR="00241DC7">
          <w:t xml:space="preserve">n </w:t>
        </w:r>
        <w:del w:id="2361" w:author="Author">
          <w:r w:rsidR="00322400" w:rsidDel="00F910B8">
            <w:delText xml:space="preserve">enabling </w:delText>
          </w:r>
          <w:r w:rsidR="004D1421" w:rsidDel="006543AD">
            <w:delText xml:space="preserve">Now for the icing </w:delText>
          </w:r>
          <w:r w:rsidR="006543AD" w:rsidDel="003F6723">
            <w:delText>Now for the icing on the cake</w:delText>
          </w:r>
          <w:r w:rsidR="008A548A" w:rsidDel="0076019C">
            <w:delText>So far so good</w:delText>
          </w:r>
        </w:del>
        <w:r w:rsidR="0076019C">
          <w:t xml:space="preserve">Single </w:t>
        </w:r>
        <w:r w:rsidR="00241DC7">
          <w:t>Sign-On</w:t>
        </w:r>
        <w:r w:rsidR="00F910B8">
          <w:t xml:space="preserve"> itself</w:t>
        </w:r>
        <w:del w:id="2362" w:author="Author">
          <w:r w:rsidR="00241DC7" w:rsidDel="00322400">
            <w:delText xml:space="preserve"> itself</w:delText>
          </w:r>
        </w:del>
        <w:r w:rsidR="00241DC7">
          <w:t xml:space="preserve">! </w:t>
        </w:r>
      </w:ins>
    </w:p>
    <w:p w14:paraId="3817D220" w14:textId="77777777" w:rsidR="00343C64" w:rsidRDefault="00343C64" w:rsidP="00096654">
      <w:pPr>
        <w:spacing w:before="0" w:after="0"/>
        <w:jc w:val="both"/>
        <w:rPr>
          <w:ins w:id="2363" w:author="Author"/>
        </w:rPr>
      </w:pPr>
    </w:p>
    <w:p w14:paraId="2A9123EE" w14:textId="1A76296A" w:rsidR="00096654" w:rsidRDefault="00322400" w:rsidP="00096654">
      <w:pPr>
        <w:spacing w:before="0" w:after="0"/>
        <w:jc w:val="both"/>
        <w:rPr>
          <w:ins w:id="2364" w:author="Author"/>
        </w:rPr>
      </w:pPr>
      <w:ins w:id="2365" w:author="Author">
        <w:r>
          <w:t>This section g</w:t>
        </w:r>
        <w:del w:id="2366" w:author="Author">
          <w:r w:rsidR="0076019C" w:rsidDel="00241DC7">
            <w:delText xml:space="preserve">sing </w:delText>
          </w:r>
          <w:r w:rsidR="0076019C" w:rsidDel="00322400">
            <w:delText xml:space="preserve">on is let’s </w:delText>
          </w:r>
          <w:r w:rsidR="00F32C6B" w:rsidDel="0076019C">
            <w:delText xml:space="preserve"> and </w:delText>
          </w:r>
          <w:r w:rsidR="00F32C6B" w:rsidDel="003F6723">
            <w:delText xml:space="preserve">now </w:delText>
          </w:r>
          <w:r w:rsidR="00F32C6B" w:rsidDel="0076019C">
            <w:delText>we</w:delText>
          </w:r>
          <w:r w:rsidR="003F6723" w:rsidDel="0076019C">
            <w:delText>’</w:delText>
          </w:r>
          <w:r w:rsidR="00F23164" w:rsidDel="0076019C">
            <w:delText>ll</w:delText>
          </w:r>
          <w:r w:rsidR="003F6723" w:rsidDel="00F23164">
            <w:delText>re</w:delText>
          </w:r>
          <w:r w:rsidR="00F32C6B" w:rsidDel="0076019C">
            <w:delText xml:space="preserve"> </w:delText>
          </w:r>
          <w:r w:rsidR="003F6723" w:rsidDel="0076019C">
            <w:delText>now g</w:delText>
          </w:r>
        </w:del>
        <w:r w:rsidR="003F6723">
          <w:t>et</w:t>
        </w:r>
        <w:r>
          <w:t>s</w:t>
        </w:r>
        <w:del w:id="2367" w:author="Author">
          <w:r w:rsidR="003F6723" w:rsidDel="00F23164">
            <w:delText>ting</w:delText>
          </w:r>
        </w:del>
        <w:r w:rsidR="003F6723">
          <w:t xml:space="preserve"> into </w:t>
        </w:r>
        <w:del w:id="2368" w:author="Author">
          <w:r w:rsidR="00F32C6B" w:rsidDel="003F6723">
            <w:delText>get into t</w:delText>
          </w:r>
        </w:del>
        <w:r w:rsidR="003F6723">
          <w:t>t</w:t>
        </w:r>
        <w:r w:rsidR="00F32C6B">
          <w:t xml:space="preserve">he more intricate side of </w:t>
        </w:r>
        <w:del w:id="2369" w:author="Author">
          <w:r w:rsidR="000A269B" w:rsidDel="008A0ECA">
            <w:delText>things</w:delText>
          </w:r>
        </w:del>
        <w:r w:rsidR="008A0ECA">
          <w:t>publishing applications</w:t>
        </w:r>
        <w:r w:rsidR="004D1421">
          <w:t xml:space="preserve">, </w:t>
        </w:r>
        <w:r w:rsidR="00FD6898">
          <w:t xml:space="preserve">and can vary in complexity, depending on </w:t>
        </w:r>
        <w:del w:id="2370" w:author="Author">
          <w:r w:rsidR="004559A7" w:rsidDel="008A0ECA">
            <w:delText xml:space="preserve">what the </w:delText>
          </w:r>
        </w:del>
        <w:r w:rsidR="004559A7">
          <w:t xml:space="preserve">application </w:t>
        </w:r>
        <w:r w:rsidR="00F910B8">
          <w:t>type</w:t>
        </w:r>
        <w:r w:rsidR="00780E86">
          <w:t>,</w:t>
        </w:r>
        <w:r w:rsidR="00F910B8">
          <w:t xml:space="preserve"> and the </w:t>
        </w:r>
        <w:r w:rsidR="00780E86">
          <w:t xml:space="preserve">options it </w:t>
        </w:r>
        <w:r w:rsidR="004559A7">
          <w:t>offers</w:t>
        </w:r>
        <w:del w:id="2371" w:author="Author">
          <w:r w:rsidR="004559A7" w:rsidDel="00780E86">
            <w:delText>,</w:delText>
          </w:r>
        </w:del>
        <w:r w:rsidR="004559A7">
          <w:t xml:space="preserve"> </w:t>
        </w:r>
        <w:r w:rsidR="00780E86">
          <w:t xml:space="preserve">for </w:t>
        </w:r>
        <w:del w:id="2372" w:author="Author">
          <w:r w:rsidR="004559A7" w:rsidDel="00780E86">
            <w:delText xml:space="preserve">in terms of </w:delText>
          </w:r>
        </w:del>
        <w:r w:rsidR="004559A7">
          <w:t>authentication</w:t>
        </w:r>
        <w:del w:id="2373" w:author="Author">
          <w:r w:rsidR="004559A7" w:rsidDel="00780E86">
            <w:delText xml:space="preserve"> options</w:delText>
          </w:r>
        </w:del>
        <w:r w:rsidR="004559A7">
          <w:t>.</w:t>
        </w:r>
        <w:r w:rsidR="00780E86">
          <w:t xml:space="preserve"> </w:t>
        </w:r>
        <w:r w:rsidR="002C6B42">
          <w:t>Fortunately</w:t>
        </w:r>
        <w:r w:rsidR="008A0ECA">
          <w:t xml:space="preserve"> however</w:t>
        </w:r>
        <w:r w:rsidR="002C6B42">
          <w:t xml:space="preserve">, </w:t>
        </w:r>
        <w:del w:id="2374" w:author="Author">
          <w:r w:rsidR="00780E86" w:rsidDel="002C6B42">
            <w:delText>O</w:delText>
          </w:r>
        </w:del>
        <w:r w:rsidR="002C6B42">
          <w:t>o</w:t>
        </w:r>
        <w:r w:rsidR="00780E86">
          <w:t xml:space="preserve">ur </w:t>
        </w:r>
        <w:del w:id="2375" w:author="Author">
          <w:r w:rsidR="004559A7" w:rsidDel="00780E86">
            <w:delText xml:space="preserve"> The </w:delText>
          </w:r>
          <w:r w:rsidR="003F6723" w:rsidDel="00780E86">
            <w:delText xml:space="preserve">where </w:delText>
          </w:r>
          <w:r w:rsidR="004D1421" w:rsidDel="00780E86">
            <w:delText xml:space="preserve">by </w:delText>
          </w:r>
          <w:r w:rsidR="000A269B" w:rsidDel="00780E86">
            <w:delText xml:space="preserve"> </w:delText>
          </w:r>
          <w:r w:rsidR="00F32C6B" w:rsidDel="00780E86">
            <w:delText xml:space="preserve">publishing applications </w:delText>
          </w:r>
          <w:r w:rsidR="008A548A" w:rsidDel="00F32C6B">
            <w:delText xml:space="preserve">, </w:delText>
          </w:r>
        </w:del>
        <w:r w:rsidR="00096654" w:rsidRPr="006D757D">
          <w:t>Azure AD Application Proxy</w:t>
        </w:r>
        <w:r w:rsidR="00780E86">
          <w:t xml:space="preserve"> feature team have </w:t>
        </w:r>
        <w:del w:id="2376" w:author="Author">
          <w:r w:rsidR="008A0ECA" w:rsidDel="00FC6DFF">
            <w:delText>been b</w:delText>
          </w:r>
        </w:del>
        <w:r w:rsidR="00780E86">
          <w:t xml:space="preserve">done a </w:t>
        </w:r>
        <w:r w:rsidR="00066894">
          <w:t xml:space="preserve">sterling job </w:t>
        </w:r>
        <w:r w:rsidR="00FC6DFF">
          <w:t xml:space="preserve">in making </w:t>
        </w:r>
        <w:del w:id="2377" w:author="Author">
          <w:r w:rsidR="00FC6DFF" w:rsidDel="009D5C31">
            <w:delText>A</w:delText>
          </w:r>
        </w:del>
        <w:r w:rsidR="00FC6DFF">
          <w:t>Azure AD Application Proxy</w:t>
        </w:r>
        <w:r w:rsidR="009D5C31">
          <w:t xml:space="preserve"> as agnostic as </w:t>
        </w:r>
        <w:r w:rsidR="002D7AFC">
          <w:t xml:space="preserve">one would expect for a cloud service, </w:t>
        </w:r>
        <w:del w:id="2378" w:author="Author">
          <w:r w:rsidR="00FC6DFF" w:rsidDel="009D5C31">
            <w:delText xml:space="preserve"> </w:delText>
          </w:r>
          <w:r w:rsidR="00066894" w:rsidDel="002D7AFC">
            <w:delText xml:space="preserve">of </w:delText>
          </w:r>
          <w:r w:rsidR="006C6D85" w:rsidDel="009A403F">
            <w:delText xml:space="preserve">accommodating most authentication </w:delText>
          </w:r>
          <w:r w:rsidR="006C6D85" w:rsidDel="002D7AFC">
            <w:delText>types</w:delText>
          </w:r>
          <w:r w:rsidR="002C6B42" w:rsidDel="002D7AFC">
            <w:delText xml:space="preserve">, </w:delText>
          </w:r>
        </w:del>
        <w:r w:rsidR="002C6B42">
          <w:t xml:space="preserve">so </w:t>
        </w:r>
        <w:r w:rsidR="009A403F">
          <w:t xml:space="preserve">our options </w:t>
        </w:r>
        <w:del w:id="2379" w:author="Author">
          <w:r w:rsidR="002C6B42" w:rsidDel="009A403F">
            <w:delText xml:space="preserve">achieving </w:delText>
          </w:r>
          <w:r w:rsidR="006C6D85" w:rsidDel="002C6B42">
            <w:delText xml:space="preserve"> </w:delText>
          </w:r>
          <w:r w:rsidR="00066894" w:rsidDel="002C6B42">
            <w:delText xml:space="preserve">catering for </w:delText>
          </w:r>
          <w:r w:rsidR="00780E86" w:rsidDel="00066894">
            <w:delText>f</w:delText>
          </w:r>
          <w:r w:rsidR="00096654" w:rsidDel="00780E86">
            <w:delText>’s</w:delText>
          </w:r>
          <w:r w:rsidR="00096654" w:rsidDel="002C6B42">
            <w:delText xml:space="preserve"> options</w:delText>
          </w:r>
          <w:r w:rsidR="00096654" w:rsidDel="009A403F">
            <w:delText xml:space="preserve"> </w:delText>
          </w:r>
        </w:del>
        <w:r w:rsidR="00096654">
          <w:t>for</w:t>
        </w:r>
        <w:r w:rsidR="00096654" w:rsidRPr="006D757D">
          <w:t xml:space="preserve"> perform</w:t>
        </w:r>
        <w:r w:rsidR="00096654">
          <w:t>ing</w:t>
        </w:r>
        <w:r w:rsidR="00096654" w:rsidRPr="006D757D">
          <w:t xml:space="preserve"> SSO </w:t>
        </w:r>
        <w:r w:rsidR="00BC01E9">
          <w:t xml:space="preserve">should be sufficient enough to accommodate </w:t>
        </w:r>
        <w:r w:rsidR="0050272B">
          <w:t xml:space="preserve">most </w:t>
        </w:r>
        <w:del w:id="2380" w:author="Author">
          <w:r w:rsidR="00096654" w:rsidDel="0050272B">
            <w:delText>will</w:delText>
          </w:r>
          <w:r w:rsidR="00096654" w:rsidRPr="006D757D" w:rsidDel="0050272B">
            <w:delText xml:space="preserve"> vary from </w:delText>
          </w:r>
        </w:del>
        <w:r w:rsidR="00096654" w:rsidRPr="006D757D">
          <w:t>application</w:t>
        </w:r>
        <w:r w:rsidR="0050272B">
          <w:t>s.</w:t>
        </w:r>
        <w:del w:id="2381" w:author="Author">
          <w:r w:rsidR="00096654" w:rsidRPr="006D757D" w:rsidDel="0050272B">
            <w:delText xml:space="preserve"> to application, </w:delText>
          </w:r>
          <w:r w:rsidR="00096654" w:rsidDel="0050272B">
            <w:delText>but in the case of</w:delText>
          </w:r>
          <w:r w:rsidR="00096654" w:rsidRPr="006D757D" w:rsidDel="0050272B">
            <w:delText xml:space="preserve"> </w:delText>
          </w:r>
          <w:r w:rsidR="00096654" w:rsidDel="0050272B">
            <w:delText xml:space="preserve">claims-based we’ll approach is just one other method of achieving this through just a few simple steps. </w:delText>
          </w:r>
          <w:r w:rsidR="00096654" w:rsidDel="00343C64">
            <w:delText xml:space="preserve">Details on publishing claims based applications can be found </w:delText>
          </w:r>
          <w:r w:rsidR="00096654" w:rsidDel="00343C64">
            <w:fldChar w:fldCharType="begin"/>
          </w:r>
          <w:r w:rsidR="00096654" w:rsidDel="00343C64">
            <w:delInstrText xml:space="preserve"> HYPERLINK "https://docs.microsoft.com/en-us/azure/active-directory/active-directory-application-proxy-claims-aware-apps" </w:delInstrText>
          </w:r>
          <w:r w:rsidR="00096654" w:rsidDel="00343C64">
            <w:fldChar w:fldCharType="separate"/>
          </w:r>
          <w:r w:rsidR="00096654" w:rsidRPr="005216A3" w:rsidDel="00343C64">
            <w:rPr>
              <w:rStyle w:val="Hyperlink"/>
            </w:rPr>
            <w:delText>here</w:delText>
          </w:r>
          <w:r w:rsidR="00096654" w:rsidDel="00343C64">
            <w:fldChar w:fldCharType="end"/>
          </w:r>
          <w:r w:rsidR="00096654" w:rsidDel="00343C64">
            <w:delText xml:space="preserve"> and another useful link for publishing native client apps is also available </w:delText>
          </w:r>
          <w:r w:rsidR="00096654" w:rsidDel="00343C64">
            <w:fldChar w:fldCharType="begin"/>
          </w:r>
          <w:r w:rsidR="00096654" w:rsidDel="00343C64">
            <w:delInstrText xml:space="preserve"> HYPERLINK "https://docs.microsoft.com/en-us/azure/active-directory/active-directory-application-proxy-native-client" </w:delInstrText>
          </w:r>
          <w:r w:rsidR="00096654" w:rsidDel="00343C64">
            <w:fldChar w:fldCharType="separate"/>
          </w:r>
          <w:r w:rsidR="00096654" w:rsidRPr="002E1F31" w:rsidDel="00343C64">
            <w:rPr>
              <w:rStyle w:val="Hyperlink"/>
            </w:rPr>
            <w:delText>here</w:delText>
          </w:r>
          <w:r w:rsidR="00096654" w:rsidDel="00343C64">
            <w:fldChar w:fldCharType="end"/>
          </w:r>
          <w:r w:rsidR="00096654" w:rsidDel="00343C64">
            <w:delText>.</w:delText>
          </w:r>
        </w:del>
      </w:ins>
    </w:p>
    <w:p w14:paraId="4877932D" w14:textId="77777777" w:rsidR="00343C64" w:rsidRDefault="00343C64" w:rsidP="00096654">
      <w:pPr>
        <w:spacing w:before="0" w:after="0"/>
        <w:jc w:val="both"/>
        <w:rPr>
          <w:ins w:id="2382" w:author="Author"/>
        </w:rPr>
      </w:pPr>
    </w:p>
    <w:p w14:paraId="7FA5E20A" w14:textId="4A8B32C3" w:rsidR="00F534E0" w:rsidDel="008C7267" w:rsidRDefault="00F534E0" w:rsidP="00096654">
      <w:pPr>
        <w:spacing w:before="0" w:after="0"/>
        <w:jc w:val="both"/>
        <w:rPr>
          <w:ins w:id="2383" w:author="Author"/>
          <w:moveFrom w:id="2384" w:author="Author"/>
        </w:rPr>
      </w:pPr>
      <w:moveFromRangeStart w:id="2385" w:author="Author" w:name="move508988734"/>
      <w:moveFrom w:id="2386" w:author="Author">
        <w:ins w:id="2387" w:author="Author">
          <w:r w:rsidDel="008C7267">
            <w:lastRenderedPageBreak/>
            <w:t xml:space="preserve">Please refer to the </w:t>
          </w:r>
          <w:r w:rsidR="00290947" w:rsidDel="008C7267">
            <w:t xml:space="preserve">application details section for full </w:t>
          </w:r>
          <w:r w:rsidR="007614EA" w:rsidDel="008C7267">
            <w:t xml:space="preserve">information on what your applications support, as this will ultimately dictate how we then set things up, </w:t>
          </w:r>
          <w:r w:rsidR="00375780" w:rsidDel="008C7267">
            <w:t>with the following steps.</w:t>
          </w:r>
        </w:ins>
      </w:moveFrom>
    </w:p>
    <w:moveFromRangeEnd w:id="2385"/>
    <w:p w14:paraId="7E69F3EC" w14:textId="421F9296" w:rsidR="00522FAE" w:rsidDel="0050272B" w:rsidRDefault="00522FAE" w:rsidP="00F0640C">
      <w:pPr>
        <w:rPr>
          <w:ins w:id="2388" w:author="Author"/>
          <w:del w:id="2389" w:author="Author"/>
        </w:rPr>
      </w:pPr>
    </w:p>
    <w:p w14:paraId="77C7CEA8" w14:textId="0BB030AC" w:rsidR="003827D5" w:rsidRPr="00226D6B" w:rsidDel="00953097" w:rsidRDefault="003827D5" w:rsidP="003827D5">
      <w:pPr>
        <w:numPr>
          <w:ilvl w:val="0"/>
          <w:numId w:val="34"/>
        </w:numPr>
        <w:shd w:val="clear" w:color="auto" w:fill="FFFFFF"/>
        <w:spacing w:before="100" w:beforeAutospacing="1" w:after="100" w:afterAutospacing="1" w:line="240" w:lineRule="auto"/>
        <w:ind w:left="570"/>
        <w:rPr>
          <w:ins w:id="2390" w:author="Author"/>
          <w:del w:id="2391" w:author="Author"/>
          <w:rFonts w:cs="Segoe UI"/>
          <w:color w:val="000000"/>
        </w:rPr>
      </w:pPr>
      <w:ins w:id="2392" w:author="Author">
        <w:del w:id="2393" w:author="Author">
          <w:r w:rsidRPr="00226D6B" w:rsidDel="00953097">
            <w:rPr>
              <w:rFonts w:cs="Segoe UI"/>
              <w:color w:val="000000"/>
            </w:rPr>
            <w:delText>Sign in to the </w:delText>
          </w:r>
          <w:r w:rsidRPr="00226D6B" w:rsidDel="00953097">
            <w:rPr>
              <w:rFonts w:cs="Segoe UI"/>
              <w:color w:val="000000"/>
            </w:rPr>
            <w:fldChar w:fldCharType="begin"/>
          </w:r>
          <w:r w:rsidRPr="00226D6B" w:rsidDel="00953097">
            <w:rPr>
              <w:rFonts w:cs="Segoe UI"/>
              <w:color w:val="000000"/>
            </w:rPr>
            <w:delInstrText xml:space="preserve"> HYPERLINK "https://portal.azure.com/" </w:delInstrText>
          </w:r>
          <w:r w:rsidRPr="00226D6B" w:rsidDel="00953097">
            <w:rPr>
              <w:rFonts w:cs="Segoe UI"/>
              <w:color w:val="000000"/>
            </w:rPr>
            <w:fldChar w:fldCharType="separate"/>
          </w:r>
          <w:r w:rsidRPr="00226D6B" w:rsidDel="00953097">
            <w:rPr>
              <w:rStyle w:val="Hyperlink"/>
              <w:rFonts w:cs="Segoe UI"/>
              <w:color w:val="0078D7"/>
            </w:rPr>
            <w:delText>Azure portal</w:delText>
          </w:r>
          <w:r w:rsidRPr="00226D6B" w:rsidDel="00953097">
            <w:rPr>
              <w:rFonts w:cs="Segoe UI"/>
              <w:color w:val="000000"/>
            </w:rPr>
            <w:fldChar w:fldCharType="end"/>
          </w:r>
          <w:r w:rsidRPr="00226D6B" w:rsidDel="00953097">
            <w:rPr>
              <w:rFonts w:cs="Segoe UI"/>
              <w:color w:val="000000"/>
            </w:rPr>
            <w:delText>.</w:delText>
          </w:r>
        </w:del>
      </w:ins>
    </w:p>
    <w:p w14:paraId="47500BB3" w14:textId="77777777" w:rsidR="003827D5" w:rsidRPr="00226D6B" w:rsidRDefault="003827D5" w:rsidP="2F909190">
      <w:pPr>
        <w:numPr>
          <w:ilvl w:val="0"/>
          <w:numId w:val="34"/>
        </w:numPr>
        <w:shd w:val="clear" w:color="auto" w:fill="FFFFFF" w:themeFill="background1"/>
        <w:spacing w:before="100" w:beforeAutospacing="1" w:after="100" w:afterAutospacing="1" w:line="240" w:lineRule="auto"/>
        <w:ind w:left="570"/>
        <w:rPr>
          <w:ins w:id="2394" w:author="Author"/>
          <w:rFonts w:cs="Segoe UI"/>
          <w:color w:val="000000"/>
        </w:rPr>
      </w:pPr>
      <w:ins w:id="2395" w:author="Author">
        <w:r w:rsidRPr="00226D6B">
          <w:rPr>
            <w:rFonts w:cs="Segoe UI"/>
            <w:color w:val="000000"/>
          </w:rPr>
          <w:t>Navigate to </w:t>
        </w:r>
        <w:r w:rsidRPr="00226D6B">
          <w:rPr>
            <w:rStyle w:val="Strong"/>
            <w:rFonts w:cs="Segoe UI"/>
            <w:color w:val="000000"/>
          </w:rPr>
          <w:t>Azure Active Directory</w:t>
        </w:r>
        <w:r w:rsidRPr="00226D6B">
          <w:rPr>
            <w:rFonts w:cs="Segoe UI"/>
            <w:color w:val="000000"/>
          </w:rPr>
          <w:t> &gt; </w:t>
        </w:r>
        <w:r w:rsidRPr="00226D6B">
          <w:rPr>
            <w:rStyle w:val="Strong"/>
            <w:rFonts w:cs="Segoe UI"/>
            <w:color w:val="000000"/>
          </w:rPr>
          <w:t>Enterprise applications</w:t>
        </w:r>
        <w:r w:rsidRPr="00226D6B">
          <w:rPr>
            <w:rFonts w:cs="Segoe UI"/>
            <w:color w:val="000000"/>
          </w:rPr>
          <w:t> &gt; </w:t>
        </w:r>
        <w:r w:rsidRPr="00226D6B">
          <w:rPr>
            <w:rStyle w:val="Strong"/>
            <w:rFonts w:cs="Segoe UI"/>
            <w:color w:val="000000"/>
          </w:rPr>
          <w:t>All applications</w:t>
        </w:r>
        <w:r w:rsidRPr="00226D6B">
          <w:rPr>
            <w:rFonts w:cs="Segoe UI"/>
            <w:color w:val="000000"/>
          </w:rPr>
          <w:t>.</w:t>
        </w:r>
      </w:ins>
    </w:p>
    <w:p w14:paraId="64DDB7DA" w14:textId="77777777" w:rsidR="003827D5" w:rsidRPr="00226D6B" w:rsidRDefault="003827D5" w:rsidP="2F909190">
      <w:pPr>
        <w:numPr>
          <w:ilvl w:val="0"/>
          <w:numId w:val="34"/>
        </w:numPr>
        <w:shd w:val="clear" w:color="auto" w:fill="FFFFFF" w:themeFill="background1"/>
        <w:spacing w:before="100" w:beforeAutospacing="1" w:after="100" w:afterAutospacing="1" w:line="240" w:lineRule="auto"/>
        <w:ind w:left="570"/>
        <w:rPr>
          <w:ins w:id="2396" w:author="Author"/>
          <w:rFonts w:cs="Segoe UI"/>
          <w:color w:val="000000"/>
        </w:rPr>
      </w:pPr>
      <w:ins w:id="2397" w:author="Author">
        <w:r w:rsidRPr="00226D6B">
          <w:rPr>
            <w:rFonts w:cs="Segoe UI"/>
            <w:color w:val="000000"/>
          </w:rPr>
          <w:t>Select the app whose single sign-on options you want to manage.</w:t>
        </w:r>
      </w:ins>
    </w:p>
    <w:p w14:paraId="28E320A1" w14:textId="77777777" w:rsidR="003827D5" w:rsidRPr="00226D6B" w:rsidDel="0053349F" w:rsidRDefault="003827D5" w:rsidP="003827D5">
      <w:pPr>
        <w:pStyle w:val="NormalWeb"/>
        <w:numPr>
          <w:ilvl w:val="0"/>
          <w:numId w:val="34"/>
        </w:numPr>
        <w:shd w:val="clear" w:color="auto" w:fill="FFFFFF"/>
        <w:spacing w:before="100" w:beforeAutospacing="1"/>
        <w:ind w:left="570"/>
        <w:rPr>
          <w:ins w:id="2398" w:author="Author"/>
          <w:del w:id="2399" w:author="Author"/>
          <w:rFonts w:ascii="Segoe UI" w:hAnsi="Segoe UI" w:cs="Segoe UI"/>
          <w:color w:val="000000"/>
          <w:sz w:val="22"/>
          <w:szCs w:val="22"/>
        </w:rPr>
      </w:pPr>
      <w:ins w:id="2400" w:author="Author">
        <w:r w:rsidRPr="00226D6B">
          <w:rPr>
            <w:rFonts w:ascii="Segoe UI" w:hAnsi="Segoe UI" w:cs="Segoe UI"/>
            <w:color w:val="000000"/>
            <w:sz w:val="22"/>
            <w:szCs w:val="22"/>
          </w:rPr>
          <w:t>Select </w:t>
        </w:r>
        <w:r w:rsidRPr="00226D6B">
          <w:rPr>
            <w:rStyle w:val="Strong"/>
            <w:rFonts w:ascii="Segoe UI" w:hAnsi="Segoe UI" w:cs="Segoe UI"/>
            <w:color w:val="000000"/>
            <w:sz w:val="22"/>
            <w:szCs w:val="22"/>
          </w:rPr>
          <w:t>Single sign-on</w:t>
        </w:r>
        <w:r w:rsidRPr="00226D6B">
          <w:rPr>
            <w:rFonts w:ascii="Segoe UI" w:hAnsi="Segoe UI" w:cs="Segoe UI"/>
            <w:color w:val="000000"/>
            <w:sz w:val="22"/>
            <w:szCs w:val="22"/>
          </w:rPr>
          <w:t>.</w:t>
        </w:r>
      </w:ins>
    </w:p>
    <w:p w14:paraId="2C6792B0" w14:textId="0471731E" w:rsidR="003827D5" w:rsidRPr="0053349F" w:rsidRDefault="003827D5" w:rsidP="2F909190">
      <w:pPr>
        <w:pStyle w:val="NormalWeb"/>
        <w:numPr>
          <w:ilvl w:val="0"/>
          <w:numId w:val="34"/>
        </w:numPr>
        <w:shd w:val="clear" w:color="auto" w:fill="FFFFFF" w:themeFill="background1"/>
        <w:spacing w:before="100" w:beforeAutospacing="1"/>
        <w:ind w:left="570"/>
        <w:rPr>
          <w:ins w:id="2401" w:author="Author"/>
          <w:rFonts w:ascii="Segoe UI" w:hAnsi="Segoe UI" w:cs="Segoe UI"/>
          <w:color w:val="000000"/>
          <w:sz w:val="22"/>
          <w:szCs w:val="22"/>
        </w:rPr>
      </w:pPr>
      <w:ins w:id="2402" w:author="Author">
        <w:del w:id="2403" w:author="Author">
          <w:r w:rsidRPr="00226D6B" w:rsidDel="0053349F">
            <w:rPr>
              <w:rFonts w:ascii="Segoe UI" w:hAnsi="Segoe UI" w:cs="Segoe UI"/>
              <w:noProof/>
              <w:color w:val="000000"/>
              <w:sz w:val="22"/>
              <w:szCs w:val="22"/>
            </w:rPr>
            <mc:AlternateContent>
              <mc:Choice Requires="wps">
                <w:drawing>
                  <wp:inline distT="0" distB="0" distL="0" distR="0" wp14:anchorId="65368637" wp14:editId="0F59F0FC">
                    <wp:extent cx="302895" cy="302895"/>
                    <wp:effectExtent l="0" t="0" r="0" b="0"/>
                    <wp:docPr id="12" name="Rectangle 12" descr="SSO dropdown men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63FDA" id="Rectangle 12" o:spid="_x0000_s1026" alt="SSO dropdown men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" filled="f" stroked="f">
                    <o:lock v:ext="edit" aspectratio="t"/>
                    <w10:anchorlock/>
                  </v:rect>
                </w:pict>
              </mc:Fallback>
            </mc:AlternateContent>
          </w:r>
        </w:del>
      </w:ins>
    </w:p>
    <w:p w14:paraId="1C732762" w14:textId="23CC8EE0" w:rsidR="003827D5" w:rsidRDefault="003827D5" w:rsidP="2F909190">
      <w:pPr>
        <w:pStyle w:val="NormalWeb"/>
        <w:shd w:val="clear" w:color="auto" w:fill="FFFFFF" w:themeFill="background1"/>
        <w:rPr>
          <w:ins w:id="2404" w:author="Author"/>
          <w:rFonts w:ascii="Segoe UI" w:hAnsi="Segoe UI" w:cs="Segoe UI"/>
          <w:color w:val="000000"/>
          <w:sz w:val="22"/>
          <w:szCs w:val="22"/>
        </w:rPr>
      </w:pPr>
      <w:ins w:id="2405" w:author="Author">
        <w:r w:rsidRPr="00226D6B">
          <w:rPr>
            <w:rFonts w:ascii="Segoe UI" w:hAnsi="Segoe UI" w:cs="Segoe UI"/>
            <w:color w:val="000000"/>
            <w:sz w:val="22"/>
            <w:szCs w:val="22"/>
          </w:rPr>
          <w:t>The dropdown menu shows five options for single sign-on to your application:</w:t>
        </w:r>
      </w:ins>
    </w:p>
    <w:p w14:paraId="7816F703" w14:textId="6F9585A1" w:rsidR="00AC7902" w:rsidRDefault="00AC7902" w:rsidP="003827D5">
      <w:pPr>
        <w:pStyle w:val="NormalWeb"/>
        <w:shd w:val="clear" w:color="auto" w:fill="FFFFFF"/>
        <w:rPr>
          <w:ins w:id="2406" w:author="Author"/>
          <w:rFonts w:ascii="Segoe UI" w:hAnsi="Segoe UI" w:cs="Segoe UI"/>
          <w:color w:val="000000"/>
          <w:sz w:val="22"/>
          <w:szCs w:val="22"/>
        </w:rPr>
      </w:pPr>
      <w:ins w:id="2407" w:author="Author">
        <w:r>
          <w:rPr>
            <w:noProof/>
          </w:rPr>
          <w:drawing>
            <wp:inline distT="0" distB="0" distL="0" distR="0" wp14:anchorId="6484CD7A" wp14:editId="70FBC41E">
              <wp:extent cx="5943600" cy="2061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61210"/>
                      </a:xfrm>
                      <a:prstGeom prst="rect">
                        <a:avLst/>
                      </a:prstGeom>
                    </pic:spPr>
                  </pic:pic>
                </a:graphicData>
              </a:graphic>
            </wp:inline>
          </w:drawing>
        </w:r>
      </w:ins>
    </w:p>
    <w:p w14:paraId="56346E3E" w14:textId="77777777" w:rsidR="00AC7902" w:rsidRPr="00226D6B" w:rsidRDefault="00AC7902" w:rsidP="63E3D780">
      <w:pPr>
        <w:pStyle w:val="NormalWeb"/>
        <w:shd w:val="clear" w:color="auto" w:fill="FFFFFF" w:themeFill="background1"/>
        <w:rPr>
          <w:ins w:id="2408" w:author="Author"/>
          <w:rFonts w:ascii="Segoe UI" w:hAnsi="Segoe UI" w:cs="Segoe UI"/>
          <w:color w:val="000000"/>
          <w:sz w:val="22"/>
          <w:szCs w:val="22"/>
        </w:rPr>
      </w:pPr>
    </w:p>
    <w:p w14:paraId="223AFCBD" w14:textId="20BEB349" w:rsidR="004D0E51" w:rsidRPr="004D0E51" w:rsidRDefault="004D0E51" w:rsidP="63E3D780">
      <w:pPr>
        <w:pStyle w:val="Heading2"/>
        <w:shd w:val="clear" w:color="auto" w:fill="FFFFFF" w:themeFill="background1"/>
        <w:spacing w:before="0" w:after="0"/>
        <w:rPr>
          <w:ins w:id="2409" w:author="Author"/>
          <w:bCs/>
          <w:color w:val="000000"/>
          <w:sz w:val="22"/>
          <w:szCs w:val="22"/>
        </w:rPr>
      </w:pPr>
      <w:ins w:id="2410" w:author="Author">
        <w:r w:rsidRPr="004D0E51">
          <w:rPr>
            <w:bCs/>
            <w:color w:val="000000"/>
            <w:sz w:val="22"/>
            <w:szCs w:val="22"/>
          </w:rPr>
          <w:t>So, what do all of these options do, exactly…</w:t>
        </w:r>
      </w:ins>
    </w:p>
    <w:p w14:paraId="4025EE3F" w14:textId="77777777" w:rsidR="004D0E51" w:rsidRDefault="004D0E51" w:rsidP="63E3D780">
      <w:pPr>
        <w:pStyle w:val="Heading2"/>
        <w:shd w:val="clear" w:color="auto" w:fill="FFFFFF" w:themeFill="background1"/>
        <w:spacing w:before="0" w:after="0"/>
        <w:rPr>
          <w:ins w:id="2411" w:author="Author"/>
          <w:b/>
          <w:bCs/>
          <w:color w:val="000000"/>
          <w:sz w:val="22"/>
          <w:szCs w:val="22"/>
        </w:rPr>
      </w:pPr>
    </w:p>
    <w:p w14:paraId="011D35BB" w14:textId="345BC875" w:rsidR="00CD0159" w:rsidRPr="00C71DD0" w:rsidRDefault="00CD0159" w:rsidP="00C71DD0">
      <w:pPr>
        <w:pStyle w:val="Heading2"/>
        <w:shd w:val="clear" w:color="auto" w:fill="FFFFFF" w:themeFill="background1"/>
        <w:spacing w:before="0" w:after="0"/>
        <w:jc w:val="both"/>
        <w:rPr>
          <w:ins w:id="2412" w:author="Author"/>
          <w:color w:val="000000"/>
          <w:sz w:val="22"/>
          <w:szCs w:val="22"/>
        </w:rPr>
      </w:pPr>
      <w:ins w:id="2413" w:author="Author">
        <w:r w:rsidRPr="00C71DD0">
          <w:rPr>
            <w:b/>
            <w:bCs/>
            <w:color w:val="000000"/>
            <w:sz w:val="22"/>
            <w:szCs w:val="22"/>
          </w:rPr>
          <w:t>Azure AD single sign-on disabled</w:t>
        </w:r>
      </w:ins>
    </w:p>
    <w:p w14:paraId="58A2E820" w14:textId="0D622A2A" w:rsidR="00CD0159" w:rsidRPr="00C71DD0" w:rsidDel="003E75F5" w:rsidRDefault="00CD0159" w:rsidP="00C71DD0">
      <w:pPr>
        <w:pStyle w:val="NormalWeb"/>
        <w:shd w:val="clear" w:color="auto" w:fill="FFFFFF"/>
        <w:spacing w:before="0"/>
        <w:jc w:val="both"/>
        <w:rPr>
          <w:ins w:id="2414" w:author="Author"/>
          <w:del w:id="2415" w:author="Author"/>
          <w:rFonts w:ascii="Segoe UI" w:hAnsi="Segoe UI" w:cs="Segoe UI"/>
          <w:color w:val="000000"/>
          <w:sz w:val="22"/>
          <w:szCs w:val="22"/>
        </w:rPr>
      </w:pPr>
      <w:ins w:id="2416" w:author="Author">
        <w:del w:id="2417" w:author="Author">
          <w:r w:rsidRPr="00C71DD0" w:rsidDel="0024230C">
            <w:rPr>
              <w:rFonts w:ascii="Segoe UI" w:hAnsi="Segoe UI" w:cs="Segoe UI"/>
              <w:color w:val="000000"/>
              <w:sz w:val="22"/>
              <w:szCs w:val="22"/>
            </w:rPr>
            <w:delText>If you don't want to use Azure Active Directory integration for single sign-on to your application, choose </w:delText>
          </w:r>
          <w:r w:rsidRPr="00C71DD0" w:rsidDel="0024230C">
            <w:rPr>
              <w:rStyle w:val="Strong"/>
              <w:rFonts w:ascii="Segoe UI" w:hAnsi="Segoe UI" w:cs="Segoe UI"/>
              <w:color w:val="000000"/>
              <w:sz w:val="22"/>
              <w:szCs w:val="22"/>
            </w:rPr>
            <w:delText>Azure AD single sign-on disabled</w:delText>
          </w:r>
          <w:r w:rsidRPr="00C71DD0" w:rsidDel="0024230C">
            <w:rPr>
              <w:rFonts w:ascii="Segoe UI" w:hAnsi="Segoe UI" w:cs="Segoe UI"/>
              <w:color w:val="000000"/>
              <w:sz w:val="22"/>
              <w:szCs w:val="22"/>
            </w:rPr>
            <w:delText xml:space="preserve">. With </w:delText>
          </w:r>
        </w:del>
        <w:r w:rsidR="0024230C" w:rsidRPr="00C71DD0">
          <w:rPr>
            <w:rFonts w:ascii="Segoe UI" w:hAnsi="Segoe UI" w:cs="Segoe UI"/>
            <w:color w:val="000000"/>
            <w:sz w:val="22"/>
            <w:szCs w:val="22"/>
          </w:rPr>
          <w:t xml:space="preserve">With </w:t>
        </w:r>
        <w:r w:rsidRPr="00C71DD0">
          <w:rPr>
            <w:rFonts w:ascii="Segoe UI" w:hAnsi="Segoe UI" w:cs="Segoe UI"/>
            <w:color w:val="000000"/>
            <w:sz w:val="22"/>
            <w:szCs w:val="22"/>
          </w:rPr>
          <w:t>this option selected, your users may authenticate twice. First, t</w:t>
        </w:r>
        <w:r w:rsidR="0024230C" w:rsidRPr="00C71DD0">
          <w:rPr>
            <w:rFonts w:ascii="Segoe UI" w:hAnsi="Segoe UI" w:cs="Segoe UI"/>
            <w:color w:val="000000"/>
            <w:sz w:val="22"/>
            <w:szCs w:val="22"/>
          </w:rPr>
          <w:t xml:space="preserve">o </w:t>
        </w:r>
        <w:del w:id="2418" w:author="Author">
          <w:r w:rsidRPr="00C71DD0" w:rsidDel="0024230C">
            <w:rPr>
              <w:rFonts w:ascii="Segoe UI" w:hAnsi="Segoe UI" w:cs="Segoe UI"/>
              <w:color w:val="000000"/>
              <w:sz w:val="22"/>
              <w:szCs w:val="22"/>
            </w:rPr>
            <w:delText xml:space="preserve">hey authenticate to </w:delText>
          </w:r>
        </w:del>
        <w:r w:rsidRPr="00C71DD0">
          <w:rPr>
            <w:rFonts w:ascii="Segoe UI" w:hAnsi="Segoe UI" w:cs="Segoe UI"/>
            <w:color w:val="000000"/>
            <w:sz w:val="22"/>
            <w:szCs w:val="22"/>
          </w:rPr>
          <w:t xml:space="preserve">Azure Active Directory and then </w:t>
        </w:r>
        <w:del w:id="2419" w:author="Author">
          <w:r w:rsidRPr="00C71DD0" w:rsidDel="0024230C">
            <w:rPr>
              <w:rFonts w:ascii="Segoe UI" w:hAnsi="Segoe UI" w:cs="Segoe UI"/>
              <w:color w:val="000000"/>
              <w:sz w:val="22"/>
              <w:szCs w:val="22"/>
            </w:rPr>
            <w:delText xml:space="preserve">sign in </w:delText>
          </w:r>
        </w:del>
        <w:r w:rsidRPr="00C71DD0">
          <w:rPr>
            <w:rFonts w:ascii="Segoe UI" w:hAnsi="Segoe UI" w:cs="Segoe UI"/>
            <w:color w:val="000000"/>
            <w:sz w:val="22"/>
            <w:szCs w:val="22"/>
          </w:rPr>
          <w:t xml:space="preserve">to the </w:t>
        </w:r>
        <w:r w:rsidR="00373AD6" w:rsidRPr="00C71DD0">
          <w:rPr>
            <w:rFonts w:ascii="Segoe UI" w:hAnsi="Segoe UI" w:cs="Segoe UI"/>
            <w:color w:val="000000"/>
            <w:sz w:val="22"/>
            <w:szCs w:val="22"/>
          </w:rPr>
          <w:t xml:space="preserve">backend </w:t>
        </w:r>
        <w:r w:rsidRPr="00C71DD0">
          <w:rPr>
            <w:rFonts w:ascii="Segoe UI" w:hAnsi="Segoe UI" w:cs="Segoe UI"/>
            <w:color w:val="000000"/>
            <w:sz w:val="22"/>
            <w:szCs w:val="22"/>
          </w:rPr>
          <w:t>application itself.</w:t>
        </w:r>
        <w:r w:rsidR="003E75F5" w:rsidRPr="00C71DD0">
          <w:rPr>
            <w:rFonts w:ascii="Segoe UI" w:hAnsi="Segoe UI" w:cs="Segoe UI"/>
            <w:color w:val="000000"/>
            <w:sz w:val="22"/>
            <w:szCs w:val="22"/>
          </w:rPr>
          <w:t xml:space="preserve"> </w:t>
        </w:r>
      </w:ins>
    </w:p>
    <w:p w14:paraId="7CAFFF5F" w14:textId="3D77CC13" w:rsidR="00CD0159" w:rsidRPr="00C71DD0" w:rsidRDefault="00CD0159" w:rsidP="00C71DD0">
      <w:pPr>
        <w:pStyle w:val="NormalWeb"/>
        <w:shd w:val="clear" w:color="auto" w:fill="FFFFFF" w:themeFill="background1"/>
        <w:spacing w:before="0"/>
        <w:jc w:val="both"/>
        <w:rPr>
          <w:ins w:id="2420" w:author="Author"/>
          <w:rFonts w:ascii="Segoe UI" w:hAnsi="Segoe UI" w:cs="Segoe UI"/>
          <w:color w:val="000000"/>
          <w:sz w:val="22"/>
          <w:szCs w:val="22"/>
        </w:rPr>
      </w:pPr>
      <w:ins w:id="2421" w:author="Author">
        <w:r w:rsidRPr="00C71DD0">
          <w:rPr>
            <w:rFonts w:ascii="Segoe UI" w:hAnsi="Segoe UI" w:cs="Segoe UI"/>
            <w:color w:val="000000"/>
            <w:sz w:val="22"/>
            <w:szCs w:val="22"/>
          </w:rPr>
          <w:t xml:space="preserve">This option is a good choice </w:t>
        </w:r>
        <w:r w:rsidR="000176EB" w:rsidRPr="00C71DD0">
          <w:rPr>
            <w:rFonts w:ascii="Segoe UI" w:hAnsi="Segoe UI" w:cs="Segoe UI"/>
            <w:color w:val="000000"/>
            <w:sz w:val="22"/>
            <w:szCs w:val="22"/>
          </w:rPr>
          <w:t xml:space="preserve">for </w:t>
        </w:r>
        <w:r w:rsidR="00776AA4" w:rsidRPr="00C71DD0">
          <w:rPr>
            <w:rFonts w:ascii="Segoe UI" w:hAnsi="Segoe UI" w:cs="Segoe UI"/>
            <w:color w:val="000000"/>
            <w:sz w:val="22"/>
            <w:szCs w:val="22"/>
          </w:rPr>
          <w:t xml:space="preserve">exposing </w:t>
        </w:r>
        <w:r w:rsidR="00130922" w:rsidRPr="00C71DD0">
          <w:rPr>
            <w:rFonts w:ascii="Segoe UI" w:hAnsi="Segoe UI" w:cs="Segoe UI"/>
            <w:color w:val="000000"/>
            <w:sz w:val="22"/>
            <w:szCs w:val="22"/>
          </w:rPr>
          <w:t>anonymous</w:t>
        </w:r>
        <w:r w:rsidR="0028748A" w:rsidRPr="00C71DD0">
          <w:rPr>
            <w:rFonts w:ascii="Segoe UI" w:hAnsi="Segoe UI" w:cs="Segoe UI"/>
            <w:color w:val="000000"/>
            <w:sz w:val="22"/>
            <w:szCs w:val="22"/>
          </w:rPr>
          <w:t xml:space="preserve"> authentication</w:t>
        </w:r>
        <w:r w:rsidR="00130922" w:rsidRPr="00C71DD0">
          <w:rPr>
            <w:rFonts w:ascii="Segoe UI" w:hAnsi="Segoe UI" w:cs="Segoe UI"/>
            <w:color w:val="000000"/>
            <w:sz w:val="22"/>
            <w:szCs w:val="22"/>
          </w:rPr>
          <w:t xml:space="preserve"> </w:t>
        </w:r>
        <w:del w:id="2422" w:author="Author">
          <w:r w:rsidRPr="00C71DD0" w:rsidDel="000176EB">
            <w:rPr>
              <w:rFonts w:ascii="Segoe UI" w:hAnsi="Segoe UI" w:cs="Segoe UI"/>
              <w:color w:val="000000"/>
              <w:sz w:val="22"/>
              <w:szCs w:val="22"/>
            </w:rPr>
            <w:delText xml:space="preserve">if your on-premises </w:delText>
          </w:r>
        </w:del>
        <w:r w:rsidRPr="00C71DD0">
          <w:rPr>
            <w:rFonts w:ascii="Segoe UI" w:hAnsi="Segoe UI" w:cs="Segoe UI"/>
            <w:color w:val="000000"/>
            <w:sz w:val="22"/>
            <w:szCs w:val="22"/>
          </w:rPr>
          <w:t>application</w:t>
        </w:r>
        <w:r w:rsidR="000176EB" w:rsidRPr="00C71DD0">
          <w:rPr>
            <w:rFonts w:ascii="Segoe UI" w:hAnsi="Segoe UI" w:cs="Segoe UI"/>
            <w:color w:val="000000"/>
            <w:sz w:val="22"/>
            <w:szCs w:val="22"/>
          </w:rPr>
          <w:t xml:space="preserve">s </w:t>
        </w:r>
        <w:r w:rsidR="00130922" w:rsidRPr="00C71DD0">
          <w:rPr>
            <w:rFonts w:ascii="Segoe UI" w:hAnsi="Segoe UI" w:cs="Segoe UI"/>
            <w:color w:val="000000"/>
            <w:sz w:val="22"/>
            <w:szCs w:val="22"/>
          </w:rPr>
          <w:t xml:space="preserve">out on the WWW, but </w:t>
        </w:r>
        <w:del w:id="2423" w:author="Author">
          <w:r w:rsidR="000176EB" w:rsidRPr="00C71DD0" w:rsidDel="00130922">
            <w:rPr>
              <w:rFonts w:ascii="Segoe UI" w:hAnsi="Segoe UI" w:cs="Segoe UI"/>
              <w:color w:val="000000"/>
              <w:sz w:val="22"/>
              <w:szCs w:val="22"/>
            </w:rPr>
            <w:delText>that</w:delText>
          </w:r>
          <w:r w:rsidRPr="00C71DD0" w:rsidDel="00130922">
            <w:rPr>
              <w:rFonts w:ascii="Segoe UI" w:hAnsi="Segoe UI" w:cs="Segoe UI"/>
              <w:color w:val="000000"/>
              <w:sz w:val="22"/>
              <w:szCs w:val="22"/>
            </w:rPr>
            <w:delText xml:space="preserve"> do</w:delText>
          </w:r>
          <w:r w:rsidRPr="00C71DD0" w:rsidDel="000176EB">
            <w:rPr>
              <w:rFonts w:ascii="Segoe UI" w:hAnsi="Segoe UI" w:cs="Segoe UI"/>
              <w:color w:val="000000"/>
              <w:sz w:val="22"/>
              <w:szCs w:val="22"/>
            </w:rPr>
            <w:delText>es</w:delText>
          </w:r>
          <w:r w:rsidRPr="00C71DD0" w:rsidDel="00130922">
            <w:rPr>
              <w:rFonts w:ascii="Segoe UI" w:hAnsi="Segoe UI" w:cs="Segoe UI"/>
              <w:color w:val="000000"/>
              <w:sz w:val="22"/>
              <w:szCs w:val="22"/>
            </w:rPr>
            <w:delText>n't require user</w:delText>
          </w:r>
          <w:r w:rsidRPr="00C71DD0" w:rsidDel="00557762">
            <w:rPr>
              <w:rFonts w:ascii="Segoe UI" w:hAnsi="Segoe UI" w:cs="Segoe UI"/>
              <w:color w:val="000000"/>
              <w:sz w:val="22"/>
              <w:szCs w:val="22"/>
            </w:rPr>
            <w:delText>s to</w:delText>
          </w:r>
          <w:r w:rsidRPr="00C71DD0" w:rsidDel="00130922">
            <w:rPr>
              <w:rFonts w:ascii="Segoe UI" w:hAnsi="Segoe UI" w:cs="Segoe UI"/>
              <w:color w:val="000000"/>
              <w:sz w:val="22"/>
              <w:szCs w:val="22"/>
            </w:rPr>
            <w:delText xml:space="preserve"> authenticat</w:delText>
          </w:r>
          <w:r w:rsidR="00557762" w:rsidRPr="00C71DD0" w:rsidDel="00130922">
            <w:rPr>
              <w:rFonts w:ascii="Segoe UI" w:hAnsi="Segoe UI" w:cs="Segoe UI"/>
              <w:color w:val="000000"/>
              <w:sz w:val="22"/>
              <w:szCs w:val="22"/>
            </w:rPr>
            <w:delText>ion</w:delText>
          </w:r>
          <w:r w:rsidRPr="00C71DD0" w:rsidDel="00557762">
            <w:rPr>
              <w:rFonts w:ascii="Segoe UI" w:hAnsi="Segoe UI" w:cs="Segoe UI"/>
              <w:color w:val="000000"/>
              <w:sz w:val="22"/>
              <w:szCs w:val="22"/>
            </w:rPr>
            <w:delText>e,</w:delText>
          </w:r>
          <w:r w:rsidR="00557762" w:rsidRPr="00C71DD0" w:rsidDel="00130922">
            <w:rPr>
              <w:rFonts w:ascii="Segoe UI" w:hAnsi="Segoe UI" w:cs="Segoe UI"/>
              <w:color w:val="000000"/>
              <w:sz w:val="22"/>
              <w:szCs w:val="22"/>
            </w:rPr>
            <w:delText>,</w:delText>
          </w:r>
          <w:r w:rsidRPr="00C71DD0" w:rsidDel="00130922">
            <w:rPr>
              <w:rFonts w:ascii="Segoe UI" w:hAnsi="Segoe UI" w:cs="Segoe UI"/>
              <w:color w:val="000000"/>
              <w:sz w:val="22"/>
              <w:szCs w:val="22"/>
            </w:rPr>
            <w:delText xml:space="preserve"> but </w:delText>
          </w:r>
        </w:del>
        <w:r w:rsidR="00776AA4" w:rsidRPr="00C71DD0">
          <w:rPr>
            <w:rFonts w:ascii="Segoe UI" w:hAnsi="Segoe UI" w:cs="Segoe UI"/>
            <w:color w:val="000000"/>
            <w:sz w:val="22"/>
            <w:szCs w:val="22"/>
          </w:rPr>
          <w:t xml:space="preserve">does offer </w:t>
        </w:r>
        <w:r w:rsidR="00130922" w:rsidRPr="00C71DD0">
          <w:rPr>
            <w:rFonts w:ascii="Segoe UI" w:hAnsi="Segoe UI" w:cs="Segoe UI"/>
            <w:color w:val="000000"/>
            <w:sz w:val="22"/>
            <w:szCs w:val="22"/>
          </w:rPr>
          <w:t xml:space="preserve">the option of </w:t>
        </w:r>
        <w:del w:id="2424" w:author="Author">
          <w:r w:rsidR="00557762" w:rsidRPr="00C71DD0" w:rsidDel="00130922">
            <w:rPr>
              <w:rFonts w:ascii="Segoe UI" w:hAnsi="Segoe UI" w:cs="Segoe UI"/>
              <w:color w:val="000000"/>
              <w:sz w:val="22"/>
              <w:szCs w:val="22"/>
            </w:rPr>
            <w:delText xml:space="preserve">where </w:delText>
          </w:r>
          <w:r w:rsidRPr="00C71DD0" w:rsidDel="00130922">
            <w:rPr>
              <w:rFonts w:ascii="Segoe UI" w:hAnsi="Segoe UI" w:cs="Segoe UI"/>
              <w:color w:val="000000"/>
              <w:sz w:val="22"/>
              <w:szCs w:val="22"/>
            </w:rPr>
            <w:delText xml:space="preserve">you </w:delText>
          </w:r>
          <w:r w:rsidR="00557762" w:rsidRPr="00C71DD0" w:rsidDel="00130922">
            <w:rPr>
              <w:rFonts w:ascii="Segoe UI" w:hAnsi="Segoe UI" w:cs="Segoe UI"/>
              <w:color w:val="000000"/>
              <w:sz w:val="22"/>
              <w:szCs w:val="22"/>
            </w:rPr>
            <w:delText xml:space="preserve">may </w:delText>
          </w:r>
          <w:r w:rsidRPr="00C71DD0" w:rsidDel="00130922">
            <w:rPr>
              <w:rFonts w:ascii="Segoe UI" w:hAnsi="Segoe UI" w:cs="Segoe UI"/>
              <w:color w:val="000000"/>
              <w:sz w:val="22"/>
              <w:szCs w:val="22"/>
            </w:rPr>
            <w:delText xml:space="preserve">want to </w:delText>
          </w:r>
          <w:r w:rsidR="0098088F" w:rsidRPr="00C71DD0" w:rsidDel="00130922">
            <w:rPr>
              <w:rFonts w:ascii="Segoe UI" w:hAnsi="Segoe UI" w:cs="Segoe UI"/>
              <w:color w:val="000000"/>
              <w:sz w:val="22"/>
              <w:szCs w:val="22"/>
            </w:rPr>
            <w:delText xml:space="preserve">consider </w:delText>
          </w:r>
        </w:del>
        <w:r w:rsidR="0098088F" w:rsidRPr="00C71DD0">
          <w:rPr>
            <w:rFonts w:ascii="Segoe UI" w:hAnsi="Segoe UI" w:cs="Segoe UI"/>
            <w:color w:val="000000"/>
            <w:sz w:val="22"/>
            <w:szCs w:val="22"/>
          </w:rPr>
          <w:t>enabl</w:t>
        </w:r>
        <w:r w:rsidR="00130922" w:rsidRPr="00C71DD0">
          <w:rPr>
            <w:rFonts w:ascii="Segoe UI" w:hAnsi="Segoe UI" w:cs="Segoe UI"/>
            <w:color w:val="000000"/>
            <w:sz w:val="22"/>
            <w:szCs w:val="22"/>
          </w:rPr>
          <w:t>ing</w:t>
        </w:r>
        <w:del w:id="2425" w:author="Author">
          <w:r w:rsidR="0098088F" w:rsidRPr="00C71DD0" w:rsidDel="00130922">
            <w:rPr>
              <w:rFonts w:ascii="Segoe UI" w:hAnsi="Segoe UI" w:cs="Segoe UI"/>
              <w:color w:val="000000"/>
              <w:sz w:val="22"/>
              <w:szCs w:val="22"/>
            </w:rPr>
            <w:delText>e</w:delText>
          </w:r>
        </w:del>
        <w:r w:rsidR="0098088F" w:rsidRPr="00C71DD0">
          <w:rPr>
            <w:rFonts w:ascii="Segoe UI" w:hAnsi="Segoe UI" w:cs="Segoe UI"/>
            <w:color w:val="000000"/>
            <w:sz w:val="22"/>
            <w:szCs w:val="22"/>
          </w:rPr>
          <w:t xml:space="preserve"> pre-authentication</w:t>
        </w:r>
        <w:r w:rsidR="003C6A46" w:rsidRPr="00C71DD0">
          <w:rPr>
            <w:rFonts w:ascii="Segoe UI" w:hAnsi="Segoe UI" w:cs="Segoe UI"/>
            <w:color w:val="000000"/>
            <w:sz w:val="22"/>
            <w:szCs w:val="22"/>
          </w:rPr>
          <w:t>, in scenarios where you may want</w:t>
        </w:r>
        <w:r w:rsidR="0098088F" w:rsidRPr="00C71DD0">
          <w:rPr>
            <w:rFonts w:ascii="Segoe UI" w:hAnsi="Segoe UI" w:cs="Segoe UI"/>
            <w:color w:val="000000"/>
            <w:sz w:val="22"/>
            <w:szCs w:val="22"/>
          </w:rPr>
          <w:t xml:space="preserve"> to </w:t>
        </w:r>
        <w:del w:id="2426" w:author="Author">
          <w:r w:rsidR="0098088F" w:rsidRPr="00C71DD0" w:rsidDel="0017652A">
            <w:rPr>
              <w:rFonts w:ascii="Segoe UI" w:hAnsi="Segoe UI" w:cs="Segoe UI"/>
              <w:color w:val="000000"/>
              <w:sz w:val="22"/>
              <w:szCs w:val="22"/>
            </w:rPr>
            <w:delText>prevent</w:delText>
          </w:r>
        </w:del>
        <w:r w:rsidR="0017652A" w:rsidRPr="00C71DD0">
          <w:rPr>
            <w:rFonts w:ascii="Segoe UI" w:hAnsi="Segoe UI" w:cs="Segoe UI"/>
            <w:color w:val="000000"/>
            <w:sz w:val="22"/>
            <w:szCs w:val="22"/>
          </w:rPr>
          <w:t xml:space="preserve">constrain </w:t>
        </w:r>
        <w:del w:id="2427" w:author="Author">
          <w:r w:rsidR="0098088F" w:rsidRPr="00C71DD0" w:rsidDel="0017652A">
            <w:rPr>
              <w:rFonts w:ascii="Segoe UI" w:hAnsi="Segoe UI" w:cs="Segoe UI"/>
              <w:color w:val="000000"/>
              <w:sz w:val="22"/>
              <w:szCs w:val="22"/>
            </w:rPr>
            <w:delText xml:space="preserve"> </w:delText>
          </w:r>
          <w:r w:rsidRPr="00C71DD0" w:rsidDel="0098088F">
            <w:rPr>
              <w:rFonts w:ascii="Segoe UI" w:hAnsi="Segoe UI" w:cs="Segoe UI"/>
              <w:color w:val="000000"/>
              <w:sz w:val="22"/>
              <w:szCs w:val="22"/>
            </w:rPr>
            <w:delText>add Azure Active Directory as a layer of security for remote access</w:delText>
          </w:r>
          <w:r w:rsidR="00D52AEA" w:rsidRPr="00C71DD0" w:rsidDel="0098088F">
            <w:rPr>
              <w:rFonts w:ascii="Segoe UI" w:hAnsi="Segoe UI" w:cs="Segoe UI"/>
              <w:color w:val="000000"/>
              <w:sz w:val="22"/>
              <w:szCs w:val="22"/>
            </w:rPr>
            <w:delText xml:space="preserve">, or possibly prevent </w:delText>
          </w:r>
          <w:r w:rsidR="000E4401" w:rsidRPr="00C71DD0" w:rsidDel="0017652A">
            <w:rPr>
              <w:rFonts w:ascii="Segoe UI" w:hAnsi="Segoe UI" w:cs="Segoe UI"/>
              <w:color w:val="000000"/>
              <w:sz w:val="22"/>
              <w:szCs w:val="22"/>
            </w:rPr>
            <w:delText xml:space="preserve">limit </w:delText>
          </w:r>
        </w:del>
        <w:r w:rsidR="000E4401" w:rsidRPr="00C71DD0">
          <w:rPr>
            <w:rFonts w:ascii="Segoe UI" w:hAnsi="Segoe UI" w:cs="Segoe UI"/>
            <w:color w:val="000000"/>
            <w:sz w:val="22"/>
            <w:szCs w:val="22"/>
          </w:rPr>
          <w:t>access to corporate users</w:t>
        </w:r>
        <w:del w:id="2428" w:author="Author">
          <w:r w:rsidR="000E4401" w:rsidRPr="00C71DD0" w:rsidDel="00130922">
            <w:rPr>
              <w:rFonts w:ascii="Segoe UI" w:hAnsi="Segoe UI" w:cs="Segoe UI"/>
              <w:color w:val="000000"/>
              <w:sz w:val="22"/>
              <w:szCs w:val="22"/>
            </w:rPr>
            <w:delText>,</w:delText>
          </w:r>
        </w:del>
        <w:r w:rsidR="000E4401" w:rsidRPr="00C71DD0">
          <w:rPr>
            <w:rFonts w:ascii="Segoe UI" w:hAnsi="Segoe UI" w:cs="Segoe UI"/>
            <w:color w:val="000000"/>
            <w:sz w:val="22"/>
            <w:szCs w:val="22"/>
          </w:rPr>
          <w:t xml:space="preserve"> only</w:t>
        </w:r>
        <w:del w:id="2429" w:author="Author">
          <w:r w:rsidR="0017652A" w:rsidRPr="00C71DD0" w:rsidDel="003C6A46">
            <w:rPr>
              <w:rFonts w:ascii="Segoe UI" w:hAnsi="Segoe UI" w:cs="Segoe UI"/>
              <w:color w:val="000000"/>
              <w:sz w:val="22"/>
              <w:szCs w:val="22"/>
            </w:rPr>
            <w:delText>, if accessing the application from the WWW</w:delText>
          </w:r>
          <w:r w:rsidR="000E4401" w:rsidRPr="00C71DD0" w:rsidDel="003C6A46">
            <w:rPr>
              <w:rFonts w:ascii="Segoe UI" w:hAnsi="Segoe UI" w:cs="Segoe UI"/>
              <w:color w:val="000000"/>
              <w:sz w:val="22"/>
              <w:szCs w:val="22"/>
            </w:rPr>
            <w:delText>.</w:delText>
          </w:r>
        </w:del>
        <w:r w:rsidR="003C6A46" w:rsidRPr="00C71DD0">
          <w:rPr>
            <w:rFonts w:ascii="Segoe UI" w:hAnsi="Segoe UI" w:cs="Segoe UI"/>
            <w:color w:val="000000"/>
            <w:sz w:val="22"/>
            <w:szCs w:val="22"/>
          </w:rPr>
          <w:t>.</w:t>
        </w:r>
        <w:del w:id="2430" w:author="Author">
          <w:r w:rsidR="00E579F7" w:rsidRPr="00C71DD0" w:rsidDel="000E4401">
            <w:rPr>
              <w:rFonts w:ascii="Segoe UI" w:hAnsi="Segoe UI" w:cs="Segoe UI"/>
              <w:color w:val="000000"/>
              <w:sz w:val="22"/>
              <w:szCs w:val="22"/>
            </w:rPr>
            <w:delText xml:space="preserve">the public from accessing the application, by </w:delText>
          </w:r>
          <w:r w:rsidRPr="00C71DD0" w:rsidDel="00D52AEA">
            <w:rPr>
              <w:rFonts w:ascii="Segoe UI" w:hAnsi="Segoe UI" w:cs="Segoe UI"/>
              <w:color w:val="000000"/>
              <w:sz w:val="22"/>
              <w:szCs w:val="22"/>
            </w:rPr>
            <w:delText>.</w:delText>
          </w:r>
        </w:del>
      </w:ins>
    </w:p>
    <w:p w14:paraId="6AF6038A" w14:textId="77777777" w:rsidR="00AC7902" w:rsidRPr="00C71DD0" w:rsidRDefault="00AC7902" w:rsidP="00C71DD0">
      <w:pPr>
        <w:pStyle w:val="Heading2"/>
        <w:shd w:val="clear" w:color="auto" w:fill="FFFFFF"/>
        <w:spacing w:before="0" w:after="0"/>
        <w:jc w:val="both"/>
        <w:rPr>
          <w:ins w:id="2431" w:author="Author"/>
          <w:b/>
          <w:bCs/>
          <w:color w:val="000000"/>
          <w:sz w:val="22"/>
          <w:szCs w:val="22"/>
        </w:rPr>
      </w:pPr>
    </w:p>
    <w:p w14:paraId="06E4CC76" w14:textId="182230D5" w:rsidR="00CD0159" w:rsidRPr="003D08BC" w:rsidRDefault="00EF7709" w:rsidP="00C71DD0">
      <w:pPr>
        <w:pStyle w:val="Heading2"/>
        <w:shd w:val="clear" w:color="auto" w:fill="FFFFFF" w:themeFill="background1"/>
        <w:spacing w:before="0" w:after="0"/>
        <w:jc w:val="both"/>
        <w:rPr>
          <w:ins w:id="2432" w:author="Author"/>
          <w:color w:val="548DD4" w:themeColor="text2" w:themeTint="99"/>
          <w:sz w:val="22"/>
          <w:szCs w:val="22"/>
        </w:rPr>
      </w:pPr>
      <w:ins w:id="2433"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"https://docs.microsoft.com/en-us/azure/active-directory/application-proxy-sso-azure-portal"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Password-based sign-on</w:t>
        </w:r>
        <w:r w:rsidRPr="003D08BC">
          <w:rPr>
            <w:color w:val="548DD4" w:themeColor="text2" w:themeTint="99"/>
            <w:sz w:val="22"/>
            <w:szCs w:val="22"/>
          </w:rPr>
          <w:fldChar w:fldCharType="end"/>
        </w:r>
      </w:ins>
    </w:p>
    <w:p w14:paraId="1284828B" w14:textId="6DF9D7FD" w:rsidR="00CD0159" w:rsidRPr="00C71DD0" w:rsidRDefault="00CD0159" w:rsidP="00C71DD0">
      <w:pPr>
        <w:pStyle w:val="NormalWeb"/>
        <w:shd w:val="clear" w:color="auto" w:fill="FFFFFF" w:themeFill="background1"/>
        <w:spacing w:before="0"/>
        <w:jc w:val="both"/>
        <w:rPr>
          <w:ins w:id="2434" w:author="Author"/>
          <w:rFonts w:ascii="Segoe UI" w:hAnsi="Segoe UI" w:cs="Segoe UI"/>
          <w:color w:val="000000"/>
          <w:sz w:val="22"/>
          <w:szCs w:val="22"/>
        </w:rPr>
      </w:pPr>
      <w:ins w:id="2435" w:author="Author">
        <w:del w:id="2436" w:author="Author">
          <w:r w:rsidRPr="00C71DD0" w:rsidDel="003E75F5">
            <w:rPr>
              <w:rFonts w:ascii="Segoe UI" w:hAnsi="Segoe UI" w:cs="Segoe UI"/>
              <w:color w:val="000000"/>
              <w:sz w:val="22"/>
              <w:szCs w:val="22"/>
            </w:rPr>
            <w:delText>If you want to use Azure Active Directory as a password vault for your on-premises applications, choose </w:delText>
          </w:r>
          <w:r w:rsidRPr="00C71DD0" w:rsidDel="003E75F5">
            <w:rPr>
              <w:rStyle w:val="Strong"/>
              <w:rFonts w:ascii="Segoe UI" w:hAnsi="Segoe UI" w:cs="Segoe UI"/>
              <w:color w:val="000000"/>
              <w:sz w:val="22"/>
              <w:szCs w:val="22"/>
            </w:rPr>
            <w:delText>Password-based sign-on</w:delText>
          </w:r>
          <w:r w:rsidRPr="00C71DD0" w:rsidDel="003E75F5">
            <w:rPr>
              <w:rFonts w:ascii="Segoe UI" w:hAnsi="Segoe UI" w:cs="Segoe UI"/>
              <w:color w:val="000000"/>
              <w:sz w:val="22"/>
              <w:szCs w:val="22"/>
            </w:rPr>
            <w:delText xml:space="preserve">. </w:delText>
          </w:r>
        </w:del>
        <w:r w:rsidRPr="00C71DD0">
          <w:rPr>
            <w:rFonts w:ascii="Segoe UI" w:hAnsi="Segoe UI" w:cs="Segoe UI"/>
            <w:color w:val="000000"/>
            <w:sz w:val="22"/>
            <w:szCs w:val="22"/>
          </w:rPr>
          <w:t xml:space="preserve">This option is a good choice </w:t>
        </w:r>
        <w:r w:rsidR="00344A58" w:rsidRPr="00C71DD0">
          <w:rPr>
            <w:rFonts w:ascii="Segoe UI" w:hAnsi="Segoe UI" w:cs="Segoe UI"/>
            <w:color w:val="000000"/>
            <w:sz w:val="22"/>
            <w:szCs w:val="22"/>
          </w:rPr>
          <w:t xml:space="preserve">for providing SSO to </w:t>
        </w:r>
        <w:del w:id="2437" w:author="Author">
          <w:r w:rsidRPr="00C71DD0" w:rsidDel="00344A58">
            <w:rPr>
              <w:rFonts w:ascii="Segoe UI" w:hAnsi="Segoe UI" w:cs="Segoe UI"/>
              <w:color w:val="000000"/>
              <w:sz w:val="22"/>
              <w:szCs w:val="22"/>
            </w:rPr>
            <w:delText xml:space="preserve">if your </w:delText>
          </w:r>
        </w:del>
        <w:r w:rsidRPr="00C71DD0">
          <w:rPr>
            <w:rFonts w:ascii="Segoe UI" w:hAnsi="Segoe UI" w:cs="Segoe UI"/>
            <w:color w:val="000000"/>
            <w:sz w:val="22"/>
            <w:szCs w:val="22"/>
          </w:rPr>
          <w:t>application</w:t>
        </w:r>
        <w:r w:rsidR="00344A58" w:rsidRPr="00C71DD0">
          <w:rPr>
            <w:rFonts w:ascii="Segoe UI" w:hAnsi="Segoe UI" w:cs="Segoe UI"/>
            <w:color w:val="000000"/>
            <w:sz w:val="22"/>
            <w:szCs w:val="22"/>
          </w:rPr>
          <w:t>s</w:t>
        </w:r>
        <w:r w:rsidRPr="00C71DD0">
          <w:rPr>
            <w:rFonts w:ascii="Segoe UI" w:hAnsi="Segoe UI" w:cs="Segoe UI"/>
            <w:color w:val="000000"/>
            <w:sz w:val="22"/>
            <w:szCs w:val="22"/>
          </w:rPr>
          <w:t xml:space="preserve"> </w:t>
        </w:r>
        <w:r w:rsidR="0017652A" w:rsidRPr="00C71DD0">
          <w:rPr>
            <w:rFonts w:ascii="Segoe UI" w:hAnsi="Segoe UI" w:cs="Segoe UI"/>
            <w:color w:val="000000"/>
            <w:sz w:val="22"/>
            <w:szCs w:val="22"/>
          </w:rPr>
          <w:t xml:space="preserve">that are limited to </w:t>
        </w:r>
        <w:r w:rsidRPr="00C71DD0">
          <w:rPr>
            <w:rFonts w:ascii="Segoe UI" w:hAnsi="Segoe UI" w:cs="Segoe UI"/>
            <w:color w:val="000000"/>
            <w:sz w:val="22"/>
            <w:szCs w:val="22"/>
          </w:rPr>
          <w:t>authenticat</w:t>
        </w:r>
        <w:r w:rsidR="000A0FC6" w:rsidRPr="00C71DD0">
          <w:rPr>
            <w:rFonts w:ascii="Segoe UI" w:hAnsi="Segoe UI" w:cs="Segoe UI"/>
            <w:color w:val="000000"/>
            <w:sz w:val="22"/>
            <w:szCs w:val="22"/>
          </w:rPr>
          <w:t xml:space="preserve">ing using </w:t>
        </w:r>
        <w:del w:id="2438" w:author="Author">
          <w:r w:rsidR="000A0FC6" w:rsidRPr="00C71DD0" w:rsidDel="004F3F6B">
            <w:rPr>
              <w:rFonts w:ascii="Segoe UI" w:hAnsi="Segoe UI" w:cs="Segoe UI"/>
              <w:color w:val="000000"/>
              <w:sz w:val="22"/>
              <w:szCs w:val="22"/>
            </w:rPr>
            <w:delText>forms based</w:delText>
          </w:r>
        </w:del>
        <w:r w:rsidR="004F3F6B" w:rsidRPr="00C71DD0">
          <w:rPr>
            <w:rFonts w:ascii="Segoe UI" w:hAnsi="Segoe UI" w:cs="Segoe UI"/>
            <w:color w:val="000000"/>
            <w:sz w:val="22"/>
            <w:szCs w:val="22"/>
          </w:rPr>
          <w:t>forms-based</w:t>
        </w:r>
        <w:r w:rsidR="000A0FC6" w:rsidRPr="00C71DD0">
          <w:rPr>
            <w:rFonts w:ascii="Segoe UI" w:hAnsi="Segoe UI" w:cs="Segoe UI"/>
            <w:color w:val="000000"/>
            <w:sz w:val="22"/>
            <w:szCs w:val="22"/>
          </w:rPr>
          <w:t xml:space="preserve"> authentication. </w:t>
        </w:r>
        <w:r w:rsidR="00A61CCB" w:rsidRPr="00C71DD0">
          <w:rPr>
            <w:rFonts w:ascii="Segoe UI" w:hAnsi="Segoe UI" w:cs="Segoe UI"/>
            <w:color w:val="000000"/>
            <w:sz w:val="22"/>
            <w:szCs w:val="22"/>
          </w:rPr>
          <w:t xml:space="preserve">In this scenario </w:t>
        </w:r>
        <w:del w:id="2439" w:author="Author">
          <w:r w:rsidRPr="00C71DD0" w:rsidDel="00A61CCB">
            <w:rPr>
              <w:rFonts w:ascii="Segoe UI" w:hAnsi="Segoe UI" w:cs="Segoe UI"/>
              <w:color w:val="000000"/>
              <w:sz w:val="22"/>
              <w:szCs w:val="22"/>
            </w:rPr>
            <w:delText>es with a username/password combo instead of access tokens or headers. With password-based sign-on, y</w:delText>
          </w:r>
        </w:del>
        <w:r w:rsidR="00A61CCB" w:rsidRPr="00C71DD0">
          <w:rPr>
            <w:rFonts w:ascii="Segoe UI" w:hAnsi="Segoe UI" w:cs="Segoe UI"/>
            <w:color w:val="000000"/>
            <w:sz w:val="22"/>
            <w:szCs w:val="22"/>
          </w:rPr>
          <w:t>y</w:t>
        </w:r>
        <w:r w:rsidRPr="00C71DD0">
          <w:rPr>
            <w:rFonts w:ascii="Segoe UI" w:hAnsi="Segoe UI" w:cs="Segoe UI"/>
            <w:color w:val="000000"/>
            <w:sz w:val="22"/>
            <w:szCs w:val="22"/>
          </w:rPr>
          <w:t>our users</w:t>
        </w:r>
        <w:r w:rsidR="00A61CCB" w:rsidRPr="00C71DD0">
          <w:rPr>
            <w:rFonts w:ascii="Segoe UI" w:hAnsi="Segoe UI" w:cs="Segoe UI"/>
            <w:color w:val="000000"/>
            <w:sz w:val="22"/>
            <w:szCs w:val="22"/>
          </w:rPr>
          <w:t xml:space="preserve"> will be expected </w:t>
        </w:r>
        <w:del w:id="2440" w:author="Author">
          <w:r w:rsidRPr="00C71DD0" w:rsidDel="00A61CCB">
            <w:rPr>
              <w:rFonts w:ascii="Segoe UI" w:hAnsi="Segoe UI" w:cs="Segoe UI"/>
              <w:color w:val="000000"/>
              <w:sz w:val="22"/>
              <w:szCs w:val="22"/>
            </w:rPr>
            <w:delText xml:space="preserve"> need </w:delText>
          </w:r>
        </w:del>
        <w:r w:rsidRPr="00C71DD0">
          <w:rPr>
            <w:rFonts w:ascii="Segoe UI" w:hAnsi="Segoe UI" w:cs="Segoe UI"/>
            <w:color w:val="000000"/>
            <w:sz w:val="22"/>
            <w:szCs w:val="22"/>
          </w:rPr>
          <w:t xml:space="preserve">to </w:t>
        </w:r>
        <w:r w:rsidR="00A61CCB" w:rsidRPr="00C71DD0">
          <w:rPr>
            <w:rFonts w:ascii="Segoe UI" w:hAnsi="Segoe UI" w:cs="Segoe UI"/>
            <w:color w:val="000000"/>
            <w:sz w:val="22"/>
            <w:szCs w:val="22"/>
          </w:rPr>
          <w:t xml:space="preserve">manually </w:t>
        </w:r>
        <w:r w:rsidRPr="00C71DD0">
          <w:rPr>
            <w:rFonts w:ascii="Segoe UI" w:hAnsi="Segoe UI" w:cs="Segoe UI"/>
            <w:color w:val="000000"/>
            <w:sz w:val="22"/>
            <w:szCs w:val="22"/>
          </w:rPr>
          <w:t>sign in to the application the first time they access it</w:t>
        </w:r>
        <w:r w:rsidR="00A61CCB" w:rsidRPr="00C71DD0">
          <w:rPr>
            <w:rFonts w:ascii="Segoe UI" w:hAnsi="Segoe UI" w:cs="Segoe UI"/>
            <w:color w:val="000000"/>
            <w:sz w:val="22"/>
            <w:szCs w:val="22"/>
          </w:rPr>
          <w:t xml:space="preserve">, and </w:t>
        </w:r>
        <w:del w:id="2441" w:author="Author">
          <w:r w:rsidRPr="00C71DD0" w:rsidDel="00A61CCB">
            <w:rPr>
              <w:rFonts w:ascii="Segoe UI" w:hAnsi="Segoe UI" w:cs="Segoe UI"/>
              <w:color w:val="000000"/>
              <w:sz w:val="22"/>
              <w:szCs w:val="22"/>
            </w:rPr>
            <w:delText>. A</w:delText>
          </w:r>
        </w:del>
        <w:r w:rsidR="00A61CCB" w:rsidRPr="00C71DD0">
          <w:rPr>
            <w:rFonts w:ascii="Segoe UI" w:hAnsi="Segoe UI" w:cs="Segoe UI"/>
            <w:color w:val="000000"/>
            <w:sz w:val="22"/>
            <w:szCs w:val="22"/>
          </w:rPr>
          <w:t>a</w:t>
        </w:r>
        <w:r w:rsidRPr="00C71DD0">
          <w:rPr>
            <w:rFonts w:ascii="Segoe UI" w:hAnsi="Segoe UI" w:cs="Segoe UI"/>
            <w:color w:val="000000"/>
            <w:sz w:val="22"/>
            <w:szCs w:val="22"/>
          </w:rPr>
          <w:t xml:space="preserve">fter that, Azure Active Directory </w:t>
        </w:r>
        <w:r w:rsidR="00A61CCB" w:rsidRPr="00C71DD0">
          <w:rPr>
            <w:rFonts w:ascii="Segoe UI" w:hAnsi="Segoe UI" w:cs="Segoe UI"/>
            <w:color w:val="000000"/>
            <w:sz w:val="22"/>
            <w:szCs w:val="22"/>
          </w:rPr>
          <w:t xml:space="preserve">will take care of </w:t>
        </w:r>
        <w:r w:rsidRPr="00C71DD0">
          <w:rPr>
            <w:rFonts w:ascii="Segoe UI" w:hAnsi="Segoe UI" w:cs="Segoe UI"/>
            <w:color w:val="000000"/>
            <w:sz w:val="22"/>
            <w:szCs w:val="22"/>
          </w:rPr>
          <w:t>suppl</w:t>
        </w:r>
        <w:r w:rsidR="00A61CCB" w:rsidRPr="00C71DD0">
          <w:rPr>
            <w:rFonts w:ascii="Segoe UI" w:hAnsi="Segoe UI" w:cs="Segoe UI"/>
            <w:color w:val="000000"/>
            <w:sz w:val="22"/>
            <w:szCs w:val="22"/>
          </w:rPr>
          <w:t xml:space="preserve">ying </w:t>
        </w:r>
        <w:del w:id="2442" w:author="Author">
          <w:r w:rsidRPr="00C71DD0" w:rsidDel="00A61CCB">
            <w:rPr>
              <w:rFonts w:ascii="Segoe UI" w:hAnsi="Segoe UI" w:cs="Segoe UI"/>
              <w:color w:val="000000"/>
              <w:sz w:val="22"/>
              <w:szCs w:val="22"/>
            </w:rPr>
            <w:delText xml:space="preserve">ies </w:delText>
          </w:r>
        </w:del>
        <w:r w:rsidRPr="00C71DD0">
          <w:rPr>
            <w:rFonts w:ascii="Segoe UI" w:hAnsi="Segoe UI" w:cs="Segoe UI"/>
            <w:color w:val="000000"/>
            <w:sz w:val="22"/>
            <w:szCs w:val="22"/>
          </w:rPr>
          <w:t>the username and password on behalf of the user</w:t>
        </w:r>
        <w:r w:rsidR="00EF7709" w:rsidRPr="00C71DD0">
          <w:rPr>
            <w:rFonts w:ascii="Segoe UI" w:hAnsi="Segoe UI" w:cs="Segoe UI"/>
            <w:color w:val="000000"/>
            <w:sz w:val="22"/>
            <w:szCs w:val="22"/>
          </w:rPr>
          <w:t>, through a browser add-on.</w:t>
        </w:r>
        <w:del w:id="2443" w:author="Author">
          <w:r w:rsidRPr="00C71DD0" w:rsidDel="00EF7709">
            <w:rPr>
              <w:rFonts w:ascii="Segoe UI" w:hAnsi="Segoe UI" w:cs="Segoe UI"/>
              <w:color w:val="000000"/>
              <w:sz w:val="22"/>
              <w:szCs w:val="22"/>
            </w:rPr>
            <w:delText>.</w:delText>
          </w:r>
        </w:del>
      </w:ins>
    </w:p>
    <w:p w14:paraId="0090C067" w14:textId="754325A0" w:rsidR="00CD0159" w:rsidRPr="00C71DD0" w:rsidDel="00EF7709" w:rsidRDefault="00CD0159" w:rsidP="00C71DD0">
      <w:pPr>
        <w:pStyle w:val="NormalWeb"/>
        <w:shd w:val="clear" w:color="auto" w:fill="FFFFFF"/>
        <w:jc w:val="both"/>
        <w:rPr>
          <w:ins w:id="2444" w:author="Author"/>
          <w:del w:id="2445" w:author="Author"/>
          <w:rFonts w:ascii="Segoe UI" w:hAnsi="Segoe UI" w:cs="Segoe UI"/>
          <w:color w:val="000000"/>
          <w:sz w:val="22"/>
          <w:szCs w:val="22"/>
        </w:rPr>
      </w:pPr>
      <w:ins w:id="2446" w:author="Author">
        <w:del w:id="2447" w:author="Author">
          <w:r w:rsidRPr="00C71DD0" w:rsidDel="00EF7709">
            <w:rPr>
              <w:rFonts w:ascii="Segoe UI" w:hAnsi="Segoe UI" w:cs="Segoe UI"/>
              <w:color w:val="000000"/>
              <w:sz w:val="22"/>
              <w:szCs w:val="22"/>
            </w:rPr>
            <w:delText>For information about setting up password-based sign-on, see </w:delText>
          </w:r>
          <w:r w:rsidRPr="00C71DD0" w:rsidDel="00EF7709">
            <w:rPr>
              <w:rFonts w:cs="Segoe UI"/>
              <w:color w:val="000000"/>
            </w:rPr>
            <w:fldChar w:fldCharType="begin"/>
          </w:r>
          <w:r w:rsidRPr="00C71DD0" w:rsidDel="00EF7709">
            <w:rPr>
              <w:rFonts w:ascii="Segoe UI" w:hAnsi="Segoe UI" w:cs="Segoe UI"/>
              <w:color w:val="000000"/>
              <w:sz w:val="22"/>
              <w:szCs w:val="22"/>
            </w:rPr>
            <w:delInstrText xml:space="preserve"> HYPERLINK "https://docs.microsoft.com/en-us/azure/active-directory/application-proxy-sso-azure-portal" </w:delInstrText>
          </w:r>
          <w:r w:rsidRPr="00C71DD0" w:rsidDel="00EF7709">
            <w:rPr>
              <w:rFonts w:cs="Segoe UI"/>
              <w:color w:val="000000"/>
            </w:rPr>
            <w:fldChar w:fldCharType="separate"/>
          </w:r>
          <w:r w:rsidRPr="00C71DD0" w:rsidDel="00EF7709">
            <w:rPr>
              <w:rStyle w:val="Hyperlink"/>
              <w:rFonts w:cs="Segoe UI"/>
              <w:color w:val="0078D7"/>
              <w:szCs w:val="22"/>
            </w:rPr>
            <w:delText>Password vaulting for single sign-on with Application Proxy</w:delText>
          </w:r>
          <w:r w:rsidRPr="00C71DD0" w:rsidDel="00EF7709">
            <w:rPr>
              <w:rFonts w:cs="Segoe UI"/>
              <w:color w:val="000000"/>
            </w:rPr>
            <w:fldChar w:fldCharType="end"/>
          </w:r>
          <w:r w:rsidRPr="00C71DD0" w:rsidDel="00EF7709">
            <w:rPr>
              <w:rFonts w:ascii="Segoe UI" w:hAnsi="Segoe UI" w:cs="Segoe UI"/>
              <w:color w:val="000000"/>
              <w:sz w:val="22"/>
              <w:szCs w:val="22"/>
            </w:rPr>
            <w:delText>.</w:delText>
          </w:r>
        </w:del>
      </w:ins>
    </w:p>
    <w:p w14:paraId="4B16CD9E" w14:textId="77777777" w:rsidR="00AC7902" w:rsidRPr="00C71DD0" w:rsidRDefault="00AC7902" w:rsidP="00C71DD0">
      <w:pPr>
        <w:pStyle w:val="Heading2"/>
        <w:shd w:val="clear" w:color="auto" w:fill="FFFFFF"/>
        <w:spacing w:before="0" w:after="0"/>
        <w:jc w:val="both"/>
        <w:rPr>
          <w:ins w:id="2448" w:author="Author"/>
          <w:b/>
          <w:bCs/>
          <w:color w:val="000000"/>
          <w:sz w:val="22"/>
          <w:szCs w:val="22"/>
        </w:rPr>
      </w:pPr>
    </w:p>
    <w:p w14:paraId="4C31E1D8" w14:textId="3D1969B2" w:rsidR="00CD0159" w:rsidRPr="003D08BC" w:rsidRDefault="00B23389" w:rsidP="00C71DD0">
      <w:pPr>
        <w:pStyle w:val="Heading2"/>
        <w:shd w:val="clear" w:color="auto" w:fill="FFFFFF" w:themeFill="background1"/>
        <w:spacing w:before="0" w:after="0"/>
        <w:jc w:val="both"/>
        <w:rPr>
          <w:ins w:id="2449" w:author="Author"/>
          <w:color w:val="548DD4" w:themeColor="text2" w:themeTint="99"/>
          <w:sz w:val="22"/>
          <w:szCs w:val="22"/>
        </w:rPr>
      </w:pPr>
      <w:ins w:id="2450"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"https://docs.microsoft.com/en-us/azure/active-directory/active-directory-appssoaccess-whatis" \l "how-does-single-sign-on-with-azure-active-directory-work"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Linked sign-on</w:t>
        </w:r>
        <w:r w:rsidRPr="003D08BC">
          <w:rPr>
            <w:color w:val="548DD4" w:themeColor="text2" w:themeTint="99"/>
            <w:sz w:val="22"/>
            <w:szCs w:val="22"/>
          </w:rPr>
          <w:fldChar w:fldCharType="end"/>
        </w:r>
      </w:ins>
    </w:p>
    <w:p w14:paraId="30B1FEAD" w14:textId="21F7F211" w:rsidR="00CD0159" w:rsidRPr="00C71DD0" w:rsidRDefault="00216146" w:rsidP="00C71DD0">
      <w:pPr>
        <w:pStyle w:val="NormalWeb"/>
        <w:shd w:val="clear" w:color="auto" w:fill="FFFFFF" w:themeFill="background1"/>
        <w:spacing w:before="0"/>
        <w:jc w:val="both"/>
        <w:rPr>
          <w:ins w:id="2451" w:author="Author"/>
          <w:rFonts w:ascii="Segoe UI" w:hAnsi="Segoe UI" w:cs="Segoe UI"/>
          <w:color w:val="000000"/>
          <w:sz w:val="22"/>
          <w:szCs w:val="22"/>
        </w:rPr>
      </w:pPr>
      <w:ins w:id="2452" w:author="Author">
        <w:r w:rsidRPr="00C71DD0">
          <w:rPr>
            <w:rFonts w:ascii="Segoe UI" w:hAnsi="Segoe UI" w:cs="Segoe UI"/>
            <w:color w:val="000000"/>
            <w:sz w:val="22"/>
            <w:szCs w:val="22"/>
          </w:rPr>
          <w:t>Choos</w:t>
        </w:r>
        <w:r w:rsidR="001D4AD7" w:rsidRPr="00C71DD0">
          <w:rPr>
            <w:rFonts w:ascii="Segoe UI" w:hAnsi="Segoe UI" w:cs="Segoe UI"/>
            <w:color w:val="000000"/>
            <w:sz w:val="22"/>
            <w:szCs w:val="22"/>
          </w:rPr>
          <w:t xml:space="preserve">ing </w:t>
        </w:r>
        <w:del w:id="2453" w:author="Author">
          <w:r w:rsidR="005E0250" w:rsidRPr="00C71DD0" w:rsidDel="001D4AD7">
            <w:rPr>
              <w:rFonts w:ascii="Segoe UI" w:hAnsi="Segoe UI" w:cs="Segoe UI"/>
              <w:color w:val="000000"/>
              <w:sz w:val="22"/>
              <w:szCs w:val="22"/>
            </w:rPr>
            <w:delText>e</w:delText>
          </w:r>
          <w:r w:rsidRPr="00C71DD0" w:rsidDel="005E0250">
            <w:rPr>
              <w:rFonts w:ascii="Segoe UI" w:hAnsi="Segoe UI" w:cs="Segoe UI"/>
              <w:color w:val="000000"/>
              <w:sz w:val="22"/>
              <w:szCs w:val="22"/>
            </w:rPr>
            <w:delText>ing</w:delText>
          </w:r>
          <w:r w:rsidRPr="00C71DD0" w:rsidDel="001D4AD7">
            <w:rPr>
              <w:rFonts w:ascii="Segoe UI" w:hAnsi="Segoe UI" w:cs="Segoe UI"/>
              <w:color w:val="000000"/>
              <w:sz w:val="22"/>
              <w:szCs w:val="22"/>
            </w:rPr>
            <w:delText xml:space="preserve"> </w:delText>
          </w:r>
        </w:del>
        <w:r w:rsidRPr="00C71DD0">
          <w:rPr>
            <w:rFonts w:ascii="Segoe UI" w:hAnsi="Segoe UI" w:cs="Segoe UI"/>
            <w:color w:val="000000"/>
            <w:sz w:val="22"/>
            <w:szCs w:val="22"/>
          </w:rPr>
          <w:t xml:space="preserve">this option </w:t>
        </w:r>
        <w:r w:rsidR="00B22A54" w:rsidRPr="00C71DD0">
          <w:rPr>
            <w:rFonts w:ascii="Segoe UI" w:hAnsi="Segoe UI" w:cs="Segoe UI"/>
            <w:color w:val="000000"/>
            <w:sz w:val="22"/>
            <w:szCs w:val="22"/>
          </w:rPr>
          <w:t xml:space="preserve">tells </w:t>
        </w:r>
        <w:del w:id="2454" w:author="Author">
          <w:r w:rsidR="001D4AD7" w:rsidRPr="00C71DD0" w:rsidDel="00B22A54">
            <w:rPr>
              <w:rFonts w:ascii="Segoe UI" w:hAnsi="Segoe UI" w:cs="Segoe UI"/>
              <w:color w:val="000000"/>
              <w:sz w:val="22"/>
              <w:szCs w:val="22"/>
            </w:rPr>
            <w:delText xml:space="preserve">will </w:delText>
          </w:r>
          <w:r w:rsidR="000748E6" w:rsidRPr="00C71DD0" w:rsidDel="00B22A54">
            <w:rPr>
              <w:rFonts w:ascii="Segoe UI" w:hAnsi="Segoe UI" w:cs="Segoe UI"/>
              <w:color w:val="000000"/>
              <w:sz w:val="22"/>
              <w:szCs w:val="22"/>
            </w:rPr>
            <w:delText xml:space="preserve">allow </w:delText>
          </w:r>
        </w:del>
        <w:r w:rsidR="000748E6" w:rsidRPr="00C71DD0">
          <w:rPr>
            <w:rFonts w:ascii="Segoe UI" w:hAnsi="Segoe UI" w:cs="Segoe UI"/>
            <w:color w:val="000000"/>
            <w:sz w:val="22"/>
            <w:szCs w:val="22"/>
          </w:rPr>
          <w:t xml:space="preserve">Azure AD Application Proxy to </w:t>
        </w:r>
        <w:r w:rsidR="006A0D75" w:rsidRPr="00C71DD0">
          <w:rPr>
            <w:rFonts w:ascii="Segoe UI" w:hAnsi="Segoe UI" w:cs="Segoe UI"/>
            <w:color w:val="000000"/>
            <w:sz w:val="22"/>
            <w:szCs w:val="22"/>
          </w:rPr>
          <w:t xml:space="preserve">perform </w:t>
        </w:r>
        <w:r w:rsidR="00696F7F" w:rsidRPr="00C71DD0">
          <w:rPr>
            <w:rFonts w:ascii="Segoe UI" w:hAnsi="Segoe UI" w:cs="Segoe UI"/>
            <w:color w:val="000000"/>
            <w:sz w:val="22"/>
            <w:szCs w:val="22"/>
          </w:rPr>
          <w:t xml:space="preserve">pre-authentication, but to then </w:t>
        </w:r>
        <w:r w:rsidR="0032364E" w:rsidRPr="00C71DD0">
          <w:rPr>
            <w:rFonts w:ascii="Segoe UI" w:hAnsi="Segoe UI" w:cs="Segoe UI"/>
            <w:color w:val="000000"/>
            <w:sz w:val="22"/>
            <w:szCs w:val="22"/>
          </w:rPr>
          <w:t xml:space="preserve">hand off </w:t>
        </w:r>
        <w:del w:id="2455" w:author="Author">
          <w:r w:rsidR="0032364E" w:rsidRPr="00C71DD0" w:rsidDel="00142F73">
            <w:rPr>
              <w:rFonts w:ascii="Segoe UI" w:hAnsi="Segoe UI" w:cs="Segoe UI"/>
              <w:color w:val="000000"/>
              <w:sz w:val="22"/>
              <w:szCs w:val="22"/>
            </w:rPr>
            <w:delText xml:space="preserve">the </w:delText>
          </w:r>
        </w:del>
        <w:r w:rsidR="0032364E" w:rsidRPr="00C71DD0">
          <w:rPr>
            <w:rFonts w:ascii="Segoe UI" w:hAnsi="Segoe UI" w:cs="Segoe UI"/>
            <w:color w:val="000000"/>
            <w:sz w:val="22"/>
            <w:szCs w:val="22"/>
          </w:rPr>
          <w:t xml:space="preserve">application authentication </w:t>
        </w:r>
        <w:r w:rsidR="00B22A54" w:rsidRPr="00C71DD0">
          <w:rPr>
            <w:rFonts w:ascii="Segoe UI" w:hAnsi="Segoe UI" w:cs="Segoe UI"/>
            <w:color w:val="000000"/>
            <w:sz w:val="22"/>
            <w:szCs w:val="22"/>
          </w:rPr>
          <w:t xml:space="preserve">to another </w:t>
        </w:r>
        <w:del w:id="2456" w:author="Author">
          <w:r w:rsidR="00B22A54" w:rsidRPr="00C71DD0" w:rsidDel="00384C63">
            <w:rPr>
              <w:rFonts w:ascii="Segoe UI" w:hAnsi="Segoe UI" w:cs="Segoe UI"/>
              <w:color w:val="000000"/>
              <w:sz w:val="22"/>
              <w:szCs w:val="22"/>
            </w:rPr>
            <w:delText>e</w:delText>
          </w:r>
          <w:r w:rsidR="00142F73" w:rsidRPr="00C71DD0" w:rsidDel="00384C63">
            <w:rPr>
              <w:rFonts w:ascii="Segoe UI" w:hAnsi="Segoe UI" w:cs="Segoe UI"/>
              <w:color w:val="000000"/>
              <w:sz w:val="22"/>
              <w:szCs w:val="22"/>
            </w:rPr>
            <w:delText xml:space="preserve">ntity, typically in the form of an </w:delText>
          </w:r>
        </w:del>
        <w:r w:rsidR="00142F73" w:rsidRPr="00C71DD0">
          <w:rPr>
            <w:rFonts w:ascii="Segoe UI" w:hAnsi="Segoe UI" w:cs="Segoe UI"/>
            <w:color w:val="000000"/>
            <w:sz w:val="22"/>
            <w:szCs w:val="22"/>
          </w:rPr>
          <w:t>e</w:t>
        </w:r>
        <w:r w:rsidR="00B22A54" w:rsidRPr="00C71DD0">
          <w:rPr>
            <w:rFonts w:ascii="Segoe UI" w:hAnsi="Segoe UI" w:cs="Segoe UI"/>
            <w:color w:val="000000"/>
            <w:sz w:val="22"/>
            <w:szCs w:val="22"/>
          </w:rPr>
          <w:t xml:space="preserve">xisting </w:t>
        </w:r>
        <w:del w:id="2457" w:author="Author">
          <w:r w:rsidR="00142F73" w:rsidRPr="00C71DD0" w:rsidDel="00106C64">
            <w:rPr>
              <w:rFonts w:ascii="Segoe UI" w:hAnsi="Segoe UI" w:cs="Segoe UI"/>
              <w:color w:val="000000"/>
              <w:sz w:val="22"/>
              <w:szCs w:val="22"/>
            </w:rPr>
            <w:delText xml:space="preserve">identity provider </w:delText>
          </w:r>
          <w:r w:rsidR="00B22A54" w:rsidRPr="00C71DD0" w:rsidDel="00EA5B75">
            <w:rPr>
              <w:rFonts w:ascii="Segoe UI" w:hAnsi="Segoe UI" w:cs="Segoe UI"/>
              <w:color w:val="000000"/>
              <w:sz w:val="22"/>
              <w:szCs w:val="22"/>
            </w:rPr>
            <w:delText xml:space="preserve">SSO solution, in scenarios  </w:delText>
          </w:r>
          <w:r w:rsidR="005E0250" w:rsidRPr="00C71DD0" w:rsidDel="00EA5B75">
            <w:rPr>
              <w:rFonts w:ascii="Segoe UI" w:hAnsi="Segoe UI" w:cs="Segoe UI"/>
              <w:color w:val="000000"/>
              <w:sz w:val="22"/>
              <w:szCs w:val="22"/>
            </w:rPr>
            <w:delText>i</w:delText>
          </w:r>
          <w:r w:rsidR="00CD0159" w:rsidRPr="00C71DD0" w:rsidDel="00EA5B75">
            <w:rPr>
              <w:rFonts w:ascii="Segoe UI" w:hAnsi="Segoe UI" w:cs="Segoe UI"/>
              <w:color w:val="000000"/>
              <w:sz w:val="22"/>
              <w:szCs w:val="22"/>
            </w:rPr>
            <w:delText xml:space="preserve">If you already have a </w:delText>
          </w:r>
        </w:del>
        <w:r w:rsidR="00CD0159" w:rsidRPr="00C71DD0">
          <w:rPr>
            <w:rFonts w:ascii="Segoe UI" w:hAnsi="Segoe UI" w:cs="Segoe UI"/>
            <w:color w:val="000000"/>
            <w:sz w:val="22"/>
            <w:szCs w:val="22"/>
          </w:rPr>
          <w:t>single sign-on solution</w:t>
        </w:r>
        <w:r w:rsidR="00696F7F" w:rsidRPr="00C71DD0">
          <w:rPr>
            <w:rFonts w:ascii="Segoe UI" w:hAnsi="Segoe UI" w:cs="Segoe UI"/>
            <w:color w:val="000000"/>
            <w:sz w:val="22"/>
            <w:szCs w:val="22"/>
          </w:rPr>
          <w:t>. In this scenario</w:t>
        </w:r>
        <w:del w:id="2458" w:author="Author">
          <w:r w:rsidR="00EA5B75" w:rsidRPr="00C71DD0" w:rsidDel="00696F7F">
            <w:rPr>
              <w:rFonts w:ascii="Segoe UI" w:hAnsi="Segoe UI" w:cs="Segoe UI"/>
              <w:color w:val="000000"/>
              <w:sz w:val="22"/>
              <w:szCs w:val="22"/>
            </w:rPr>
            <w:delText>, by only handling the pre-authentication, and</w:delText>
          </w:r>
        </w:del>
        <w:r w:rsidR="00EA5B75" w:rsidRPr="00C71DD0">
          <w:rPr>
            <w:rFonts w:ascii="Segoe UI" w:hAnsi="Segoe UI" w:cs="Segoe UI"/>
            <w:color w:val="000000"/>
            <w:sz w:val="22"/>
            <w:szCs w:val="22"/>
          </w:rPr>
          <w:t xml:space="preserve"> </w:t>
        </w:r>
        <w:r w:rsidR="00696F7F" w:rsidRPr="00C71DD0">
          <w:rPr>
            <w:rFonts w:ascii="Segoe UI" w:hAnsi="Segoe UI" w:cs="Segoe UI"/>
            <w:color w:val="000000"/>
            <w:sz w:val="22"/>
            <w:szCs w:val="22"/>
          </w:rPr>
          <w:t>the user is redi</w:t>
        </w:r>
        <w:r w:rsidR="00C81B4F" w:rsidRPr="00C71DD0">
          <w:rPr>
            <w:rFonts w:ascii="Segoe UI" w:hAnsi="Segoe UI" w:cs="Segoe UI"/>
            <w:color w:val="000000"/>
            <w:sz w:val="22"/>
            <w:szCs w:val="22"/>
          </w:rPr>
          <w:t xml:space="preserve">rected to another STS that will </w:t>
        </w:r>
        <w:r w:rsidR="004F664F" w:rsidRPr="00C71DD0">
          <w:rPr>
            <w:rFonts w:ascii="Segoe UI" w:hAnsi="Segoe UI" w:cs="Segoe UI"/>
            <w:color w:val="000000"/>
            <w:sz w:val="22"/>
            <w:szCs w:val="22"/>
          </w:rPr>
          <w:t xml:space="preserve">handle token issuances, before eventually redirecting the user back to the </w:t>
        </w:r>
        <w:r w:rsidR="00BB2689" w:rsidRPr="00C71DD0">
          <w:rPr>
            <w:rFonts w:ascii="Segoe UI" w:hAnsi="Segoe UI" w:cs="Segoe UI"/>
            <w:color w:val="000000"/>
            <w:sz w:val="22"/>
            <w:szCs w:val="22"/>
          </w:rPr>
          <w:t>backend application.</w:t>
        </w:r>
        <w:del w:id="2459" w:author="Author">
          <w:r w:rsidR="004F664F" w:rsidRPr="00C71DD0" w:rsidDel="00BB2689">
            <w:rPr>
              <w:rFonts w:ascii="Segoe UI" w:hAnsi="Segoe UI" w:cs="Segoe UI"/>
              <w:color w:val="000000"/>
              <w:sz w:val="22"/>
              <w:szCs w:val="22"/>
            </w:rPr>
            <w:delText xml:space="preserve"> the </w:delText>
          </w:r>
          <w:r w:rsidR="00CD0159" w:rsidRPr="00C71DD0" w:rsidDel="00BB2689">
            <w:rPr>
              <w:rFonts w:ascii="Segoe UI" w:hAnsi="Segoe UI" w:cs="Segoe UI"/>
              <w:color w:val="000000"/>
              <w:sz w:val="22"/>
              <w:szCs w:val="22"/>
            </w:rPr>
            <w:delText xml:space="preserve"> set up for your on-premises identities, choose </w:delText>
          </w:r>
          <w:r w:rsidR="00CD0159" w:rsidRPr="00C71DD0" w:rsidDel="00BB2689">
            <w:rPr>
              <w:rStyle w:val="Strong"/>
              <w:rFonts w:ascii="Segoe UI" w:hAnsi="Segoe UI" w:cs="Segoe UI"/>
              <w:color w:val="000000"/>
              <w:sz w:val="22"/>
              <w:szCs w:val="22"/>
            </w:rPr>
            <w:delText>Linked sign-on</w:delText>
          </w:r>
          <w:r w:rsidR="00007021" w:rsidRPr="00C71DD0" w:rsidDel="00BB2689">
            <w:rPr>
              <w:rFonts w:ascii="Segoe UI" w:hAnsi="Segoe UI" w:cs="Segoe UI"/>
              <w:color w:val="000000"/>
              <w:sz w:val="22"/>
              <w:szCs w:val="22"/>
            </w:rPr>
            <w:delText xml:space="preserve"> where </w:delText>
          </w:r>
          <w:r w:rsidR="00CD0159" w:rsidRPr="00C71DD0" w:rsidDel="00BB2689">
            <w:rPr>
              <w:rFonts w:ascii="Segoe UI" w:hAnsi="Segoe UI" w:cs="Segoe UI"/>
              <w:color w:val="000000"/>
              <w:sz w:val="22"/>
              <w:szCs w:val="22"/>
            </w:rPr>
            <w:delText>. This option enables Azure Active Directory to leverage existing SSO solutions, but still gives your users remote access to the application.</w:delText>
          </w:r>
        </w:del>
      </w:ins>
    </w:p>
    <w:p w14:paraId="378404AC" w14:textId="20F58A86" w:rsidR="00CD0159" w:rsidRPr="00C71DD0" w:rsidDel="00B23389" w:rsidRDefault="00CD0159" w:rsidP="00C71DD0">
      <w:pPr>
        <w:pStyle w:val="NormalWeb"/>
        <w:shd w:val="clear" w:color="auto" w:fill="FFFFFF"/>
        <w:jc w:val="both"/>
        <w:rPr>
          <w:ins w:id="2460" w:author="Author"/>
          <w:del w:id="2461" w:author="Author"/>
          <w:rFonts w:ascii="Segoe UI" w:hAnsi="Segoe UI" w:cs="Segoe UI"/>
          <w:color w:val="000000"/>
          <w:sz w:val="22"/>
          <w:szCs w:val="22"/>
        </w:rPr>
      </w:pPr>
      <w:ins w:id="2462" w:author="Author">
        <w:del w:id="2463" w:author="Author">
          <w:r w:rsidRPr="00C71DD0" w:rsidDel="00B23389">
            <w:rPr>
              <w:rFonts w:ascii="Segoe UI" w:hAnsi="Segoe UI" w:cs="Segoe UI"/>
              <w:color w:val="000000"/>
              <w:sz w:val="22"/>
              <w:szCs w:val="22"/>
            </w:rPr>
            <w:delText>For information about linked sign-on (formally known as existing single sign-on), see </w:delText>
          </w:r>
          <w:r w:rsidRPr="00C71DD0" w:rsidDel="00B23389">
            <w:rPr>
              <w:rFonts w:cs="Segoe UI"/>
              <w:color w:val="000000"/>
            </w:rPr>
            <w:fldChar w:fldCharType="begin"/>
          </w:r>
          <w:r w:rsidRPr="00C71DD0" w:rsidDel="00B23389">
            <w:rPr>
              <w:rFonts w:ascii="Segoe UI" w:hAnsi="Segoe UI" w:cs="Segoe UI"/>
              <w:color w:val="000000"/>
              <w:sz w:val="22"/>
              <w:szCs w:val="22"/>
            </w:rPr>
            <w:delInstrText xml:space="preserve"> HYPERLINK "https://docs.microsoft.com/en-us/azure/active-directory/active-directory-appssoaccess-whatis" \l "how-does-single-sign-on-with-azure-active-directory-work" </w:delInstrText>
          </w:r>
          <w:r w:rsidRPr="00C71DD0" w:rsidDel="00B23389">
            <w:rPr>
              <w:rFonts w:cs="Segoe UI"/>
              <w:color w:val="000000"/>
            </w:rPr>
            <w:fldChar w:fldCharType="separate"/>
          </w:r>
          <w:r w:rsidRPr="00C71DD0" w:rsidDel="00B23389">
            <w:rPr>
              <w:rStyle w:val="Hyperlink"/>
              <w:rFonts w:cs="Segoe UI"/>
              <w:color w:val="0078D7"/>
              <w:szCs w:val="22"/>
            </w:rPr>
            <w:delText>What is application access and single sign-on with Azure Active Directory?</w:delText>
          </w:r>
          <w:r w:rsidRPr="00C71DD0" w:rsidDel="00B23389">
            <w:rPr>
              <w:rFonts w:cs="Segoe UI"/>
              <w:color w:val="000000"/>
            </w:rPr>
            <w:fldChar w:fldCharType="end"/>
          </w:r>
          <w:r w:rsidRPr="00C71DD0" w:rsidDel="00B23389">
            <w:rPr>
              <w:rFonts w:ascii="Segoe UI" w:hAnsi="Segoe UI" w:cs="Segoe UI"/>
              <w:color w:val="000000"/>
              <w:sz w:val="22"/>
              <w:szCs w:val="22"/>
            </w:rPr>
            <w:delText>.</w:delText>
          </w:r>
        </w:del>
      </w:ins>
    </w:p>
    <w:p w14:paraId="2076F7E7" w14:textId="77777777" w:rsidR="00AC7902" w:rsidRPr="00C71DD0" w:rsidRDefault="00AC7902" w:rsidP="00C71DD0">
      <w:pPr>
        <w:pStyle w:val="Heading2"/>
        <w:shd w:val="clear" w:color="auto" w:fill="FFFFFF"/>
        <w:spacing w:before="0" w:after="0"/>
        <w:jc w:val="both"/>
        <w:rPr>
          <w:ins w:id="2464" w:author="Author"/>
          <w:b/>
          <w:bCs/>
          <w:color w:val="000000"/>
          <w:sz w:val="22"/>
          <w:szCs w:val="22"/>
        </w:rPr>
      </w:pPr>
    </w:p>
    <w:p w14:paraId="5EB3FB72" w14:textId="733BDA97" w:rsidR="00CD0159" w:rsidRPr="003D08BC" w:rsidRDefault="00216146" w:rsidP="00C71DD0">
      <w:pPr>
        <w:pStyle w:val="Heading2"/>
        <w:shd w:val="clear" w:color="auto" w:fill="FFFFFF" w:themeFill="background1"/>
        <w:spacing w:before="0" w:after="0"/>
        <w:jc w:val="both"/>
        <w:rPr>
          <w:ins w:id="2465" w:author="Author"/>
          <w:color w:val="548DD4" w:themeColor="text2" w:themeTint="99"/>
          <w:sz w:val="22"/>
          <w:szCs w:val="22"/>
        </w:rPr>
      </w:pPr>
      <w:ins w:id="2466"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"https://docs.microsoft.com/en-us/azure/active-directory/active-directory-application-proxy-sso-using-kcd"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Integrated Windows Authentication</w:t>
        </w:r>
        <w:r w:rsidRPr="003D08BC">
          <w:rPr>
            <w:color w:val="548DD4" w:themeColor="text2" w:themeTint="99"/>
            <w:sz w:val="22"/>
            <w:szCs w:val="22"/>
          </w:rPr>
          <w:fldChar w:fldCharType="end"/>
        </w:r>
      </w:ins>
    </w:p>
    <w:p w14:paraId="39C230C3" w14:textId="2FE27F1B" w:rsidR="00CD0159" w:rsidRPr="00C71DD0" w:rsidRDefault="008A472C" w:rsidP="00C71DD0">
      <w:pPr>
        <w:pStyle w:val="NormalWeb"/>
        <w:shd w:val="clear" w:color="auto" w:fill="FFFFFF"/>
        <w:spacing w:before="0"/>
        <w:jc w:val="both"/>
        <w:rPr>
          <w:ins w:id="2467" w:author="Author"/>
          <w:rFonts w:ascii="Segoe UI" w:hAnsi="Segoe UI" w:cs="Segoe UI"/>
          <w:color w:val="000000"/>
          <w:sz w:val="22"/>
          <w:szCs w:val="22"/>
        </w:rPr>
      </w:pPr>
      <w:ins w:id="2468" w:author="Author">
        <w:r w:rsidRPr="00C71DD0">
          <w:rPr>
            <w:rFonts w:ascii="Segoe UI" w:hAnsi="Segoe UI" w:cs="Segoe UI"/>
            <w:color w:val="000000"/>
            <w:sz w:val="22"/>
            <w:szCs w:val="22"/>
          </w:rPr>
          <w:t xml:space="preserve">This option makes the most sense when </w:t>
        </w:r>
        <w:del w:id="2469" w:author="Author">
          <w:r w:rsidR="00CD0159" w:rsidRPr="00C71DD0" w:rsidDel="00051DC7">
            <w:rPr>
              <w:rFonts w:ascii="Segoe UI" w:hAnsi="Segoe UI" w:cs="Segoe UI"/>
              <w:color w:val="000000"/>
              <w:sz w:val="22"/>
              <w:szCs w:val="22"/>
            </w:rPr>
            <w:delText xml:space="preserve">If </w:delText>
          </w:r>
        </w:del>
        <w:r w:rsidR="00CD0159" w:rsidRPr="00C71DD0">
          <w:rPr>
            <w:rFonts w:ascii="Segoe UI" w:hAnsi="Segoe UI" w:cs="Segoe UI"/>
            <w:color w:val="000000"/>
            <w:sz w:val="22"/>
            <w:szCs w:val="22"/>
          </w:rPr>
          <w:t>your on-premises applications</w:t>
        </w:r>
        <w:r w:rsidR="00051DC7" w:rsidRPr="00C71DD0">
          <w:rPr>
            <w:rFonts w:ascii="Segoe UI" w:hAnsi="Segoe UI" w:cs="Segoe UI"/>
            <w:color w:val="000000"/>
            <w:sz w:val="22"/>
            <w:szCs w:val="22"/>
          </w:rPr>
          <w:t xml:space="preserve"> are </w:t>
        </w:r>
        <w:r w:rsidR="002D2D85" w:rsidRPr="00C71DD0">
          <w:rPr>
            <w:rFonts w:ascii="Segoe UI" w:hAnsi="Segoe UI" w:cs="Segoe UI"/>
            <w:color w:val="000000"/>
            <w:sz w:val="22"/>
            <w:szCs w:val="22"/>
          </w:rPr>
          <w:t xml:space="preserve">already </w:t>
        </w:r>
        <w:r w:rsidR="00051DC7" w:rsidRPr="00C71DD0">
          <w:rPr>
            <w:rFonts w:ascii="Segoe UI" w:hAnsi="Segoe UI" w:cs="Segoe UI"/>
            <w:color w:val="000000"/>
            <w:sz w:val="22"/>
            <w:szCs w:val="22"/>
          </w:rPr>
          <w:t xml:space="preserve">configured for </w:t>
        </w:r>
        <w:del w:id="2470" w:author="Author">
          <w:r w:rsidR="00CD0159" w:rsidRPr="00C71DD0" w:rsidDel="00051DC7">
            <w:rPr>
              <w:rFonts w:ascii="Segoe UI" w:hAnsi="Segoe UI" w:cs="Segoe UI"/>
              <w:color w:val="000000"/>
              <w:sz w:val="22"/>
              <w:szCs w:val="22"/>
            </w:rPr>
            <w:delText xml:space="preserve"> use </w:delText>
          </w:r>
        </w:del>
        <w:r w:rsidR="00CD0159" w:rsidRPr="00C71DD0">
          <w:rPr>
            <w:rFonts w:ascii="Segoe UI" w:hAnsi="Segoe UI" w:cs="Segoe UI"/>
            <w:color w:val="000000"/>
            <w:sz w:val="22"/>
            <w:szCs w:val="22"/>
          </w:rPr>
          <w:t>Integrated Windows Authentication(IWA)</w:t>
        </w:r>
        <w:r w:rsidR="00051DC7" w:rsidRPr="00C71DD0">
          <w:rPr>
            <w:rFonts w:ascii="Segoe UI" w:hAnsi="Segoe UI" w:cs="Segoe UI"/>
            <w:color w:val="000000"/>
            <w:sz w:val="22"/>
            <w:szCs w:val="22"/>
          </w:rPr>
          <w:t>,</w:t>
        </w:r>
        <w:r w:rsidR="00CD0159" w:rsidRPr="00C71DD0">
          <w:rPr>
            <w:rFonts w:ascii="Segoe UI" w:hAnsi="Segoe UI" w:cs="Segoe UI"/>
            <w:color w:val="000000"/>
            <w:sz w:val="22"/>
            <w:szCs w:val="22"/>
          </w:rPr>
          <w:t xml:space="preserve"> </w:t>
        </w:r>
        <w:r w:rsidR="00712449" w:rsidRPr="00C71DD0">
          <w:rPr>
            <w:rFonts w:ascii="Segoe UI" w:hAnsi="Segoe UI" w:cs="Segoe UI"/>
            <w:color w:val="000000"/>
            <w:sz w:val="22"/>
            <w:szCs w:val="22"/>
          </w:rPr>
          <w:t xml:space="preserve">and capable of </w:t>
        </w:r>
        <w:r w:rsidR="00C62900" w:rsidRPr="00C71DD0">
          <w:rPr>
            <w:rFonts w:ascii="Segoe UI" w:hAnsi="Segoe UI" w:cs="Segoe UI"/>
            <w:color w:val="000000"/>
            <w:sz w:val="22"/>
            <w:szCs w:val="22"/>
          </w:rPr>
          <w:t xml:space="preserve">kerberos authentication. </w:t>
        </w:r>
        <w:del w:id="2471" w:author="Author">
          <w:r w:rsidR="002D2D85" w:rsidRPr="00C71DD0" w:rsidDel="00C62900">
            <w:rPr>
              <w:rFonts w:ascii="Segoe UI" w:hAnsi="Segoe UI" w:cs="Segoe UI"/>
              <w:color w:val="000000"/>
              <w:sz w:val="22"/>
              <w:szCs w:val="22"/>
            </w:rPr>
            <w:delText>as i</w:delText>
          </w:r>
          <w:r w:rsidR="00C62900" w:rsidRPr="00C71DD0" w:rsidDel="002C3D01">
            <w:rPr>
              <w:rFonts w:ascii="Segoe UI" w:hAnsi="Segoe UI" w:cs="Segoe UI"/>
              <w:color w:val="000000"/>
              <w:sz w:val="22"/>
              <w:szCs w:val="22"/>
            </w:rPr>
            <w:delText>I</w:delText>
          </w:r>
          <w:r w:rsidR="002D2D85" w:rsidRPr="00C71DD0" w:rsidDel="002C3D01">
            <w:rPr>
              <w:rFonts w:ascii="Segoe UI" w:hAnsi="Segoe UI" w:cs="Segoe UI"/>
              <w:color w:val="000000"/>
              <w:sz w:val="22"/>
              <w:szCs w:val="22"/>
            </w:rPr>
            <w:delText xml:space="preserve">n that scenario </w:delText>
          </w:r>
          <w:r w:rsidR="00CD0159" w:rsidRPr="00C71DD0" w:rsidDel="002C3D01">
            <w:rPr>
              <w:rFonts w:ascii="Segoe UI" w:hAnsi="Segoe UI" w:cs="Segoe UI"/>
              <w:color w:val="000000"/>
              <w:sz w:val="22"/>
              <w:szCs w:val="22"/>
            </w:rPr>
            <w:delText xml:space="preserve">or </w:delText>
          </w:r>
          <w:r w:rsidR="00051DC7" w:rsidRPr="00C71DD0" w:rsidDel="002C3D01">
            <w:rPr>
              <w:rFonts w:ascii="Segoe UI" w:hAnsi="Segoe UI" w:cs="Segoe UI"/>
              <w:color w:val="000000"/>
              <w:sz w:val="22"/>
              <w:szCs w:val="22"/>
            </w:rPr>
            <w:delText xml:space="preserve">as an alternative to </w:delText>
          </w:r>
          <w:r w:rsidR="00CD0159" w:rsidRPr="00C71DD0" w:rsidDel="002C3D01">
            <w:rPr>
              <w:rFonts w:ascii="Segoe UI" w:hAnsi="Segoe UI" w:cs="Segoe UI"/>
              <w:color w:val="000000"/>
              <w:sz w:val="22"/>
              <w:szCs w:val="22"/>
            </w:rPr>
            <w:delText>if you want to use Kerberos Constrained Delegation (KCD) for single sign-on, choose </w:delText>
          </w:r>
          <w:r w:rsidR="00CD0159" w:rsidRPr="00C71DD0" w:rsidDel="002C3D01">
            <w:rPr>
              <w:rStyle w:val="Strong"/>
              <w:rFonts w:ascii="Segoe UI" w:hAnsi="Segoe UI" w:cs="Segoe UI"/>
              <w:color w:val="000000"/>
              <w:sz w:val="22"/>
              <w:szCs w:val="22"/>
            </w:rPr>
            <w:delText>Integrated Windows Authentication</w:delText>
          </w:r>
          <w:r w:rsidR="00CD0159" w:rsidRPr="00C71DD0" w:rsidDel="002C3D01">
            <w:rPr>
              <w:rFonts w:ascii="Segoe UI" w:hAnsi="Segoe UI" w:cs="Segoe UI"/>
              <w:color w:val="000000"/>
              <w:sz w:val="22"/>
              <w:szCs w:val="22"/>
            </w:rPr>
            <w:delText xml:space="preserve">. </w:delText>
          </w:r>
        </w:del>
        <w:r w:rsidR="00CD0159" w:rsidRPr="00C71DD0">
          <w:rPr>
            <w:rFonts w:ascii="Segoe UI" w:hAnsi="Segoe UI" w:cs="Segoe UI"/>
            <w:color w:val="000000"/>
            <w:sz w:val="22"/>
            <w:szCs w:val="22"/>
          </w:rPr>
          <w:t xml:space="preserve">With this option, your users only need to authenticate to Azure Active Directory, and then </w:t>
        </w:r>
        <w:del w:id="2472" w:author="Author">
          <w:r w:rsidR="00CD0159" w:rsidRPr="00C71DD0" w:rsidDel="00F9079A">
            <w:rPr>
              <w:rFonts w:ascii="Segoe UI" w:hAnsi="Segoe UI" w:cs="Segoe UI"/>
              <w:color w:val="000000"/>
              <w:sz w:val="22"/>
              <w:szCs w:val="22"/>
            </w:rPr>
            <w:delText>the</w:delText>
          </w:r>
        </w:del>
        <w:r w:rsidR="00F9079A" w:rsidRPr="00C71DD0">
          <w:rPr>
            <w:rFonts w:ascii="Segoe UI" w:hAnsi="Segoe UI" w:cs="Segoe UI"/>
            <w:color w:val="000000"/>
            <w:sz w:val="22"/>
            <w:szCs w:val="22"/>
          </w:rPr>
          <w:t>our</w:t>
        </w:r>
        <w:r w:rsidR="00CD0159" w:rsidRPr="00C71DD0">
          <w:rPr>
            <w:rFonts w:ascii="Segoe UI" w:hAnsi="Segoe UI" w:cs="Segoe UI"/>
            <w:color w:val="000000"/>
            <w:sz w:val="22"/>
            <w:szCs w:val="22"/>
          </w:rPr>
          <w:t xml:space="preserve"> Application Proxy connector impersonates the user to get a Kerberos token</w:t>
        </w:r>
        <w:r w:rsidR="00F9079A" w:rsidRPr="00C71DD0">
          <w:rPr>
            <w:rFonts w:ascii="Segoe UI" w:hAnsi="Segoe UI" w:cs="Segoe UI"/>
            <w:color w:val="000000"/>
            <w:sz w:val="22"/>
            <w:szCs w:val="22"/>
          </w:rPr>
          <w:t xml:space="preserve"> for the application, </w:t>
        </w:r>
        <w:r w:rsidR="00836E04" w:rsidRPr="00C71DD0">
          <w:rPr>
            <w:rFonts w:ascii="Segoe UI" w:hAnsi="Segoe UI" w:cs="Segoe UI"/>
            <w:color w:val="000000"/>
            <w:sz w:val="22"/>
            <w:szCs w:val="22"/>
          </w:rPr>
          <w:t xml:space="preserve">using </w:t>
        </w:r>
        <w:r w:rsidR="00F9079A" w:rsidRPr="00C71DD0">
          <w:rPr>
            <w:rFonts w:ascii="Segoe UI" w:hAnsi="Segoe UI" w:cs="Segoe UI"/>
            <w:color w:val="000000"/>
            <w:sz w:val="22"/>
            <w:szCs w:val="22"/>
          </w:rPr>
          <w:t>Kerberos Constrained Delegation(KCD).</w:t>
        </w:r>
        <w:del w:id="2473" w:author="Author">
          <w:r w:rsidR="00CD0159" w:rsidRPr="00C71DD0" w:rsidDel="00836E04">
            <w:rPr>
              <w:rFonts w:ascii="Segoe UI" w:hAnsi="Segoe UI" w:cs="Segoe UI"/>
              <w:color w:val="000000"/>
              <w:sz w:val="22"/>
              <w:szCs w:val="22"/>
            </w:rPr>
            <w:delText xml:space="preserve"> and sign in to the application.</w:delText>
          </w:r>
        </w:del>
      </w:ins>
    </w:p>
    <w:p w14:paraId="69D57557" w14:textId="6FC2BF06" w:rsidR="00CD0159" w:rsidDel="00B418F2" w:rsidRDefault="00CD0159" w:rsidP="00C71DD0">
      <w:pPr>
        <w:pStyle w:val="Heading2"/>
        <w:shd w:val="clear" w:color="auto" w:fill="FFFFFF"/>
        <w:spacing w:before="0" w:after="0"/>
        <w:jc w:val="both"/>
        <w:rPr>
          <w:del w:id="2474" w:author="Author"/>
          <w:color w:val="000000"/>
          <w:sz w:val="22"/>
          <w:szCs w:val="22"/>
        </w:rPr>
      </w:pPr>
      <w:ins w:id="2475" w:author="Author">
        <w:del w:id="2476" w:author="Author">
          <w:r w:rsidRPr="00C71DD0" w:rsidDel="00216146">
            <w:rPr>
              <w:color w:val="000000"/>
              <w:sz w:val="22"/>
              <w:szCs w:val="22"/>
            </w:rPr>
            <w:lastRenderedPageBreak/>
            <w:delText>For information about setting up Integrated Windows Authentication, see </w:delText>
          </w:r>
          <w:r w:rsidRPr="00C71DD0" w:rsidDel="00216146">
            <w:rPr>
              <w:rFonts w:eastAsiaTheme="minorHAnsi"/>
              <w:color w:val="000000"/>
            </w:rPr>
            <w:fldChar w:fldCharType="begin"/>
          </w:r>
          <w:r w:rsidRPr="00C71DD0" w:rsidDel="00216146">
            <w:rPr>
              <w:color w:val="000000"/>
              <w:sz w:val="22"/>
              <w:szCs w:val="22"/>
            </w:rPr>
            <w:delInstrText xml:space="preserve"> HYPERLINK "https://docs.microsoft.com/en-us/azure/active-directory/active-directory-application-proxy-sso-using-kcd" </w:delInstrText>
          </w:r>
          <w:r w:rsidRPr="00C71DD0" w:rsidDel="00216146">
            <w:rPr>
              <w:rFonts w:eastAsiaTheme="minorHAnsi"/>
              <w:color w:val="000000"/>
            </w:rPr>
            <w:fldChar w:fldCharType="separate"/>
          </w:r>
          <w:r w:rsidRPr="00C71DD0" w:rsidDel="00216146">
            <w:rPr>
              <w:rStyle w:val="Hyperlink"/>
              <w:color w:val="0078D7"/>
              <w:szCs w:val="22"/>
            </w:rPr>
            <w:delText>Kerberos Constrained Delegation for single sign-on with Application Proxy</w:delText>
          </w:r>
          <w:r w:rsidRPr="00C71DD0" w:rsidDel="00216146">
            <w:rPr>
              <w:rFonts w:eastAsiaTheme="minorHAnsi"/>
              <w:color w:val="000000"/>
            </w:rPr>
            <w:fldChar w:fldCharType="end"/>
          </w:r>
          <w:r w:rsidRPr="00C71DD0" w:rsidDel="00216146">
            <w:rPr>
              <w:color w:val="000000"/>
              <w:sz w:val="22"/>
              <w:szCs w:val="22"/>
            </w:rPr>
            <w:delText>.</w:delText>
          </w:r>
        </w:del>
      </w:ins>
    </w:p>
    <w:p w14:paraId="77813A75" w14:textId="5B20093B" w:rsidR="00B418F2" w:rsidRPr="00B418F2" w:rsidRDefault="00B418F2" w:rsidP="00B418F2">
      <w:pPr>
        <w:rPr>
          <w:ins w:id="2477" w:author="Author"/>
        </w:rPr>
      </w:pPr>
      <w:ins w:id="2478" w:author="Author">
        <w:r>
          <w:rPr>
            <w:noProof/>
          </w:rPr>
          <w:drawing>
            <wp:inline distT="0" distB="0" distL="0" distR="0" wp14:anchorId="4185671D" wp14:editId="005CA822">
              <wp:extent cx="5943600" cy="1982656"/>
              <wp:effectExtent l="0" t="0" r="0" b="0"/>
              <wp:docPr id="21" name="Picture 21" descr="Microsoft AAD authentication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AD authentication flow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82656"/>
                      </a:xfrm>
                      <a:prstGeom prst="rect">
                        <a:avLst/>
                      </a:prstGeom>
                      <a:noFill/>
                      <a:ln>
                        <a:noFill/>
                      </a:ln>
                    </pic:spPr>
                  </pic:pic>
                </a:graphicData>
              </a:graphic>
            </wp:inline>
          </w:drawing>
        </w:r>
      </w:ins>
    </w:p>
    <w:p w14:paraId="2025E18D" w14:textId="77777777" w:rsidR="00AC7902" w:rsidRPr="00C71DD0" w:rsidRDefault="00AC7902" w:rsidP="00C71DD0">
      <w:pPr>
        <w:pStyle w:val="Heading2"/>
        <w:shd w:val="clear" w:color="auto" w:fill="FFFFFF"/>
        <w:spacing w:before="0" w:after="0"/>
        <w:jc w:val="both"/>
        <w:rPr>
          <w:ins w:id="2479" w:author="Author"/>
          <w:b/>
          <w:bCs/>
          <w:color w:val="000000"/>
          <w:sz w:val="22"/>
          <w:szCs w:val="22"/>
        </w:rPr>
      </w:pPr>
    </w:p>
    <w:p w14:paraId="3D0375E7" w14:textId="4480234D" w:rsidR="00CD0159" w:rsidRPr="003D08BC" w:rsidRDefault="00BB2689" w:rsidP="00C71DD0">
      <w:pPr>
        <w:pStyle w:val="Heading2"/>
        <w:shd w:val="clear" w:color="auto" w:fill="FFFFFF" w:themeFill="background1"/>
        <w:spacing w:before="0" w:after="0"/>
        <w:jc w:val="both"/>
        <w:rPr>
          <w:ins w:id="2480" w:author="Author"/>
          <w:color w:val="548DD4" w:themeColor="text2" w:themeTint="99"/>
          <w:sz w:val="22"/>
          <w:szCs w:val="22"/>
        </w:rPr>
      </w:pPr>
      <w:ins w:id="2481"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"https://docs.microsoft.com/en-us/azure/active-directory/application-proxy-ping-access"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Header-based sign-on</w:t>
        </w:r>
        <w:r w:rsidRPr="003D08BC">
          <w:rPr>
            <w:color w:val="548DD4" w:themeColor="text2" w:themeTint="99"/>
            <w:sz w:val="22"/>
            <w:szCs w:val="22"/>
          </w:rPr>
          <w:fldChar w:fldCharType="end"/>
        </w:r>
      </w:ins>
    </w:p>
    <w:p w14:paraId="48CEFCF4" w14:textId="136CED4E" w:rsidR="00CD0159" w:rsidRPr="00682FC1" w:rsidRDefault="00836E04" w:rsidP="00B418F2">
      <w:pPr>
        <w:spacing w:before="0" w:line="240" w:lineRule="auto"/>
        <w:rPr>
          <w:ins w:id="2482" w:author="Author"/>
        </w:rPr>
      </w:pPr>
      <w:ins w:id="2483" w:author="Author">
        <w:r w:rsidRPr="00682FC1">
          <w:t xml:space="preserve">This is the least common approach at doing SSO, in scenarios where </w:t>
        </w:r>
        <w:del w:id="2484" w:author="Author">
          <w:r w:rsidR="00CD0159" w:rsidRPr="00682FC1" w:rsidDel="00836E04">
            <w:delText xml:space="preserve">If </w:delText>
          </w:r>
        </w:del>
        <w:r w:rsidR="00CD0159" w:rsidRPr="00682FC1">
          <w:t>your application</w:t>
        </w:r>
        <w:del w:id="2485" w:author="Author">
          <w:r w:rsidR="00CD0159" w:rsidRPr="00682FC1" w:rsidDel="00836E04">
            <w:delText>s</w:delText>
          </w:r>
        </w:del>
        <w:r w:rsidR="00CD0159" w:rsidRPr="00682FC1">
          <w:t xml:space="preserve"> </w:t>
        </w:r>
        <w:r w:rsidR="00601392" w:rsidRPr="00682FC1">
          <w:t xml:space="preserve">performs authentication/authorization, through the </w:t>
        </w:r>
        <w:r w:rsidR="00CD0159" w:rsidRPr="00682FC1">
          <w:t xml:space="preserve">use </w:t>
        </w:r>
        <w:r w:rsidR="00601392" w:rsidRPr="00682FC1">
          <w:t xml:space="preserve">of </w:t>
        </w:r>
        <w:r w:rsidR="00CD0159" w:rsidRPr="00682FC1">
          <w:t>headers</w:t>
        </w:r>
        <w:del w:id="2486" w:author="Author">
          <w:r w:rsidR="00CD0159" w:rsidRPr="00682FC1" w:rsidDel="00601392">
            <w:delText xml:space="preserve"> for authentication, choose Header-based sign-on. With </w:delText>
          </w:r>
        </w:del>
        <w:r w:rsidR="00601392" w:rsidRPr="00682FC1">
          <w:t xml:space="preserve">. In this scenario </w:t>
        </w:r>
        <w:del w:id="2487" w:author="Author">
          <w:r w:rsidR="00CD0159" w:rsidRPr="00682FC1" w:rsidDel="00601392">
            <w:delText xml:space="preserve">this option, </w:delText>
          </w:r>
        </w:del>
        <w:r w:rsidR="00CD0159" w:rsidRPr="00682FC1">
          <w:t xml:space="preserve">your users only need to </w:t>
        </w:r>
        <w:r w:rsidR="00601392" w:rsidRPr="00682FC1">
          <w:t xml:space="preserve">pre-authenticate </w:t>
        </w:r>
        <w:del w:id="2488" w:author="Author">
          <w:r w:rsidR="00CD0159" w:rsidRPr="00682FC1" w:rsidDel="00601392">
            <w:delText>authentication the</w:delText>
          </w:r>
        </w:del>
        <w:r w:rsidR="00601392" w:rsidRPr="00682FC1">
          <w:t>to</w:t>
        </w:r>
        <w:r w:rsidR="00CD0159" w:rsidRPr="00682FC1">
          <w:t xml:space="preserve"> Azure Active Directory</w:t>
        </w:r>
        <w:r w:rsidR="00BB33D5" w:rsidRPr="00682FC1">
          <w:t xml:space="preserve">, and a middle ware component provided by </w:t>
        </w:r>
        <w:r w:rsidR="00483C8D" w:rsidRPr="00682FC1">
          <w:t xml:space="preserve">a 3rd party partner, </w:t>
        </w:r>
        <w:del w:id="2489" w:author="Author">
          <w:r w:rsidR="00CD0159" w:rsidRPr="00682FC1" w:rsidDel="00BB33D5">
            <w:delText>. Microsoft partners with a third-party authentication service called</w:delText>
          </w:r>
          <w:r w:rsidR="00CD0159" w:rsidRPr="00682FC1" w:rsidDel="00483C8D">
            <w:delText xml:space="preserve"> </w:delText>
          </w:r>
        </w:del>
        <w:r w:rsidR="00CD0159" w:rsidRPr="00682FC1">
          <w:t>Ping</w:t>
        </w:r>
        <w:r w:rsidR="00483C8D" w:rsidRPr="00682FC1">
          <w:t xml:space="preserve">, </w:t>
        </w:r>
        <w:del w:id="2490" w:author="Author">
          <w:r w:rsidR="00CD0159" w:rsidRPr="00682FC1" w:rsidDel="00483C8D">
            <w:delText xml:space="preserve">Access, which </w:delText>
          </w:r>
        </w:del>
        <w:r w:rsidR="00483C8D" w:rsidRPr="00682FC1">
          <w:t xml:space="preserve">then handles injection of </w:t>
        </w:r>
        <w:del w:id="2491" w:author="Author">
          <w:r w:rsidR="00CD0159" w:rsidRPr="00682FC1" w:rsidDel="00483C8D">
            <w:delText>translated the Azure Active Directory a</w:delText>
          </w:r>
        </w:del>
        <w:r w:rsidR="00483C8D" w:rsidRPr="00682FC1">
          <w:t>a</w:t>
        </w:r>
        <w:r w:rsidR="00CD0159" w:rsidRPr="00682FC1">
          <w:t>ccess token</w:t>
        </w:r>
        <w:r w:rsidR="00483C8D" w:rsidRPr="00682FC1">
          <w:t>s</w:t>
        </w:r>
        <w:r w:rsidR="00CD0159" w:rsidRPr="00682FC1">
          <w:t xml:space="preserve"> into a header format for the application</w:t>
        </w:r>
        <w:r w:rsidR="00842B02" w:rsidRPr="00682FC1">
          <w:t xml:space="preserve"> to consume.</w:t>
        </w:r>
        <w:del w:id="2492" w:author="Author">
          <w:r w:rsidR="00CD0159" w:rsidRPr="00682FC1" w:rsidDel="00842B02">
            <w:delText>.</w:delText>
          </w:r>
        </w:del>
      </w:ins>
    </w:p>
    <w:p w14:paraId="47CAF4E8" w14:textId="2D019DF2" w:rsidR="00CD0159" w:rsidRPr="00682FC1" w:rsidDel="008C7267" w:rsidRDefault="00CD0159" w:rsidP="000F1788">
      <w:pPr>
        <w:spacing w:line="240" w:lineRule="auto"/>
        <w:rPr>
          <w:del w:id="2493" w:author="Author"/>
        </w:rPr>
      </w:pPr>
      <w:ins w:id="2494" w:author="Author">
        <w:del w:id="2495" w:author="Author">
          <w:r w:rsidRPr="00682FC1" w:rsidDel="00BB2689">
            <w:delText>For information about setting up header-based authentication, see </w:delText>
          </w:r>
          <w:r w:rsidRPr="00682FC1" w:rsidDel="00BB2689">
            <w:fldChar w:fldCharType="begin"/>
          </w:r>
          <w:r w:rsidRPr="00682FC1" w:rsidDel="00BB2689">
            <w:delInstrText xml:space="preserve"> HYPERLINK "https://docs.microsoft.com/en-us/azure/active-directory/application-proxy-ping-access" </w:delInstrText>
          </w:r>
          <w:r w:rsidRPr="00682FC1" w:rsidDel="00BB2689">
            <w:fldChar w:fldCharType="separate"/>
          </w:r>
          <w:r w:rsidRPr="00682FC1" w:rsidDel="00BB2689">
            <w:rPr>
              <w:rStyle w:val="Hyperlink"/>
            </w:rPr>
            <w:delText>Header-based authentication for single sign-on with Application Proxy</w:delText>
          </w:r>
          <w:r w:rsidRPr="00682FC1" w:rsidDel="00BB2689">
            <w:fldChar w:fldCharType="end"/>
          </w:r>
          <w:r w:rsidRPr="00682FC1" w:rsidDel="00BB2689">
            <w:delText>.</w:delText>
          </w:r>
        </w:del>
      </w:ins>
    </w:p>
    <w:p w14:paraId="35927077" w14:textId="67159020" w:rsidR="008C7267" w:rsidRPr="00682FC1" w:rsidDel="00B1725D" w:rsidRDefault="008C7267" w:rsidP="000F1788">
      <w:pPr>
        <w:spacing w:line="240" w:lineRule="auto"/>
        <w:rPr>
          <w:ins w:id="2496" w:author="Author"/>
          <w:del w:id="2497" w:author="Author"/>
        </w:rPr>
      </w:pPr>
    </w:p>
    <w:p w14:paraId="5E70F7CB" w14:textId="1539506A" w:rsidR="00B1725D" w:rsidRPr="00682FC1" w:rsidDel="00C71DD0" w:rsidRDefault="00B1725D" w:rsidP="000F1788">
      <w:pPr>
        <w:spacing w:line="240" w:lineRule="auto"/>
        <w:rPr>
          <w:ins w:id="2498" w:author="Author"/>
          <w:del w:id="2499" w:author="Author"/>
        </w:rPr>
      </w:pPr>
    </w:p>
    <w:p w14:paraId="5C7AA973" w14:textId="66F04598" w:rsidR="00C71DD0" w:rsidRPr="00682FC1" w:rsidDel="00682FC1" w:rsidRDefault="00C71DD0" w:rsidP="000F1788">
      <w:pPr>
        <w:spacing w:line="240" w:lineRule="auto"/>
        <w:rPr>
          <w:ins w:id="2500" w:author="Author"/>
          <w:del w:id="2501" w:author="Author"/>
        </w:rPr>
      </w:pPr>
    </w:p>
    <w:p w14:paraId="592CDA73" w14:textId="52CEA41C" w:rsidR="008C7267" w:rsidDel="00473C52" w:rsidRDefault="008C7267" w:rsidP="000F1788">
      <w:pPr>
        <w:spacing w:line="240" w:lineRule="auto"/>
        <w:rPr>
          <w:del w:id="2502" w:author="Author"/>
        </w:rPr>
      </w:pPr>
      <w:ins w:id="2503" w:author="Author">
        <w:r w:rsidRPr="00682FC1">
          <w:t xml:space="preserve">The option most appropriate </w:t>
        </w:r>
        <w:r w:rsidR="009452C5" w:rsidRPr="00682FC1">
          <w:t xml:space="preserve">for you applications will ultimately depend on what the application offers, so </w:t>
        </w:r>
      </w:ins>
      <w:moveToRangeStart w:id="2504" w:author="Author" w:name="move508988734"/>
      <w:moveTo w:id="2505" w:author="Author">
        <w:del w:id="2506" w:author="Author">
          <w:r w:rsidRPr="00682FC1" w:rsidDel="009452C5">
            <w:delText>P</w:delText>
          </w:r>
        </w:del>
      </w:moveTo>
      <w:ins w:id="2507" w:author="Author">
        <w:r w:rsidR="009452C5" w:rsidRPr="00682FC1">
          <w:t>p</w:t>
        </w:r>
      </w:ins>
      <w:moveTo w:id="2508" w:author="Author">
        <w:r w:rsidRPr="00682FC1">
          <w:t xml:space="preserve">lease refer to the application details section for full information on what your applications support, as this will ultimately dictate how we </w:t>
        </w:r>
      </w:moveTo>
      <w:ins w:id="2509" w:author="Author">
        <w:r w:rsidR="00B1725D" w:rsidRPr="00682FC1">
          <w:t>do SSO</w:t>
        </w:r>
      </w:ins>
      <w:moveTo w:id="2510" w:author="Author">
        <w:del w:id="2511" w:author="Author">
          <w:r w:rsidRPr="00682FC1" w:rsidDel="00B1725D">
            <w:delText>then set things up, with the following steps.</w:delText>
          </w:r>
        </w:del>
      </w:moveTo>
      <w:ins w:id="2512" w:author="Author">
        <w:r w:rsidR="00B1725D" w:rsidRPr="00682FC1">
          <w:t>.</w:t>
        </w:r>
      </w:ins>
    </w:p>
    <w:p w14:paraId="3E1487EE" w14:textId="77777777" w:rsidR="00473C52" w:rsidRDefault="00473C52" w:rsidP="000F1788">
      <w:pPr>
        <w:spacing w:line="240" w:lineRule="auto"/>
        <w:rPr>
          <w:ins w:id="2513" w:author="Author"/>
        </w:rPr>
      </w:pPr>
    </w:p>
    <w:p w14:paraId="28E35CE0" w14:textId="77777777" w:rsidR="00473C52" w:rsidRDefault="00473C52" w:rsidP="000F1788">
      <w:pPr>
        <w:spacing w:line="240" w:lineRule="auto"/>
        <w:rPr>
          <w:ins w:id="2514" w:author="Author"/>
        </w:rPr>
      </w:pPr>
    </w:p>
    <w:p w14:paraId="0EE9E222" w14:textId="5A90C4F7" w:rsidR="00473C52" w:rsidDel="00D60527" w:rsidRDefault="00473C52" w:rsidP="000F1788">
      <w:pPr>
        <w:spacing w:line="240" w:lineRule="auto"/>
        <w:rPr>
          <w:ins w:id="2515" w:author="Author"/>
          <w:del w:id="2516" w:author="Author"/>
        </w:rPr>
      </w:pPr>
    </w:p>
    <w:p w14:paraId="176559D3" w14:textId="7EE1177C" w:rsidR="000F1788" w:rsidRPr="00682FC1" w:rsidDel="00D60527" w:rsidRDefault="000F1788" w:rsidP="000F1788">
      <w:pPr>
        <w:spacing w:line="240" w:lineRule="auto"/>
        <w:rPr>
          <w:ins w:id="2517" w:author="Author"/>
          <w:del w:id="2518" w:author="Author"/>
          <w:moveTo w:id="2519" w:author="Author"/>
        </w:rPr>
      </w:pPr>
    </w:p>
    <w:moveToRangeEnd w:id="2504"/>
    <w:p w14:paraId="5D8F2FE2" w14:textId="4C96F709" w:rsidR="008C7267" w:rsidDel="000F1788" w:rsidRDefault="008C7267" w:rsidP="000F1788">
      <w:pPr>
        <w:spacing w:line="240" w:lineRule="auto"/>
        <w:rPr>
          <w:del w:id="2520" w:author="Author"/>
        </w:rPr>
      </w:pPr>
    </w:p>
    <w:p w14:paraId="5AA7EAC8" w14:textId="1C4EF57F" w:rsidR="000F1788" w:rsidRPr="00682FC1" w:rsidDel="00D60527" w:rsidRDefault="000F1788" w:rsidP="000F1788">
      <w:pPr>
        <w:spacing w:line="240" w:lineRule="auto"/>
        <w:rPr>
          <w:ins w:id="2521" w:author="Author"/>
          <w:del w:id="2522" w:author="Author"/>
        </w:rPr>
      </w:pPr>
    </w:p>
    <w:p w14:paraId="76564803" w14:textId="568FFD65" w:rsidR="00B1725D" w:rsidRPr="00682FC1" w:rsidDel="00682FC1" w:rsidRDefault="00B1725D" w:rsidP="000F1788">
      <w:pPr>
        <w:spacing w:line="240" w:lineRule="auto"/>
        <w:rPr>
          <w:ins w:id="2523" w:author="Author"/>
          <w:del w:id="2524" w:author="Author"/>
        </w:rPr>
      </w:pPr>
    </w:p>
    <w:p w14:paraId="2F9CBF7C" w14:textId="6CF8EAEC" w:rsidR="008C7267" w:rsidRPr="00682FC1" w:rsidDel="00682FC1" w:rsidRDefault="008C7267" w:rsidP="000F1788">
      <w:pPr>
        <w:spacing w:line="240" w:lineRule="auto"/>
        <w:rPr>
          <w:ins w:id="2525" w:author="Author"/>
          <w:del w:id="2526" w:author="Author"/>
        </w:rPr>
      </w:pPr>
    </w:p>
    <w:p w14:paraId="38680CA7" w14:textId="24595AC5" w:rsidR="008C7267" w:rsidRPr="00682FC1" w:rsidDel="00682FC1" w:rsidRDefault="008C7267" w:rsidP="000F1788">
      <w:pPr>
        <w:spacing w:line="240" w:lineRule="auto"/>
        <w:rPr>
          <w:ins w:id="2527" w:author="Author"/>
          <w:del w:id="2528" w:author="Author"/>
        </w:rPr>
      </w:pPr>
    </w:p>
    <w:p w14:paraId="08BA8BFC" w14:textId="57139D46" w:rsidR="003827D5" w:rsidRPr="00682FC1" w:rsidDel="00CD0159" w:rsidRDefault="003827D5" w:rsidP="000F1788">
      <w:pPr>
        <w:spacing w:line="240" w:lineRule="auto"/>
        <w:rPr>
          <w:ins w:id="2529" w:author="Author"/>
          <w:del w:id="2530" w:author="Author"/>
        </w:rPr>
      </w:pPr>
      <w:ins w:id="2531" w:author="Author">
        <w:del w:id="2532" w:author="Author">
          <w:r w:rsidRPr="00682FC1" w:rsidDel="00CD0159">
            <w:delText>Azure AD single sign-on disabled</w:delText>
          </w:r>
        </w:del>
      </w:ins>
    </w:p>
    <w:p w14:paraId="7798EA8E" w14:textId="67ADF302" w:rsidR="003827D5" w:rsidRPr="00682FC1" w:rsidDel="00CD0159" w:rsidRDefault="003827D5" w:rsidP="000F1788">
      <w:pPr>
        <w:spacing w:line="240" w:lineRule="auto"/>
        <w:rPr>
          <w:ins w:id="2533" w:author="Author"/>
          <w:del w:id="2534" w:author="Author"/>
        </w:rPr>
      </w:pPr>
      <w:ins w:id="2535" w:author="Author">
        <w:del w:id="2536" w:author="Author">
          <w:r w:rsidRPr="00682FC1" w:rsidDel="00CD0159">
            <w:delText>Password-based sign-on</w:delText>
          </w:r>
        </w:del>
      </w:ins>
    </w:p>
    <w:p w14:paraId="406B49A4" w14:textId="08F1A704" w:rsidR="003827D5" w:rsidRPr="00682FC1" w:rsidDel="00CD0159" w:rsidRDefault="003827D5" w:rsidP="000F1788">
      <w:pPr>
        <w:spacing w:line="240" w:lineRule="auto"/>
        <w:rPr>
          <w:ins w:id="2537" w:author="Author"/>
          <w:del w:id="2538" w:author="Author"/>
        </w:rPr>
      </w:pPr>
      <w:ins w:id="2539" w:author="Author">
        <w:del w:id="2540" w:author="Author">
          <w:r w:rsidRPr="00682FC1" w:rsidDel="00CD0159">
            <w:delText>Linked sign-on</w:delText>
          </w:r>
        </w:del>
      </w:ins>
    </w:p>
    <w:p w14:paraId="6EF4DC63" w14:textId="708AA92A" w:rsidR="003827D5" w:rsidRPr="00682FC1" w:rsidDel="00CD0159" w:rsidRDefault="003827D5" w:rsidP="000F1788">
      <w:pPr>
        <w:spacing w:line="240" w:lineRule="auto"/>
        <w:rPr>
          <w:ins w:id="2541" w:author="Author"/>
          <w:del w:id="2542" w:author="Author"/>
        </w:rPr>
      </w:pPr>
      <w:ins w:id="2543" w:author="Author">
        <w:del w:id="2544" w:author="Author">
          <w:r w:rsidRPr="00682FC1" w:rsidDel="00CD0159">
            <w:delText>Integrated Windows Authentication</w:delText>
          </w:r>
        </w:del>
      </w:ins>
    </w:p>
    <w:p w14:paraId="42B7AA91" w14:textId="1D5FD93A" w:rsidR="003827D5" w:rsidRPr="00682FC1" w:rsidDel="00CD0159" w:rsidRDefault="003827D5" w:rsidP="000F1788">
      <w:pPr>
        <w:spacing w:line="240" w:lineRule="auto"/>
        <w:rPr>
          <w:ins w:id="2545" w:author="Author"/>
          <w:del w:id="2546" w:author="Author"/>
        </w:rPr>
      </w:pPr>
      <w:ins w:id="2547" w:author="Author">
        <w:del w:id="2548" w:author="Author">
          <w:r w:rsidRPr="00682FC1" w:rsidDel="00CD0159">
            <w:delText>Header-based sign-on</w:delText>
          </w:r>
        </w:del>
      </w:ins>
    </w:p>
    <w:p w14:paraId="3C3D5A67" w14:textId="12FBF4F0" w:rsidR="00AF73D1" w:rsidRPr="00682FC1" w:rsidDel="00682FC1" w:rsidRDefault="00AF73D1" w:rsidP="000F1788">
      <w:pPr>
        <w:spacing w:line="240" w:lineRule="auto"/>
        <w:rPr>
          <w:ins w:id="2549" w:author="Author"/>
          <w:del w:id="2550" w:author="Author"/>
        </w:rPr>
      </w:pPr>
    </w:p>
    <w:p w14:paraId="150121BA" w14:textId="04297CF5" w:rsidR="00F0640C" w:rsidRPr="00682FC1" w:rsidRDefault="004E4AA0" w:rsidP="000F1788">
      <w:pPr>
        <w:spacing w:line="240" w:lineRule="auto"/>
        <w:rPr>
          <w:ins w:id="2551" w:author="Author"/>
        </w:rPr>
      </w:pPr>
      <w:ins w:id="2552" w:author="Author">
        <w:r w:rsidRPr="00682FC1">
          <w:t xml:space="preserve">Et viola! You can now take start layering up with any other controls and capabilities that may be required to </w:t>
        </w:r>
        <w:r w:rsidR="000A269B" w:rsidRPr="00682FC1">
          <w:t xml:space="preserve">further </w:t>
        </w:r>
        <w:r w:rsidRPr="00682FC1">
          <w:t>secure access to your application.</w:t>
        </w:r>
      </w:ins>
    </w:p>
    <w:p w14:paraId="40711C7F" w14:textId="046C84F1" w:rsidR="002E316C" w:rsidRDefault="00DA1254" w:rsidP="002E316C">
      <w:pPr>
        <w:pStyle w:val="Heading2Numbered"/>
        <w:rPr>
          <w:ins w:id="2553" w:author="Author"/>
        </w:rPr>
      </w:pPr>
      <w:bookmarkStart w:id="2554" w:name="_Toc508930379"/>
      <w:ins w:id="2555" w:author="Author">
        <w:r>
          <w:t xml:space="preserve">Working with </w:t>
        </w:r>
        <w:r w:rsidR="002E1F31">
          <w:t>“</w:t>
        </w:r>
        <w:r w:rsidR="005216A3">
          <w:t>Other</w:t>
        </w:r>
        <w:r w:rsidR="002E1F31">
          <w:t>”</w:t>
        </w:r>
        <w:r w:rsidR="005216A3">
          <w:t xml:space="preserve"> </w:t>
        </w:r>
        <w:del w:id="2556" w:author="Author">
          <w:r w:rsidDel="005216A3">
            <w:delText xml:space="preserve">Claims Aware </w:delText>
          </w:r>
        </w:del>
        <w:r>
          <w:t>Applications</w:t>
        </w:r>
        <w:bookmarkEnd w:id="2554"/>
        <w:del w:id="2557" w:author="Author">
          <w:r w:rsidR="002E316C" w:rsidDel="00DA1254">
            <w:delText>Publish Applications using connector groups</w:delText>
          </w:r>
        </w:del>
      </w:ins>
    </w:p>
    <w:p w14:paraId="6A40CBC0" w14:textId="0FD80681" w:rsidR="007D00CC" w:rsidRDefault="00883FAF" w:rsidP="007D00CC">
      <w:pPr>
        <w:shd w:val="clear" w:color="auto" w:fill="FFFFFF"/>
        <w:spacing w:before="100" w:beforeAutospacing="1" w:after="0" w:line="240" w:lineRule="auto"/>
        <w:jc w:val="both"/>
        <w:rPr>
          <w:ins w:id="2558" w:author="Author"/>
          <w:rFonts w:eastAsia="Times New Roman" w:cs="Segoe UI"/>
          <w:color w:val="000000"/>
          <w:lang w:val="en-GB" w:eastAsia="en-GB"/>
        </w:rPr>
      </w:pPr>
      <w:ins w:id="2559" w:author="Author">
        <w:r w:rsidRPr="00883FAF">
          <w:rPr>
            <w:rFonts w:eastAsia="Times New Roman" w:cs="Segoe UI"/>
            <w:color w:val="000000"/>
            <w:lang w:val="en-GB" w:eastAsia="en-GB"/>
          </w:rPr>
          <w:t xml:space="preserve">In addition to </w:t>
        </w:r>
        <w:del w:id="2560" w:author="Author">
          <w:r w:rsidRPr="00883FAF" w:rsidDel="00BB1E98">
            <w:rPr>
              <w:rFonts w:eastAsia="Times New Roman" w:cs="Segoe UI"/>
              <w:color w:val="000000"/>
              <w:lang w:val="en-GB" w:eastAsia="en-GB"/>
            </w:rPr>
            <w:delText>web</w:delText>
          </w:r>
        </w:del>
        <w:r w:rsidR="00BB1E98">
          <w:rPr>
            <w:rFonts w:eastAsia="Times New Roman" w:cs="Segoe UI"/>
            <w:color w:val="000000"/>
            <w:lang w:val="en-GB" w:eastAsia="en-GB"/>
          </w:rPr>
          <w:t>web browser based</w:t>
        </w:r>
        <w:r w:rsidRPr="00883FAF">
          <w:rPr>
            <w:rFonts w:eastAsia="Times New Roman" w:cs="Segoe UI"/>
            <w:color w:val="000000"/>
            <w:lang w:val="en-GB" w:eastAsia="en-GB"/>
          </w:rPr>
          <w:t xml:space="preserve"> applications, Azure Active Directory Application Proxy can also be used to publish </w:t>
        </w:r>
        <w:del w:id="2561" w:author="Author">
          <w:r w:rsidRPr="00883FAF" w:rsidDel="007D00CC">
            <w:rPr>
              <w:rFonts w:eastAsia="Times New Roman" w:cs="Segoe UI"/>
              <w:color w:val="000000"/>
              <w:lang w:val="en-GB" w:eastAsia="en-GB"/>
            </w:rPr>
            <w:delText>native</w:delText>
          </w:r>
        </w:del>
        <w:r w:rsidR="007D00CC">
          <w:rPr>
            <w:rFonts w:eastAsia="Times New Roman" w:cs="Segoe UI"/>
            <w:color w:val="000000"/>
            <w:lang w:val="en-GB" w:eastAsia="en-GB"/>
          </w:rPr>
          <w:t>other types of</w:t>
        </w:r>
        <w:r w:rsidRPr="00883FAF">
          <w:rPr>
            <w:rFonts w:eastAsia="Times New Roman" w:cs="Segoe UI"/>
            <w:color w:val="000000"/>
            <w:lang w:val="en-GB" w:eastAsia="en-GB"/>
          </w:rPr>
          <w:t xml:space="preserve"> client app</w:t>
        </w:r>
        <w:r w:rsidR="007D00CC">
          <w:rPr>
            <w:rFonts w:eastAsia="Times New Roman" w:cs="Segoe UI"/>
            <w:color w:val="000000"/>
            <w:lang w:val="en-GB" w:eastAsia="en-GB"/>
          </w:rPr>
          <w:t>lications</w:t>
        </w:r>
        <w:del w:id="2562" w:author="Author">
          <w:r w:rsidRPr="00883FAF" w:rsidDel="007D00CC">
            <w:rPr>
              <w:rFonts w:eastAsia="Times New Roman" w:cs="Segoe UI"/>
              <w:color w:val="000000"/>
              <w:lang w:val="en-GB" w:eastAsia="en-GB"/>
            </w:rPr>
            <w:delText>s</w:delText>
          </w:r>
        </w:del>
        <w:r w:rsidRPr="00883FAF">
          <w:rPr>
            <w:rFonts w:eastAsia="Times New Roman" w:cs="Segoe UI"/>
            <w:color w:val="000000"/>
            <w:lang w:val="en-GB" w:eastAsia="en-GB"/>
          </w:rPr>
          <w:t xml:space="preserve"> that </w:t>
        </w:r>
        <w:r w:rsidR="00200291">
          <w:rPr>
            <w:rFonts w:eastAsia="Times New Roman" w:cs="Segoe UI"/>
            <w:color w:val="000000"/>
            <w:lang w:val="en-GB" w:eastAsia="en-GB"/>
          </w:rPr>
          <w:t xml:space="preserve">have been </w:t>
        </w:r>
        <w:del w:id="2563" w:author="Author">
          <w:r w:rsidRPr="00883FAF" w:rsidDel="00200291">
            <w:rPr>
              <w:rFonts w:eastAsia="Times New Roman" w:cs="Segoe UI"/>
              <w:color w:val="000000"/>
              <w:lang w:val="en-GB" w:eastAsia="en-GB"/>
            </w:rPr>
            <w:delText>are configured</w:delText>
          </w:r>
        </w:del>
        <w:r w:rsidR="00200291">
          <w:rPr>
            <w:rFonts w:eastAsia="Times New Roman" w:cs="Segoe UI"/>
            <w:color w:val="000000"/>
            <w:lang w:val="en-GB" w:eastAsia="en-GB"/>
          </w:rPr>
          <w:t>developed</w:t>
        </w:r>
        <w:r w:rsidRPr="00883FAF">
          <w:rPr>
            <w:rFonts w:eastAsia="Times New Roman" w:cs="Segoe UI"/>
            <w:color w:val="000000"/>
            <w:lang w:val="en-GB" w:eastAsia="en-GB"/>
          </w:rPr>
          <w:t xml:space="preserve"> </w:t>
        </w:r>
        <w:r>
          <w:rPr>
            <w:rFonts w:eastAsia="Times New Roman" w:cs="Segoe UI"/>
            <w:color w:val="000000"/>
            <w:lang w:val="en-GB" w:eastAsia="en-GB"/>
          </w:rPr>
          <w:t xml:space="preserve">to </w:t>
        </w:r>
        <w:del w:id="2564" w:author="Author">
          <w:r w:rsidDel="00371859">
            <w:rPr>
              <w:rFonts w:eastAsia="Times New Roman" w:cs="Segoe UI"/>
              <w:color w:val="000000"/>
              <w:lang w:val="en-GB" w:eastAsia="en-GB"/>
            </w:rPr>
            <w:delText>use</w:delText>
          </w:r>
        </w:del>
        <w:r w:rsidR="00371859">
          <w:rPr>
            <w:rFonts w:eastAsia="Times New Roman" w:cs="Segoe UI"/>
            <w:color w:val="000000"/>
            <w:lang w:val="en-GB" w:eastAsia="en-GB"/>
          </w:rPr>
          <w:t xml:space="preserve">leverage </w:t>
        </w:r>
        <w:del w:id="2565" w:author="Author">
          <w:r w:rsidDel="00371859">
            <w:rPr>
              <w:rFonts w:eastAsia="Times New Roman" w:cs="Segoe UI"/>
              <w:color w:val="000000"/>
              <w:lang w:val="en-GB" w:eastAsia="en-GB"/>
            </w:rPr>
            <w:delText xml:space="preserve"> </w:delText>
          </w:r>
          <w:r w:rsidR="004938F4" w:rsidDel="00371859">
            <w:rPr>
              <w:rFonts w:eastAsia="Times New Roman" w:cs="Segoe UI"/>
              <w:color w:val="000000"/>
              <w:lang w:val="en-GB" w:eastAsia="en-GB"/>
            </w:rPr>
            <w:delText xml:space="preserve">either </w:delText>
          </w:r>
        </w:del>
        <w:r>
          <w:rPr>
            <w:rFonts w:eastAsia="Times New Roman" w:cs="Segoe UI"/>
            <w:color w:val="000000"/>
            <w:lang w:val="en-GB" w:eastAsia="en-GB"/>
          </w:rPr>
          <w:t xml:space="preserve">our </w:t>
        </w:r>
        <w:r w:rsidRPr="00883FAF">
          <w:rPr>
            <w:rFonts w:eastAsia="Times New Roman" w:cs="Segoe UI"/>
            <w:color w:val="000000"/>
            <w:lang w:val="en-GB" w:eastAsia="en-GB"/>
          </w:rPr>
          <w:t>Azure AD Authentication Library (</w:t>
        </w:r>
        <w:r w:rsidR="001A0864">
          <w:rPr>
            <w:rFonts w:eastAsia="Times New Roman" w:cs="Segoe UI"/>
            <w:color w:val="000000"/>
            <w:lang w:val="en-GB" w:eastAsia="en-GB"/>
          </w:rPr>
          <w:fldChar w:fldCharType="begin"/>
        </w:r>
        <w:r w:rsidR="001A0864">
          <w:rPr>
            <w:rFonts w:eastAsia="Times New Roman" w:cs="Segoe UI"/>
            <w:color w:val="000000"/>
            <w:lang w:val="en-GB" w:eastAsia="en-GB"/>
          </w:rPr>
          <w:instrText xml:space="preserve"> HYPERLINK "https://docs.microsoft.com/en-us/azure/active-directory/develop/active-directory-authentication-libraries" </w:instrText>
        </w:r>
        <w:r w:rsidR="001A0864">
          <w:rPr>
            <w:rFonts w:eastAsia="Times New Roman" w:cs="Segoe UI"/>
            <w:color w:val="000000"/>
            <w:lang w:val="en-GB" w:eastAsia="en-GB"/>
          </w:rPr>
          <w:fldChar w:fldCharType="separate"/>
        </w:r>
        <w:r w:rsidRPr="001A0864">
          <w:rPr>
            <w:rStyle w:val="Hyperlink"/>
            <w:rFonts w:eastAsia="Times New Roman" w:cs="Segoe UI"/>
            <w:lang w:val="en-GB" w:eastAsia="en-GB"/>
          </w:rPr>
          <w:t>ADAL</w:t>
        </w:r>
        <w:r w:rsidR="001A0864">
          <w:rPr>
            <w:rFonts w:eastAsia="Times New Roman" w:cs="Segoe UI"/>
            <w:color w:val="000000"/>
            <w:lang w:val="en-GB" w:eastAsia="en-GB"/>
          </w:rPr>
          <w:fldChar w:fldCharType="end"/>
        </w:r>
        <w:r w:rsidR="00371859">
          <w:rPr>
            <w:rFonts w:eastAsia="Times New Roman" w:cs="Segoe UI"/>
            <w:color w:val="000000"/>
            <w:lang w:val="en-GB" w:eastAsia="en-GB"/>
          </w:rPr>
          <w:t>)</w:t>
        </w:r>
        <w:r w:rsidR="008572FB">
          <w:rPr>
            <w:rFonts w:eastAsia="Times New Roman" w:cs="Segoe UI"/>
            <w:color w:val="000000"/>
            <w:lang w:val="en-GB" w:eastAsia="en-GB"/>
          </w:rPr>
          <w:t xml:space="preserve">, or </w:t>
        </w:r>
        <w:r w:rsidR="004938F4">
          <w:rPr>
            <w:rFonts w:eastAsia="Times New Roman" w:cs="Segoe UI"/>
            <w:color w:val="000000"/>
            <w:lang w:val="en-GB" w:eastAsia="en-GB"/>
          </w:rPr>
          <w:t xml:space="preserve">Microsoft </w:t>
        </w:r>
        <w:r w:rsidR="00200291">
          <w:rPr>
            <w:rFonts w:eastAsia="Times New Roman" w:cs="Segoe UI"/>
            <w:color w:val="000000"/>
            <w:lang w:val="en-GB" w:eastAsia="en-GB"/>
          </w:rPr>
          <w:t>Authentication Library(</w:t>
        </w:r>
        <w:r w:rsidR="00371859">
          <w:rPr>
            <w:rFonts w:eastAsia="Times New Roman" w:cs="Segoe UI"/>
            <w:color w:val="000000"/>
            <w:lang w:val="en-GB" w:eastAsia="en-GB"/>
          </w:rPr>
          <w:fldChar w:fldCharType="begin"/>
        </w:r>
        <w:r w:rsidR="00371859">
          <w:rPr>
            <w:rFonts w:eastAsia="Times New Roman" w:cs="Segoe UI"/>
            <w:color w:val="000000"/>
            <w:lang w:val="en-GB" w:eastAsia="en-GB"/>
          </w:rPr>
          <w:instrText xml:space="preserve"> HYPERLINK "https://azure.microsoft.com/en-us/blog/start-writing-applications-today-with-the-new-microsoft-authentication-sdks/" </w:instrText>
        </w:r>
        <w:r w:rsidR="00371859">
          <w:rPr>
            <w:rFonts w:eastAsia="Times New Roman" w:cs="Segoe UI"/>
            <w:color w:val="000000"/>
            <w:lang w:val="en-GB" w:eastAsia="en-GB"/>
          </w:rPr>
          <w:fldChar w:fldCharType="separate"/>
        </w:r>
        <w:del w:id="2566" w:author="Author">
          <w:r w:rsidRPr="00371859" w:rsidDel="008572FB">
            <w:rPr>
              <w:rStyle w:val="Hyperlink"/>
              <w:rFonts w:eastAsia="Times New Roman" w:cs="Segoe UI"/>
              <w:lang w:val="en-GB" w:eastAsia="en-GB"/>
            </w:rPr>
            <w:delText>)</w:delText>
          </w:r>
        </w:del>
        <w:r w:rsidR="00782FE8" w:rsidRPr="00371859">
          <w:rPr>
            <w:rStyle w:val="Hyperlink"/>
            <w:rFonts w:eastAsia="Times New Roman" w:cs="Segoe UI"/>
            <w:lang w:val="en-GB" w:eastAsia="en-GB"/>
          </w:rPr>
          <w:t>MSAL</w:t>
        </w:r>
        <w:r w:rsidR="00371859">
          <w:rPr>
            <w:rFonts w:eastAsia="Times New Roman" w:cs="Segoe UI"/>
            <w:color w:val="000000"/>
            <w:lang w:val="en-GB" w:eastAsia="en-GB"/>
          </w:rPr>
          <w:fldChar w:fldCharType="end"/>
        </w:r>
        <w:r w:rsidR="00200291">
          <w:rPr>
            <w:rFonts w:eastAsia="Times New Roman" w:cs="Segoe UI"/>
            <w:color w:val="000000"/>
            <w:lang w:val="en-GB" w:eastAsia="en-GB"/>
          </w:rPr>
          <w:t>).</w:t>
        </w:r>
        <w:del w:id="2567" w:author="Author">
          <w:r w:rsidRPr="00883FAF" w:rsidDel="00782FE8">
            <w:rPr>
              <w:rFonts w:eastAsia="Times New Roman" w:cs="Segoe UI"/>
              <w:color w:val="000000"/>
              <w:lang w:val="en-GB" w:eastAsia="en-GB"/>
            </w:rPr>
            <w:delText>.</w:delText>
          </w:r>
        </w:del>
        <w:r w:rsidRPr="00883FAF">
          <w:rPr>
            <w:rFonts w:eastAsia="Times New Roman" w:cs="Segoe UI"/>
            <w:color w:val="000000"/>
            <w:lang w:val="en-GB" w:eastAsia="en-GB"/>
          </w:rPr>
          <w:t xml:space="preserve"> </w:t>
        </w:r>
      </w:ins>
    </w:p>
    <w:p w14:paraId="25A59072" w14:textId="054692CA" w:rsidR="007D00CC" w:rsidRDefault="001A0864" w:rsidP="007D00CC">
      <w:pPr>
        <w:shd w:val="clear" w:color="auto" w:fill="FFFFFF"/>
        <w:spacing w:before="100" w:beforeAutospacing="1" w:after="0" w:line="240" w:lineRule="auto"/>
        <w:jc w:val="both"/>
        <w:rPr>
          <w:ins w:id="2568" w:author="Author"/>
          <w:rFonts w:eastAsia="Times New Roman" w:cs="Segoe UI"/>
          <w:color w:val="000000"/>
          <w:lang w:val="en-GB" w:eastAsia="en-GB"/>
        </w:rPr>
      </w:pPr>
      <w:ins w:id="2569" w:author="Author">
        <w:r>
          <w:rPr>
            <w:rFonts w:eastAsia="Times New Roman" w:cs="Segoe UI"/>
            <w:color w:val="000000"/>
            <w:lang w:val="en-GB" w:eastAsia="en-GB"/>
          </w:rPr>
          <w:t xml:space="preserve">In these scenarios, </w:t>
        </w:r>
      </w:ins>
      <w:moveToRangeStart w:id="2570" w:author="Author" w:name="move508990210"/>
      <w:moveTo w:id="2571" w:author="Author">
        <w:r w:rsidR="007D00CC" w:rsidRPr="00883FAF">
          <w:rPr>
            <w:rFonts w:eastAsia="Times New Roman" w:cs="Segoe UI"/>
            <w:color w:val="000000"/>
            <w:lang w:val="en-GB" w:eastAsia="en-GB"/>
          </w:rPr>
          <w:t xml:space="preserve">Application Proxy supports native client apps by </w:t>
        </w:r>
        <w:del w:id="2572" w:author="Author">
          <w:r w:rsidR="007D00CC" w:rsidRPr="00883FAF" w:rsidDel="001A0864">
            <w:rPr>
              <w:rFonts w:eastAsia="Times New Roman" w:cs="Segoe UI"/>
              <w:color w:val="000000"/>
              <w:lang w:val="en-GB" w:eastAsia="en-GB"/>
            </w:rPr>
            <w:delText>accepting</w:delText>
          </w:r>
        </w:del>
      </w:moveTo>
      <w:ins w:id="2573" w:author="Author">
        <w:r>
          <w:rPr>
            <w:rFonts w:eastAsia="Times New Roman" w:cs="Segoe UI"/>
            <w:color w:val="000000"/>
            <w:lang w:val="en-GB" w:eastAsia="en-GB"/>
          </w:rPr>
          <w:t>consuming</w:t>
        </w:r>
      </w:ins>
      <w:moveTo w:id="2574" w:author="Author">
        <w:r w:rsidR="007D00CC" w:rsidRPr="00883FAF">
          <w:rPr>
            <w:rFonts w:eastAsia="Times New Roman" w:cs="Segoe UI"/>
            <w:color w:val="000000"/>
            <w:lang w:val="en-GB" w:eastAsia="en-GB"/>
          </w:rPr>
          <w:t xml:space="preserve"> Azure AD issued tokens </w:t>
        </w:r>
      </w:moveTo>
      <w:ins w:id="2575" w:author="Author">
        <w:r w:rsidR="007869FE">
          <w:rPr>
            <w:rFonts w:eastAsia="Times New Roman" w:cs="Segoe UI"/>
            <w:color w:val="000000"/>
            <w:lang w:val="en-GB" w:eastAsia="en-GB"/>
          </w:rPr>
          <w:t xml:space="preserve">that are received </w:t>
        </w:r>
      </w:ins>
      <w:moveTo w:id="2576" w:author="Author">
        <w:del w:id="2577" w:author="Author">
          <w:r w:rsidR="007D00CC" w:rsidRPr="00883FAF" w:rsidDel="007869FE">
            <w:rPr>
              <w:rFonts w:eastAsia="Times New Roman" w:cs="Segoe UI"/>
              <w:color w:val="000000"/>
              <w:lang w:val="en-GB" w:eastAsia="en-GB"/>
            </w:rPr>
            <w:delText xml:space="preserve">sent </w:delText>
          </w:r>
        </w:del>
        <w:r w:rsidR="007D00CC" w:rsidRPr="00883FAF">
          <w:rPr>
            <w:rFonts w:eastAsia="Times New Roman" w:cs="Segoe UI"/>
            <w:color w:val="000000"/>
            <w:lang w:val="en-GB" w:eastAsia="en-GB"/>
          </w:rPr>
          <w:t>in the header</w:t>
        </w:r>
      </w:moveTo>
      <w:ins w:id="2578" w:author="Author">
        <w:r w:rsidR="007869FE">
          <w:rPr>
            <w:rFonts w:eastAsia="Times New Roman" w:cs="Segoe UI"/>
            <w:color w:val="000000"/>
            <w:lang w:val="en-GB" w:eastAsia="en-GB"/>
          </w:rPr>
          <w:t xml:space="preserve"> </w:t>
        </w:r>
        <w:r w:rsidR="00E5439E">
          <w:rPr>
            <w:rFonts w:eastAsia="Times New Roman" w:cs="Segoe UI"/>
            <w:color w:val="000000"/>
            <w:lang w:val="en-GB" w:eastAsia="en-GB"/>
          </w:rPr>
          <w:t xml:space="preserve">information </w:t>
        </w:r>
        <w:r w:rsidR="007869FE">
          <w:rPr>
            <w:rFonts w:eastAsia="Times New Roman" w:cs="Segoe UI"/>
            <w:color w:val="000000"/>
            <w:lang w:val="en-GB" w:eastAsia="en-GB"/>
          </w:rPr>
          <w:t xml:space="preserve">of </w:t>
        </w:r>
        <w:r w:rsidR="00E5439E">
          <w:rPr>
            <w:rFonts w:eastAsia="Times New Roman" w:cs="Segoe UI"/>
            <w:color w:val="000000"/>
            <w:lang w:val="en-GB" w:eastAsia="en-GB"/>
          </w:rPr>
          <w:t xml:space="preserve">client </w:t>
        </w:r>
        <w:r w:rsidR="007869FE">
          <w:rPr>
            <w:rFonts w:eastAsia="Times New Roman" w:cs="Segoe UI"/>
            <w:color w:val="000000"/>
            <w:lang w:val="en-GB" w:eastAsia="en-GB"/>
          </w:rPr>
          <w:t>request</w:t>
        </w:r>
        <w:r w:rsidR="00C008FC">
          <w:rPr>
            <w:rFonts w:eastAsia="Times New Roman" w:cs="Segoe UI"/>
            <w:color w:val="000000"/>
            <w:lang w:val="en-GB" w:eastAsia="en-GB"/>
          </w:rPr>
          <w:t xml:space="preserve">, allowing </w:t>
        </w:r>
        <w:del w:id="2579" w:author="Author">
          <w:r w:rsidR="007869FE" w:rsidDel="00C008FC">
            <w:rPr>
              <w:rFonts w:eastAsia="Times New Roman" w:cs="Segoe UI"/>
              <w:color w:val="000000"/>
              <w:lang w:val="en-GB" w:eastAsia="en-GB"/>
            </w:rPr>
            <w:delText>s</w:delText>
          </w:r>
        </w:del>
      </w:ins>
      <w:moveTo w:id="2580" w:author="Author">
        <w:del w:id="2581" w:author="Author">
          <w:r w:rsidR="007D00CC" w:rsidRPr="00883FAF" w:rsidDel="00C008FC">
            <w:rPr>
              <w:rFonts w:eastAsia="Times New Roman" w:cs="Segoe UI"/>
              <w:color w:val="000000"/>
              <w:lang w:val="en-GB" w:eastAsia="en-GB"/>
            </w:rPr>
            <w:delText xml:space="preserve">. </w:delText>
          </w:r>
        </w:del>
      </w:moveTo>
      <w:ins w:id="2582" w:author="Author">
        <w:r w:rsidR="00C008FC">
          <w:rPr>
            <w:rFonts w:eastAsia="Times New Roman" w:cs="Segoe UI"/>
            <w:color w:val="000000"/>
            <w:lang w:val="en-GB" w:eastAsia="en-GB"/>
          </w:rPr>
          <w:t xml:space="preserve">our </w:t>
        </w:r>
      </w:ins>
      <w:moveTo w:id="2583" w:author="Author">
        <w:del w:id="2584" w:author="Author">
          <w:r w:rsidR="007D00CC" w:rsidRPr="00883FAF" w:rsidDel="00C008FC">
            <w:rPr>
              <w:rFonts w:eastAsia="Times New Roman" w:cs="Segoe UI"/>
              <w:color w:val="000000"/>
              <w:lang w:val="en-GB" w:eastAsia="en-GB"/>
            </w:rPr>
            <w:delText xml:space="preserve">The </w:delText>
          </w:r>
        </w:del>
        <w:r w:rsidR="007D00CC" w:rsidRPr="00883FAF">
          <w:rPr>
            <w:rFonts w:eastAsia="Times New Roman" w:cs="Segoe UI"/>
            <w:color w:val="000000"/>
            <w:lang w:val="en-GB" w:eastAsia="en-GB"/>
          </w:rPr>
          <w:t xml:space="preserve">Application Proxy service </w:t>
        </w:r>
      </w:moveTo>
      <w:ins w:id="2585" w:author="Author">
        <w:r w:rsidR="00C008FC">
          <w:rPr>
            <w:rFonts w:eastAsia="Times New Roman" w:cs="Segoe UI"/>
            <w:color w:val="000000"/>
            <w:lang w:val="en-GB" w:eastAsia="en-GB"/>
          </w:rPr>
          <w:t xml:space="preserve">to </w:t>
        </w:r>
      </w:ins>
      <w:moveTo w:id="2586" w:author="Author">
        <w:r w:rsidR="007D00CC" w:rsidRPr="00883FAF">
          <w:rPr>
            <w:rFonts w:eastAsia="Times New Roman" w:cs="Segoe UI"/>
            <w:color w:val="000000"/>
            <w:lang w:val="en-GB" w:eastAsia="en-GB"/>
          </w:rPr>
          <w:t>perform</w:t>
        </w:r>
        <w:del w:id="2587" w:author="Author">
          <w:r w:rsidR="007D00CC" w:rsidRPr="00883FAF" w:rsidDel="00C008FC">
            <w:rPr>
              <w:rFonts w:eastAsia="Times New Roman" w:cs="Segoe UI"/>
              <w:color w:val="000000"/>
              <w:lang w:val="en-GB" w:eastAsia="en-GB"/>
            </w:rPr>
            <w:delText>s</w:delText>
          </w:r>
        </w:del>
        <w:r w:rsidR="007D00CC" w:rsidRPr="00883FAF">
          <w:rPr>
            <w:rFonts w:eastAsia="Times New Roman" w:cs="Segoe UI"/>
            <w:color w:val="000000"/>
            <w:lang w:val="en-GB" w:eastAsia="en-GB"/>
          </w:rPr>
          <w:t xml:space="preserve"> </w:t>
        </w:r>
      </w:moveTo>
      <w:ins w:id="2588" w:author="Author">
        <w:r w:rsidR="00C008FC">
          <w:rPr>
            <w:rFonts w:eastAsia="Times New Roman" w:cs="Segoe UI"/>
            <w:color w:val="000000"/>
            <w:lang w:val="en-GB" w:eastAsia="en-GB"/>
          </w:rPr>
          <w:t>pre-</w:t>
        </w:r>
      </w:ins>
      <w:moveTo w:id="2589" w:author="Author">
        <w:r w:rsidR="007D00CC" w:rsidRPr="00883FAF">
          <w:rPr>
            <w:rFonts w:eastAsia="Times New Roman" w:cs="Segoe UI"/>
            <w:color w:val="000000"/>
            <w:lang w:val="en-GB" w:eastAsia="en-GB"/>
          </w:rPr>
          <w:t>authentication on behalf of the users. This solution does not use application tokens for authentication.</w:t>
        </w:r>
      </w:moveTo>
    </w:p>
    <w:p w14:paraId="7F32557C" w14:textId="5F7D295A" w:rsidR="006731B0" w:rsidRPr="00883FAF" w:rsidRDefault="006731B0" w:rsidP="007D00CC">
      <w:pPr>
        <w:shd w:val="clear" w:color="auto" w:fill="FFFFFF"/>
        <w:spacing w:before="100" w:beforeAutospacing="1" w:after="0" w:line="240" w:lineRule="auto"/>
        <w:jc w:val="both"/>
        <w:rPr>
          <w:moveTo w:id="2590" w:author="Author"/>
          <w:rFonts w:eastAsia="Times New Roman" w:cs="Segoe UI"/>
          <w:color w:val="000000"/>
          <w:lang w:val="en-GB" w:eastAsia="en-GB"/>
        </w:rPr>
      </w:pPr>
      <w:ins w:id="2591" w:author="Author">
        <w:r>
          <w:t xml:space="preserve">Details on publishing native client apps are available </w:t>
        </w:r>
        <w:r>
          <w:fldChar w:fldCharType="begin"/>
        </w:r>
        <w:r>
          <w:instrText xml:space="preserve"> HYPERLINK "https://docs.microsoft.com/en-us/azure/active-directory/active-directory-application-proxy-native-client" </w:instrText>
        </w:r>
        <w:r>
          <w:fldChar w:fldCharType="separate"/>
        </w:r>
        <w:r w:rsidRPr="002E1F31">
          <w:rPr>
            <w:rStyle w:val="Hyperlink"/>
          </w:rPr>
          <w:t>here</w:t>
        </w:r>
        <w:r>
          <w:fldChar w:fldCharType="end"/>
        </w:r>
        <w:r w:rsidR="005C5A44">
          <w:t xml:space="preserve">, and another useful link for </w:t>
        </w:r>
        <w:del w:id="2592" w:author="Author">
          <w:r w:rsidDel="005C5A44">
            <w:delText xml:space="preserve">. publishing </w:delText>
          </w:r>
        </w:del>
        <w:r>
          <w:t>claims based applications</w:t>
        </w:r>
        <w:r w:rsidR="00CA70F1">
          <w:t xml:space="preserve"> </w:t>
        </w:r>
        <w:del w:id="2593" w:author="Author">
          <w:r w:rsidR="005C5A44" w:rsidDel="00CA70F1">
            <w:delText xml:space="preserve">, </w:delText>
          </w:r>
          <w:r w:rsidDel="00CA70F1">
            <w:delText xml:space="preserve"> </w:delText>
          </w:r>
        </w:del>
        <w:r>
          <w:t xml:space="preserve">can be found </w:t>
        </w:r>
        <w:r>
          <w:fldChar w:fldCharType="begin"/>
        </w:r>
        <w:r>
          <w:instrText xml:space="preserve"> HYPERLINK "https://docs.microsoft.com/en-us/azure/active-directory/active-directory-application-proxy-claims-aware-apps" </w:instrText>
        </w:r>
        <w:r>
          <w:fldChar w:fldCharType="separate"/>
        </w:r>
        <w:r w:rsidRPr="005216A3">
          <w:rPr>
            <w:rStyle w:val="Hyperlink"/>
          </w:rPr>
          <w:t>here</w:t>
        </w:r>
        <w:r>
          <w:fldChar w:fldCharType="end"/>
        </w:r>
        <w:r w:rsidR="00CA70F1">
          <w:t>.</w:t>
        </w:r>
        <w:r>
          <w:t xml:space="preserve"> </w:t>
        </w:r>
        <w:del w:id="2594" w:author="Author">
          <w:r w:rsidDel="005C5A44">
            <w:delText xml:space="preserve">and another useful link for </w:delText>
          </w:r>
        </w:del>
      </w:ins>
    </w:p>
    <w:moveToRangeEnd w:id="2570"/>
    <w:p w14:paraId="083B40F8" w14:textId="77777777" w:rsidR="007D00CC" w:rsidRDefault="007D00CC" w:rsidP="00883FAF">
      <w:pPr>
        <w:shd w:val="clear" w:color="auto" w:fill="FFFFFF"/>
        <w:spacing w:before="100" w:beforeAutospacing="1" w:after="0" w:line="240" w:lineRule="auto"/>
        <w:jc w:val="both"/>
        <w:rPr>
          <w:ins w:id="2595" w:author="Author"/>
          <w:rFonts w:eastAsia="Times New Roman" w:cs="Segoe UI"/>
          <w:color w:val="000000"/>
          <w:lang w:val="en-GB" w:eastAsia="en-GB"/>
        </w:rPr>
      </w:pPr>
    </w:p>
    <w:p w14:paraId="5A851CAC" w14:textId="77777777" w:rsidR="007D00CC" w:rsidRDefault="007D00CC" w:rsidP="00883FAF">
      <w:pPr>
        <w:shd w:val="clear" w:color="auto" w:fill="FFFFFF"/>
        <w:spacing w:before="100" w:beforeAutospacing="1" w:after="0" w:line="240" w:lineRule="auto"/>
        <w:jc w:val="both"/>
        <w:rPr>
          <w:ins w:id="2596" w:author="Author"/>
          <w:rFonts w:eastAsia="Times New Roman" w:cs="Segoe UI"/>
          <w:color w:val="000000"/>
          <w:lang w:val="en-GB" w:eastAsia="en-GB"/>
        </w:rPr>
      </w:pPr>
    </w:p>
    <w:p w14:paraId="58CD414C" w14:textId="08071A54" w:rsidR="00883FAF" w:rsidRPr="00883FAF" w:rsidDel="00BB1E98" w:rsidRDefault="008B6DF9" w:rsidP="00883FAF">
      <w:pPr>
        <w:shd w:val="clear" w:color="auto" w:fill="FFFFFF"/>
        <w:spacing w:before="100" w:beforeAutospacing="1" w:after="0" w:line="240" w:lineRule="auto"/>
        <w:jc w:val="both"/>
        <w:rPr>
          <w:ins w:id="2597" w:author="Author"/>
          <w:del w:id="2598" w:author="Author"/>
          <w:rFonts w:eastAsia="Times New Roman" w:cs="Segoe UI"/>
          <w:color w:val="000000"/>
          <w:lang w:val="en-GB" w:eastAsia="en-GB"/>
        </w:rPr>
      </w:pPr>
      <w:ins w:id="2599" w:author="Author">
        <w:del w:id="2600" w:author="Author">
          <w:r w:rsidDel="00BB1E98">
            <w:rPr>
              <w:rFonts w:eastAsia="Times New Roman" w:cs="Segoe UI"/>
              <w:color w:val="000000"/>
              <w:lang w:val="en-GB" w:eastAsia="en-GB"/>
            </w:rPr>
            <w:lastRenderedPageBreak/>
            <w:delText xml:space="preserve">Unlike </w:delText>
          </w:r>
          <w:r w:rsidR="00CD5C18" w:rsidDel="00BB1E98">
            <w:rPr>
              <w:rFonts w:eastAsia="Times New Roman" w:cs="Segoe UI"/>
              <w:color w:val="000000"/>
              <w:lang w:val="en-GB" w:eastAsia="en-GB"/>
            </w:rPr>
            <w:delText xml:space="preserve">the more traditional browser based apps, </w:delText>
          </w:r>
          <w:r w:rsidDel="00BB1E98">
            <w:rPr>
              <w:rFonts w:eastAsia="Times New Roman" w:cs="Segoe UI"/>
              <w:color w:val="000000"/>
              <w:lang w:val="en-GB" w:eastAsia="en-GB"/>
            </w:rPr>
            <w:delText xml:space="preserve">Some of these other applications </w:delText>
          </w:r>
          <w:r w:rsidR="00883FAF" w:rsidRPr="00883FAF" w:rsidDel="00BB1E98">
            <w:rPr>
              <w:rFonts w:eastAsia="Times New Roman" w:cs="Segoe UI"/>
              <w:color w:val="000000"/>
              <w:lang w:val="en-GB" w:eastAsia="en-GB"/>
            </w:rPr>
            <w:delText>Native client apps differ from web apps because they are installed on a device, while web apps are accessed through a browser.</w:delText>
          </w:r>
        </w:del>
      </w:ins>
    </w:p>
    <w:p w14:paraId="554EF858" w14:textId="662146CA" w:rsidR="00883FAF" w:rsidRPr="00883FAF" w:rsidDel="007D00CC" w:rsidRDefault="00883FAF" w:rsidP="00883FAF">
      <w:pPr>
        <w:shd w:val="clear" w:color="auto" w:fill="FFFFFF"/>
        <w:spacing w:before="100" w:beforeAutospacing="1" w:after="0" w:line="240" w:lineRule="auto"/>
        <w:jc w:val="both"/>
        <w:rPr>
          <w:ins w:id="2601" w:author="Author"/>
          <w:moveFrom w:id="2602" w:author="Author"/>
          <w:rFonts w:eastAsia="Times New Roman" w:cs="Segoe UI"/>
          <w:color w:val="000000"/>
          <w:lang w:val="en-GB" w:eastAsia="en-GB"/>
        </w:rPr>
      </w:pPr>
      <w:moveFromRangeStart w:id="2603" w:author="Author" w:name="move508990210"/>
      <w:moveFrom w:id="2604" w:author="Author">
        <w:ins w:id="2605" w:author="Author">
          <w:r w:rsidRPr="00883FAF" w:rsidDel="007D00CC">
            <w:rPr>
              <w:rFonts w:eastAsia="Times New Roman" w:cs="Segoe UI"/>
              <w:color w:val="000000"/>
              <w:lang w:val="en-GB" w:eastAsia="en-GB"/>
            </w:rPr>
            <w:t>Application Proxy supports native client apps by accepting Azure AD issued tokens sent in the header. The Application Proxy service performs authentication on behalf of the users. This solution does not use application tokens for authentication.</w:t>
          </w:r>
        </w:ins>
      </w:moveFrom>
    </w:p>
    <w:moveFromRangeEnd w:id="2603"/>
    <w:p w14:paraId="58EB41B5" w14:textId="77777777" w:rsidR="00883FAF" w:rsidRDefault="00883FAF" w:rsidP="000C25B8">
      <w:pPr>
        <w:spacing w:before="0" w:after="0"/>
        <w:jc w:val="both"/>
        <w:rPr>
          <w:ins w:id="2606" w:author="Author"/>
        </w:rPr>
      </w:pPr>
    </w:p>
    <w:p w14:paraId="56F06ABD" w14:textId="46DDA825" w:rsidR="004C37E6" w:rsidDel="006731B0" w:rsidRDefault="00FB0637" w:rsidP="000C25B8">
      <w:pPr>
        <w:spacing w:before="0" w:after="0"/>
        <w:jc w:val="both"/>
        <w:rPr>
          <w:ins w:id="2607" w:author="Author"/>
          <w:del w:id="2608" w:author="Author"/>
        </w:rPr>
      </w:pPr>
      <w:ins w:id="2609" w:author="Author">
        <w:del w:id="2610" w:author="Author">
          <w:r w:rsidDel="006731B0">
            <w:delText xml:space="preserve">The options </w:delText>
          </w:r>
          <w:r w:rsidR="00855AF7" w:rsidDel="006731B0">
            <w:delText>How</w:delText>
          </w:r>
          <w:r w:rsidDel="006731B0">
            <w:delText xml:space="preserve">for </w:delText>
          </w:r>
          <w:r w:rsidR="00855AF7" w:rsidDel="006731B0">
            <w:delText xml:space="preserve"> </w:delText>
          </w:r>
          <w:r w:rsidR="00745ADB" w:rsidRPr="006D757D" w:rsidDel="006731B0">
            <w:fldChar w:fldCharType="begin"/>
          </w:r>
          <w:r w:rsidR="00745ADB" w:rsidRPr="006D757D" w:rsidDel="006731B0">
            <w:delInstrText xml:space="preserve"> HYPERLINK "https://msdn.microsoft.com/library/windows/desktop/bb736227.aspx" </w:delInstrText>
          </w:r>
          <w:r w:rsidR="00745ADB" w:rsidRPr="006D757D" w:rsidDel="006731B0">
            <w:fldChar w:fldCharType="separate"/>
          </w:r>
          <w:r w:rsidR="00745ADB" w:rsidRPr="006D757D" w:rsidDel="006731B0">
            <w:rPr>
              <w:rStyle w:val="Hyperlink"/>
            </w:rPr>
            <w:delText>laims-aware apps</w:delText>
          </w:r>
          <w:r w:rsidR="00745ADB" w:rsidRPr="006D757D" w:rsidDel="006731B0">
            <w:fldChar w:fldCharType="end"/>
          </w:r>
          <w:r w:rsidR="006A2BDD" w:rsidRPr="006D757D" w:rsidDel="006731B0">
            <w:delText>Azure AD Application Proxy</w:delText>
          </w:r>
          <w:r w:rsidR="00F826D7" w:rsidDel="006731B0">
            <w:delText>’s options for</w:delText>
          </w:r>
          <w:r w:rsidR="006A2BDD" w:rsidRPr="006D757D" w:rsidDel="006731B0">
            <w:delText xml:space="preserve">’s ability to </w:delText>
          </w:r>
          <w:r w:rsidR="00866B6D" w:rsidRPr="006D757D" w:rsidDel="006731B0">
            <w:delText>perform</w:delText>
          </w:r>
          <w:r w:rsidR="00F826D7" w:rsidDel="006731B0">
            <w:delText>ing</w:delText>
          </w:r>
          <w:r w:rsidR="00855AF7" w:rsidDel="006731B0">
            <w:delText>s</w:delText>
          </w:r>
          <w:r w:rsidR="00866B6D" w:rsidRPr="006D757D" w:rsidDel="006731B0">
            <w:delText xml:space="preserve"> </w:delText>
          </w:r>
          <w:r w:rsidR="006A2BDD" w:rsidRPr="006D757D" w:rsidDel="006731B0">
            <w:delText xml:space="preserve">do SSO </w:delText>
          </w:r>
          <w:r w:rsidR="00866B6D" w:rsidRPr="006D757D" w:rsidDel="006731B0">
            <w:delText>can</w:delText>
          </w:r>
          <w:r w:rsidR="00855AF7" w:rsidDel="006731B0">
            <w:delText>will</w:delText>
          </w:r>
          <w:r w:rsidR="00866B6D" w:rsidRPr="006D757D" w:rsidDel="006731B0">
            <w:delText xml:space="preserve"> vary from application to application, </w:delText>
          </w:r>
          <w:r w:rsidR="00DD23E2" w:rsidDel="006731B0">
            <w:delText xml:space="preserve">and other </w:delText>
          </w:r>
          <w:r w:rsidR="00C70A50" w:rsidDel="006731B0">
            <w:delText xml:space="preserve">but in some cases you’ll find </w:delText>
          </w:r>
          <w:r w:rsidR="00866B6D" w:rsidRPr="006D757D" w:rsidDel="006731B0">
            <w:delText>and</w:delText>
          </w:r>
          <w:r w:rsidR="004C37E6" w:rsidDel="006731B0">
            <w:delText xml:space="preserve"> a</w:delText>
          </w:r>
          <w:r w:rsidR="004A3591" w:rsidDel="006731B0">
            <w:delText xml:space="preserve">the </w:delText>
          </w:r>
          <w:r w:rsidR="008A548A" w:rsidDel="006731B0">
            <w:delText xml:space="preserve">possible options to what we covered in the previous section are also possible, such </w:delText>
          </w:r>
          <w:r w:rsidR="004A3591" w:rsidDel="006731B0">
            <w:delText>case of</w:delText>
          </w:r>
          <w:r w:rsidR="008A548A" w:rsidDel="006731B0">
            <w:delText>as</w:delText>
          </w:r>
          <w:r w:rsidR="00866B6D" w:rsidRPr="006D757D" w:rsidDel="006731B0">
            <w:delText xml:space="preserve"> </w:delText>
          </w:r>
          <w:r w:rsidR="00AB5552" w:rsidDel="006731B0">
            <w:delText>claims based</w:delText>
          </w:r>
          <w:r w:rsidR="003E69C9" w:rsidDel="006731B0">
            <w:delText>claims-based</w:delText>
          </w:r>
          <w:r w:rsidR="00AB5552" w:rsidDel="006731B0">
            <w:delText xml:space="preserve"> </w:delText>
          </w:r>
          <w:r w:rsidR="00C522A9" w:rsidDel="006731B0">
            <w:delText xml:space="preserve">we’ll </w:delText>
          </w:r>
          <w:r w:rsidR="00AB5552" w:rsidDel="006731B0">
            <w:delText>a</w:delText>
          </w:r>
          <w:r w:rsidR="004C37E6" w:rsidDel="006731B0">
            <w:delText xml:space="preserve">pproach </w:delText>
          </w:r>
          <w:r w:rsidR="00AB5552" w:rsidDel="006731B0">
            <w:delText>pplications are</w:delText>
          </w:r>
          <w:r w:rsidR="004C37E6" w:rsidDel="006731B0">
            <w:delText>is</w:delText>
          </w:r>
          <w:r w:rsidR="00AB5552" w:rsidDel="006731B0">
            <w:delText xml:space="preserve"> </w:delText>
          </w:r>
          <w:r w:rsidR="00F826D7" w:rsidDel="006731B0">
            <w:delText xml:space="preserve">just one other method of </w:delText>
          </w:r>
          <w:r w:rsidR="004C37E6" w:rsidDel="006731B0">
            <w:delText xml:space="preserve">achieving this through just a few simple steps. </w:delText>
          </w:r>
          <w:r w:rsidR="00CE2DBA" w:rsidDel="006731B0">
            <w:delText xml:space="preserve">Details on publishing claims based applications can be found </w:delText>
          </w:r>
          <w:r w:rsidR="005216A3" w:rsidDel="006731B0">
            <w:fldChar w:fldCharType="begin"/>
          </w:r>
          <w:r w:rsidR="005216A3" w:rsidDel="006731B0">
            <w:delInstrText xml:space="preserve"> HYPERLINK "https://docs.microsoft.com/en-us/azure/active-directory/active-directory-application-proxy-claims-aware-apps" </w:delInstrText>
          </w:r>
          <w:r w:rsidR="005216A3" w:rsidDel="006731B0">
            <w:fldChar w:fldCharType="separate"/>
          </w:r>
          <w:r w:rsidR="00CE2DBA" w:rsidRPr="005216A3" w:rsidDel="006731B0">
            <w:rPr>
              <w:rStyle w:val="Hyperlink"/>
            </w:rPr>
            <w:delText>here</w:delText>
          </w:r>
          <w:r w:rsidR="005216A3" w:rsidDel="006731B0">
            <w:fldChar w:fldCharType="end"/>
          </w:r>
          <w:r w:rsidR="00B016C3" w:rsidDel="006731B0">
            <w:delText xml:space="preserve"> and another useful link for publishing native client apps is also available </w:delText>
          </w:r>
          <w:r w:rsidR="002E1F31" w:rsidDel="006731B0">
            <w:fldChar w:fldCharType="begin"/>
          </w:r>
          <w:r w:rsidR="002E1F31" w:rsidDel="006731B0">
            <w:delInstrText xml:space="preserve"> HYPERLINK "https://docs.microsoft.com/en-us/azure/active-directory/active-directory-application-proxy-native-client" </w:delInstrText>
          </w:r>
          <w:r w:rsidR="002E1F31" w:rsidDel="006731B0">
            <w:fldChar w:fldCharType="separate"/>
          </w:r>
          <w:r w:rsidR="00B016C3" w:rsidRPr="002E1F31" w:rsidDel="006731B0">
            <w:rPr>
              <w:rStyle w:val="Hyperlink"/>
            </w:rPr>
            <w:delText>here</w:delText>
          </w:r>
          <w:r w:rsidR="002E1F31" w:rsidDel="006731B0">
            <w:fldChar w:fldCharType="end"/>
          </w:r>
          <w:r w:rsidR="00B016C3" w:rsidDel="006731B0">
            <w:delText>.</w:delText>
          </w:r>
          <w:r w:rsidR="00CE2DBA" w:rsidDel="006731B0">
            <w:delText>.</w:delText>
          </w:r>
        </w:del>
      </w:ins>
    </w:p>
    <w:p w14:paraId="053599A1" w14:textId="72BF5B0D" w:rsidR="003E69C9" w:rsidDel="00CE2DBA" w:rsidRDefault="003E69C9" w:rsidP="000C25B8">
      <w:pPr>
        <w:spacing w:before="0" w:after="0"/>
        <w:jc w:val="both"/>
        <w:rPr>
          <w:ins w:id="2611" w:author="Author"/>
          <w:del w:id="2612" w:author="Author"/>
        </w:rPr>
      </w:pPr>
      <w:ins w:id="2613" w:author="Author">
        <w:del w:id="2614" w:author="Author">
          <w:r w:rsidDel="00CE2DBA">
            <w:delText xml:space="preserve">In this scenario we see </w:delText>
          </w:r>
        </w:del>
      </w:ins>
    </w:p>
    <w:p w14:paraId="6734BE17" w14:textId="77777777" w:rsidR="00CE2DBA" w:rsidDel="002E1F31" w:rsidRDefault="00CE2DBA" w:rsidP="000C25B8">
      <w:pPr>
        <w:spacing w:before="0" w:after="0"/>
        <w:jc w:val="both"/>
        <w:rPr>
          <w:ins w:id="2615" w:author="Author"/>
          <w:del w:id="2616" w:author="Author"/>
        </w:rPr>
      </w:pPr>
    </w:p>
    <w:p w14:paraId="53006F95" w14:textId="46305F56" w:rsidR="00745ADB" w:rsidRPr="006D757D" w:rsidDel="002E1F31" w:rsidRDefault="00AB5552" w:rsidP="000C25B8">
      <w:pPr>
        <w:spacing w:before="0" w:after="0"/>
        <w:jc w:val="both"/>
        <w:rPr>
          <w:ins w:id="2617" w:author="Author"/>
          <w:del w:id="2618" w:author="Author"/>
        </w:rPr>
      </w:pPr>
      <w:ins w:id="2619" w:author="Author">
        <w:del w:id="2620" w:author="Author">
          <w:r w:rsidDel="002E1F31">
            <w:delText xml:space="preserve">no </w:delText>
          </w:r>
          <w:r w:rsidR="006A2BDD" w:rsidRPr="006D757D" w:rsidDel="002E1F31">
            <w:delText>isn’</w:delText>
          </w:r>
          <w:r w:rsidR="0039327C" w:rsidRPr="006D757D" w:rsidDel="002E1F31">
            <w:delText xml:space="preserve">one other means of it engaging in </w:delText>
          </w:r>
          <w:r w:rsidR="006A2BDD" w:rsidRPr="006D757D" w:rsidDel="002E1F31">
            <w:delText xml:space="preserve">t just limited to </w:delText>
          </w:r>
          <w:r w:rsidR="008951AD" w:rsidRPr="006D757D" w:rsidDel="002E1F31">
            <w:delText xml:space="preserve">Unlike </w:delText>
          </w:r>
          <w:r w:rsidR="00745ADB" w:rsidRPr="006D757D" w:rsidDel="002E1F31">
            <w:delText> perform a redirection to the Security Token Service (STS). The STS requests credentials from the user in exchange for a token and then redirects the user to the application. There are a few ways to enable Application Proxy to work with these redirects. Use this article to configure your deployment for claims-aware apps.</w:delText>
          </w:r>
        </w:del>
      </w:ins>
    </w:p>
    <w:p w14:paraId="1CD5EB3D" w14:textId="38D2DFAB" w:rsidR="008951AD" w:rsidRPr="006D757D" w:rsidDel="002E1F31" w:rsidRDefault="008951AD" w:rsidP="000C25B8">
      <w:pPr>
        <w:spacing w:before="0" w:after="0"/>
        <w:jc w:val="both"/>
        <w:rPr>
          <w:ins w:id="2621" w:author="Author"/>
          <w:del w:id="2622" w:author="Author"/>
        </w:rPr>
      </w:pPr>
      <w:ins w:id="2623" w:author="Author">
        <w:del w:id="2624" w:author="Author">
          <w:r w:rsidRPr="006D757D" w:rsidDel="002E1F31">
            <w:delText xml:space="preserve">Step 1: </w:delText>
          </w:r>
          <w:r w:rsidR="0039327C" w:rsidRPr="006D757D" w:rsidDel="002E1F31">
            <w:delText xml:space="preserve">Federate the application with </w:delText>
          </w:r>
          <w:r w:rsidR="00E81653" w:rsidRPr="006D757D" w:rsidDel="002E1F31">
            <w:delText>an STS</w:delText>
          </w:r>
          <w:r w:rsidRPr="006D757D" w:rsidDel="002E1F31">
            <w:delText>Create connector groups</w:delText>
          </w:r>
        </w:del>
      </w:ins>
    </w:p>
    <w:p w14:paraId="52C57953" w14:textId="5C94CCAF" w:rsidR="00745ADB" w:rsidRPr="006D757D" w:rsidDel="002E1F31" w:rsidRDefault="00745ADB" w:rsidP="000C25B8">
      <w:pPr>
        <w:spacing w:before="0" w:after="0"/>
        <w:jc w:val="both"/>
        <w:rPr>
          <w:ins w:id="2625" w:author="Author"/>
          <w:del w:id="2626" w:author="Author"/>
        </w:rPr>
      </w:pPr>
      <w:ins w:id="2627" w:author="Author">
        <w:del w:id="2628" w:author="Author">
          <w:r w:rsidRPr="006D757D" w:rsidDel="002E1F31">
            <w:delText>Prerequisites</w:delText>
          </w:r>
        </w:del>
      </w:ins>
    </w:p>
    <w:p w14:paraId="7CCC546B" w14:textId="7849AF7D" w:rsidR="00745ADB" w:rsidRPr="006D757D" w:rsidDel="002E1F31" w:rsidRDefault="00745ADB" w:rsidP="000C25B8">
      <w:pPr>
        <w:spacing w:before="0" w:after="0"/>
        <w:jc w:val="both"/>
        <w:rPr>
          <w:ins w:id="2629" w:author="Author"/>
          <w:del w:id="2630" w:author="Author"/>
        </w:rPr>
      </w:pPr>
      <w:ins w:id="2631" w:author="Author">
        <w:del w:id="2632" w:author="Author">
          <w:r w:rsidRPr="006D757D" w:rsidDel="002E1F31">
            <w:delText>Make sure that the STS that the claims-aware app redirects to is available outside of your on-premises network. You can make the STS available by exposing it through a proxy or by allowing outside connections.</w:delText>
          </w:r>
        </w:del>
      </w:ins>
    </w:p>
    <w:p w14:paraId="52FF44B5" w14:textId="3DDE4F5D" w:rsidR="008951AD" w:rsidRPr="009B0362" w:rsidDel="002E1F31" w:rsidRDefault="008951AD" w:rsidP="00745ADB">
      <w:pPr>
        <w:pStyle w:val="Heading2"/>
        <w:shd w:val="clear" w:color="auto" w:fill="FFFFFF"/>
        <w:spacing w:before="0" w:after="0"/>
        <w:rPr>
          <w:ins w:id="2633" w:author="Author"/>
          <w:del w:id="2634" w:author="Author"/>
          <w:b/>
          <w:bCs/>
          <w:color w:val="000000"/>
          <w:sz w:val="22"/>
          <w:szCs w:val="22"/>
        </w:rPr>
      </w:pPr>
    </w:p>
    <w:p w14:paraId="6DA95F99" w14:textId="105031ED" w:rsidR="008951AD" w:rsidRPr="009B0362" w:rsidDel="002E1F31" w:rsidRDefault="008951AD" w:rsidP="008951AD">
      <w:pPr>
        <w:pStyle w:val="Heading2"/>
        <w:rPr>
          <w:ins w:id="2635" w:author="Author"/>
          <w:del w:id="2636" w:author="Author"/>
          <w:sz w:val="22"/>
          <w:szCs w:val="22"/>
        </w:rPr>
      </w:pPr>
      <w:ins w:id="2637" w:author="Author">
        <w:del w:id="2638" w:author="Author">
          <w:r w:rsidRPr="009B0362" w:rsidDel="002E1F31">
            <w:rPr>
              <w:sz w:val="22"/>
              <w:szCs w:val="22"/>
            </w:rPr>
            <w:delText>Step 2: Assign applications to your connector groups</w:delText>
          </w:r>
        </w:del>
      </w:ins>
    </w:p>
    <w:p w14:paraId="45CF82F5" w14:textId="0C3B7CF0" w:rsidR="00745ADB" w:rsidRPr="009B0362" w:rsidDel="002E1F31" w:rsidRDefault="00745ADB" w:rsidP="00745ADB">
      <w:pPr>
        <w:pStyle w:val="Heading2"/>
        <w:shd w:val="clear" w:color="auto" w:fill="FFFFFF"/>
        <w:spacing w:before="0" w:after="0"/>
        <w:rPr>
          <w:ins w:id="2639" w:author="Author"/>
          <w:del w:id="2640" w:author="Author"/>
          <w:color w:val="000000"/>
          <w:sz w:val="22"/>
          <w:szCs w:val="22"/>
        </w:rPr>
      </w:pPr>
      <w:ins w:id="2641" w:author="Author">
        <w:del w:id="2642" w:author="Author">
          <w:r w:rsidRPr="009B0362" w:rsidDel="002E1F31">
            <w:rPr>
              <w:b/>
              <w:bCs/>
              <w:color w:val="000000"/>
              <w:sz w:val="22"/>
              <w:szCs w:val="22"/>
            </w:rPr>
            <w:delText>Publish your application</w:delText>
          </w:r>
        </w:del>
      </w:ins>
    </w:p>
    <w:p w14:paraId="44DFD509" w14:textId="569FF125" w:rsidR="00745ADB" w:rsidRPr="009B0362" w:rsidDel="002E1F31" w:rsidRDefault="00745ADB" w:rsidP="004A5AF4">
      <w:pPr>
        <w:numPr>
          <w:ilvl w:val="0"/>
          <w:numId w:val="27"/>
        </w:numPr>
        <w:shd w:val="clear" w:color="auto" w:fill="FFFFFF"/>
        <w:spacing w:before="100" w:beforeAutospacing="1" w:after="100" w:afterAutospacing="1" w:line="240" w:lineRule="auto"/>
        <w:ind w:left="570"/>
        <w:rPr>
          <w:ins w:id="2643" w:author="Author"/>
          <w:del w:id="2644" w:author="Author"/>
          <w:rFonts w:cs="Segoe UI"/>
          <w:color w:val="000000"/>
        </w:rPr>
      </w:pPr>
      <w:ins w:id="2645" w:author="Author">
        <w:del w:id="2646" w:author="Author">
          <w:r w:rsidRPr="009B0362" w:rsidDel="002E1F31">
            <w:rPr>
              <w:rFonts w:cs="Segoe UI"/>
              <w:color w:val="000000"/>
            </w:rPr>
            <w:delText>Publish your application according to the instructions described in </w:delText>
          </w:r>
          <w:r w:rsidRPr="009B0362" w:rsidDel="002E1F31">
            <w:rPr>
              <w:rFonts w:cs="Segoe UI"/>
              <w:color w:val="000000"/>
            </w:rPr>
            <w:fldChar w:fldCharType="begin"/>
          </w:r>
          <w:r w:rsidRPr="009B0362" w:rsidDel="002E1F31">
            <w:rPr>
              <w:rFonts w:cs="Segoe UI"/>
              <w:color w:val="000000"/>
            </w:rPr>
            <w:delInstrText xml:space="preserve"> HYPERLINK "https://docs.microsoft.com/en-us/azure/active-directory/application-proxy-publish-azure-portal" </w:delInstrText>
          </w:r>
          <w:r w:rsidRPr="009B0362" w:rsidDel="002E1F31">
            <w:rPr>
              <w:rFonts w:cs="Segoe UI"/>
              <w:color w:val="000000"/>
            </w:rPr>
            <w:fldChar w:fldCharType="separate"/>
          </w:r>
          <w:r w:rsidRPr="009B0362" w:rsidDel="002E1F31">
            <w:rPr>
              <w:rStyle w:val="Hyperlink"/>
              <w:rFonts w:cs="Segoe UI"/>
              <w:color w:val="0078D7"/>
            </w:rPr>
            <w:delText>Publish applications with Application Proxy</w:delText>
          </w:r>
          <w:r w:rsidRPr="009B0362" w:rsidDel="002E1F31">
            <w:rPr>
              <w:rFonts w:cs="Segoe UI"/>
              <w:color w:val="000000"/>
            </w:rPr>
            <w:fldChar w:fldCharType="end"/>
          </w:r>
          <w:r w:rsidRPr="009B0362" w:rsidDel="002E1F31">
            <w:rPr>
              <w:rFonts w:cs="Segoe UI"/>
              <w:color w:val="000000"/>
            </w:rPr>
            <w:delText>.</w:delText>
          </w:r>
        </w:del>
      </w:ins>
    </w:p>
    <w:p w14:paraId="59FC808D" w14:textId="313595C6" w:rsidR="00745ADB" w:rsidRPr="009B0362" w:rsidDel="002E1F31" w:rsidRDefault="00745ADB" w:rsidP="004A5AF4">
      <w:pPr>
        <w:numPr>
          <w:ilvl w:val="0"/>
          <w:numId w:val="27"/>
        </w:numPr>
        <w:shd w:val="clear" w:color="auto" w:fill="FFFFFF"/>
        <w:spacing w:before="100" w:beforeAutospacing="1" w:after="100" w:afterAutospacing="1" w:line="240" w:lineRule="auto"/>
        <w:ind w:left="570"/>
        <w:rPr>
          <w:ins w:id="2647" w:author="Author"/>
          <w:del w:id="2648" w:author="Author"/>
          <w:rFonts w:cs="Segoe UI"/>
          <w:color w:val="000000"/>
        </w:rPr>
      </w:pPr>
      <w:ins w:id="2649" w:author="Author">
        <w:del w:id="2650" w:author="Author">
          <w:r w:rsidRPr="009B0362" w:rsidDel="002E1F31">
            <w:rPr>
              <w:rFonts w:cs="Segoe UI"/>
              <w:color w:val="000000"/>
            </w:rPr>
            <w:delText>Navigate to the application page in the portal and select </w:delText>
          </w:r>
          <w:r w:rsidRPr="009B0362" w:rsidDel="002E1F31">
            <w:rPr>
              <w:rStyle w:val="Strong"/>
              <w:rFonts w:cs="Segoe UI"/>
              <w:color w:val="000000"/>
            </w:rPr>
            <w:delText>Single sign-on</w:delText>
          </w:r>
          <w:r w:rsidRPr="009B0362" w:rsidDel="002E1F31">
            <w:rPr>
              <w:rFonts w:cs="Segoe UI"/>
              <w:color w:val="000000"/>
            </w:rPr>
            <w:delText>.</w:delText>
          </w:r>
        </w:del>
      </w:ins>
    </w:p>
    <w:p w14:paraId="46DC8999" w14:textId="03821E63" w:rsidR="00745ADB" w:rsidRPr="009B0362" w:rsidDel="002E1F31" w:rsidRDefault="00745ADB" w:rsidP="004A5AF4">
      <w:pPr>
        <w:numPr>
          <w:ilvl w:val="0"/>
          <w:numId w:val="27"/>
        </w:numPr>
        <w:shd w:val="clear" w:color="auto" w:fill="FFFFFF"/>
        <w:spacing w:before="100" w:beforeAutospacing="1" w:after="100" w:afterAutospacing="1" w:line="240" w:lineRule="auto"/>
        <w:ind w:left="570"/>
        <w:rPr>
          <w:ins w:id="2651" w:author="Author"/>
          <w:del w:id="2652" w:author="Author"/>
          <w:rFonts w:cs="Segoe UI"/>
          <w:color w:val="000000"/>
        </w:rPr>
      </w:pPr>
      <w:ins w:id="2653" w:author="Author">
        <w:del w:id="2654" w:author="Author">
          <w:r w:rsidRPr="009B0362" w:rsidDel="002E1F31">
            <w:rPr>
              <w:rFonts w:cs="Segoe UI"/>
              <w:color w:val="000000"/>
            </w:rPr>
            <w:delText>If you chose </w:delText>
          </w:r>
          <w:r w:rsidRPr="009B0362" w:rsidDel="002E1F31">
            <w:rPr>
              <w:rStyle w:val="Strong"/>
              <w:rFonts w:cs="Segoe UI"/>
              <w:color w:val="000000"/>
            </w:rPr>
            <w:delText>Azure Active Directory</w:delText>
          </w:r>
          <w:r w:rsidRPr="009B0362" w:rsidDel="002E1F31">
            <w:rPr>
              <w:rFonts w:cs="Segoe UI"/>
              <w:color w:val="000000"/>
            </w:rPr>
            <w:delText> as your </w:delText>
          </w:r>
          <w:r w:rsidRPr="009B0362" w:rsidDel="002E1F31">
            <w:rPr>
              <w:rStyle w:val="Strong"/>
              <w:rFonts w:cs="Segoe UI"/>
              <w:color w:val="000000"/>
            </w:rPr>
            <w:delText>Pre</w:delText>
          </w:r>
          <w:r w:rsidR="009B0362" w:rsidDel="002E1F31">
            <w:rPr>
              <w:rStyle w:val="Strong"/>
              <w:rFonts w:cs="Segoe UI"/>
              <w:color w:val="000000"/>
            </w:rPr>
            <w:delText>-</w:delText>
          </w:r>
          <w:r w:rsidRPr="009B0362" w:rsidDel="002E1F31">
            <w:rPr>
              <w:rStyle w:val="Strong"/>
              <w:rFonts w:cs="Segoe UI"/>
              <w:color w:val="000000"/>
            </w:rPr>
            <w:delText>authentication Method</w:delText>
          </w:r>
          <w:r w:rsidRPr="009B0362" w:rsidDel="002E1F31">
            <w:rPr>
              <w:rFonts w:cs="Segoe UI"/>
              <w:color w:val="000000"/>
            </w:rPr>
            <w:delText>, select </w:delText>
          </w:r>
          <w:r w:rsidRPr="009B0362" w:rsidDel="002E1F31">
            <w:rPr>
              <w:rStyle w:val="Strong"/>
              <w:rFonts w:cs="Segoe UI"/>
              <w:color w:val="000000"/>
            </w:rPr>
            <w:delText>Azure AD single sign-on disabled</w:delText>
          </w:r>
          <w:r w:rsidRPr="009B0362" w:rsidDel="002E1F31">
            <w:rPr>
              <w:rFonts w:cs="Segoe UI"/>
              <w:color w:val="000000"/>
            </w:rPr>
            <w:delText> as your </w:delText>
          </w:r>
          <w:r w:rsidRPr="009B0362" w:rsidDel="002E1F31">
            <w:rPr>
              <w:rStyle w:val="Strong"/>
              <w:rFonts w:cs="Segoe UI"/>
              <w:color w:val="000000"/>
            </w:rPr>
            <w:delText>Internal Authentication Method</w:delText>
          </w:r>
          <w:r w:rsidRPr="009B0362" w:rsidDel="002E1F31">
            <w:rPr>
              <w:rFonts w:cs="Segoe UI"/>
              <w:color w:val="000000"/>
            </w:rPr>
            <w:delText>. If you chose </w:delText>
          </w:r>
          <w:r w:rsidRPr="009B0362" w:rsidDel="002E1F31">
            <w:rPr>
              <w:rStyle w:val="Strong"/>
              <w:rFonts w:cs="Segoe UI"/>
              <w:color w:val="000000"/>
            </w:rPr>
            <w:delText>Passthrough</w:delText>
          </w:r>
          <w:r w:rsidRPr="009B0362" w:rsidDel="002E1F31">
            <w:rPr>
              <w:rFonts w:cs="Segoe UI"/>
              <w:color w:val="000000"/>
            </w:rPr>
            <w:delText> as your </w:delText>
          </w:r>
          <w:r w:rsidRPr="009B0362" w:rsidDel="002E1F31">
            <w:rPr>
              <w:rStyle w:val="Strong"/>
              <w:rFonts w:cs="Segoe UI"/>
              <w:color w:val="000000"/>
            </w:rPr>
            <w:delText>Pre</w:delText>
          </w:r>
          <w:r w:rsidR="009B0362" w:rsidDel="002E1F31">
            <w:rPr>
              <w:rStyle w:val="Strong"/>
              <w:rFonts w:cs="Segoe UI"/>
              <w:color w:val="000000"/>
            </w:rPr>
            <w:delText>-</w:delText>
          </w:r>
          <w:r w:rsidRPr="009B0362" w:rsidDel="002E1F31">
            <w:rPr>
              <w:rStyle w:val="Strong"/>
              <w:rFonts w:cs="Segoe UI"/>
              <w:color w:val="000000"/>
            </w:rPr>
            <w:delText>authentication Method</w:delText>
          </w:r>
          <w:r w:rsidRPr="009B0362" w:rsidDel="002E1F31">
            <w:rPr>
              <w:rFonts w:cs="Segoe UI"/>
              <w:color w:val="000000"/>
            </w:rPr>
            <w:delText>, you don't need to change anything.</w:delText>
          </w:r>
        </w:del>
      </w:ins>
    </w:p>
    <w:p w14:paraId="15978D66" w14:textId="3D1A7B5A" w:rsidR="00745ADB" w:rsidRPr="00FB0637" w:rsidDel="002E1F31" w:rsidRDefault="00745ADB" w:rsidP="00FB0637">
      <w:pPr>
        <w:rPr>
          <w:ins w:id="2655" w:author="Author"/>
          <w:del w:id="2656" w:author="Author"/>
        </w:rPr>
      </w:pPr>
      <w:ins w:id="2657" w:author="Author">
        <w:del w:id="2658" w:author="Author">
          <w:r w:rsidRPr="00FB0637" w:rsidDel="002E1F31">
            <w:delText>Configure ADFS</w:delText>
          </w:r>
        </w:del>
      </w:ins>
    </w:p>
    <w:p w14:paraId="72183B39" w14:textId="3253117B" w:rsidR="00745ADB" w:rsidRPr="00FB0637" w:rsidDel="002E1F31" w:rsidRDefault="005E1CA0" w:rsidP="00FB0637">
      <w:pPr>
        <w:rPr>
          <w:ins w:id="2659" w:author="Author"/>
          <w:del w:id="2660" w:author="Author"/>
        </w:rPr>
      </w:pPr>
      <w:ins w:id="2661" w:author="Author">
        <w:del w:id="2662" w:author="Author">
          <w:r w:rsidRPr="00FB0637" w:rsidDel="002E1F31">
            <w:delText xml:space="preserve">The two examples below are based on </w:delText>
          </w:r>
          <w:r w:rsidR="005B6ECB" w:rsidRPr="00FB0637" w:rsidDel="002E1F31">
            <w:delText xml:space="preserve">configuring a claim’s application on </w:delText>
          </w:r>
          <w:r w:rsidRPr="00FB0637" w:rsidDel="002E1F31">
            <w:delText xml:space="preserve">Microsoft’s ADFS </w:delText>
          </w:r>
          <w:r w:rsidR="00267AA2" w:rsidRPr="00FB0637" w:rsidDel="002E1F31">
            <w:delText xml:space="preserve">solution, and is achieved through the use </w:delText>
          </w:r>
          <w:r w:rsidR="00745ADB" w:rsidRPr="00FB0637" w:rsidDel="002E1F31">
            <w:delText>You can configure ADFS for claims-aware apps in one of two ways. The first is by using custom domains</w:delText>
          </w:r>
          <w:r w:rsidR="00267AA2" w:rsidRPr="00FB0637" w:rsidDel="002E1F31">
            <w:delText xml:space="preserve">, or </w:delText>
          </w:r>
          <w:r w:rsidR="00745ADB" w:rsidRPr="00FB0637" w:rsidDel="002E1F31">
            <w:delText>. The second is with</w:delText>
          </w:r>
          <w:r w:rsidR="00267AA2" w:rsidRPr="00FB0637" w:rsidDel="002E1F31">
            <w:delText>the</w:delText>
          </w:r>
          <w:r w:rsidR="00745ADB" w:rsidRPr="00FB0637" w:rsidDel="002E1F31">
            <w:delText xml:space="preserve"> WS-Federation</w:delText>
          </w:r>
          <w:r w:rsidR="00267AA2" w:rsidRPr="00FB0637" w:rsidDel="002E1F31">
            <w:delText xml:space="preserve"> protocol.</w:delText>
          </w:r>
          <w:r w:rsidR="00745ADB" w:rsidRPr="00FB0637" w:rsidDel="002E1F31">
            <w:delText>.</w:delText>
          </w:r>
        </w:del>
      </w:ins>
    </w:p>
    <w:p w14:paraId="5B263D47" w14:textId="52F22AD1" w:rsidR="00B178D0" w:rsidRPr="00DA1254" w:rsidDel="002E1F31" w:rsidRDefault="00B178D0" w:rsidP="00B178D0">
      <w:pPr>
        <w:pStyle w:val="Heading2"/>
        <w:rPr>
          <w:ins w:id="2663" w:author="Author"/>
          <w:del w:id="2664" w:author="Author"/>
          <w:rFonts w:ascii="Times New Roman" w:hAnsi="Times New Roman"/>
          <w:sz w:val="24"/>
          <w:szCs w:val="24"/>
        </w:rPr>
      </w:pPr>
      <w:ins w:id="2665" w:author="Author">
        <w:del w:id="2666" w:author="Author">
          <w:r w:rsidDel="002E1F31">
            <w:rPr>
              <w:sz w:val="24"/>
              <w:szCs w:val="24"/>
            </w:rPr>
            <w:delText>Option</w:delText>
          </w:r>
          <w:r w:rsidRPr="00DA1254" w:rsidDel="002E1F31">
            <w:rPr>
              <w:sz w:val="24"/>
              <w:szCs w:val="24"/>
            </w:rPr>
            <w:delText xml:space="preserve"> </w:delText>
          </w:r>
          <w:r w:rsidDel="002E1F31">
            <w:rPr>
              <w:sz w:val="24"/>
              <w:szCs w:val="24"/>
            </w:rPr>
            <w:delText>1</w:delText>
          </w:r>
          <w:r w:rsidRPr="00DA1254" w:rsidDel="002E1F31">
            <w:rPr>
              <w:sz w:val="24"/>
              <w:szCs w:val="24"/>
            </w:rPr>
            <w:delText xml:space="preserve">: </w:delText>
          </w:r>
          <w:r w:rsidDel="002E1F31">
            <w:rPr>
              <w:sz w:val="24"/>
              <w:szCs w:val="24"/>
            </w:rPr>
            <w:delText>Custom Domains</w:delText>
          </w:r>
        </w:del>
      </w:ins>
    </w:p>
    <w:p w14:paraId="26A4EA40" w14:textId="48A59F66" w:rsidR="00745ADB" w:rsidRPr="00E92D3B" w:rsidDel="002E1F31" w:rsidRDefault="00745ADB" w:rsidP="00E92D3B">
      <w:pPr>
        <w:rPr>
          <w:ins w:id="2667" w:author="Author"/>
          <w:del w:id="2668" w:author="Author"/>
        </w:rPr>
      </w:pPr>
      <w:ins w:id="2669" w:author="Author">
        <w:del w:id="2670" w:author="Author">
          <w:r w:rsidRPr="00E92D3B" w:rsidDel="002E1F31">
            <w:delText>Option 1: Custom domains</w:delText>
          </w:r>
        </w:del>
      </w:ins>
    </w:p>
    <w:p w14:paraId="1FBB6C7F" w14:textId="1C8E10BE" w:rsidR="00745ADB" w:rsidRPr="00E92D3B" w:rsidDel="002E1F31" w:rsidRDefault="00745ADB" w:rsidP="00E92D3B">
      <w:pPr>
        <w:rPr>
          <w:ins w:id="2671" w:author="Author"/>
          <w:del w:id="2672" w:author="Author"/>
        </w:rPr>
      </w:pPr>
      <w:ins w:id="2673" w:author="Author">
        <w:del w:id="2674" w:author="Author">
          <w:r w:rsidRPr="00E92D3B" w:rsidDel="002E1F31">
            <w:delText>If all the internal URLs for your applications are fully qualified domain names (FQDNs), then you can configure </w:delText>
          </w:r>
          <w:r w:rsidRPr="00E92D3B" w:rsidDel="002E1F31">
            <w:fldChar w:fldCharType="begin"/>
          </w:r>
          <w:r w:rsidRPr="00E92D3B" w:rsidDel="002E1F31">
            <w:delInstrText xml:space="preserve"> HYPERLINK "https://docs.microsoft.com/en-us/azure/active-directory/active-directory-application-proxy-custom-domains" </w:delInstrText>
          </w:r>
          <w:r w:rsidRPr="00E92D3B" w:rsidDel="002E1F31">
            <w:fldChar w:fldCharType="separate"/>
          </w:r>
          <w:r w:rsidRPr="00E92D3B" w:rsidDel="002E1F31">
            <w:rPr>
              <w:rStyle w:val="Hyperlink"/>
            </w:rPr>
            <w:delText>custom domains</w:delText>
          </w:r>
          <w:r w:rsidRPr="00E92D3B" w:rsidDel="002E1F31">
            <w:fldChar w:fldCharType="end"/>
          </w:r>
          <w:r w:rsidRPr="00E92D3B" w:rsidDel="002E1F31">
            <w:delText> for your applications. Use the custom domains to create external URLs that are the same as the internal URLs. When your external URLs match your internal URLs, then the STS redirections work whether your users are on-premises or remote.</w:delText>
          </w:r>
        </w:del>
      </w:ins>
    </w:p>
    <w:p w14:paraId="17E3204F" w14:textId="6A1A9CB4" w:rsidR="00B178D0" w:rsidRPr="00DA1254" w:rsidDel="002E1F31" w:rsidRDefault="00B178D0" w:rsidP="00B178D0">
      <w:pPr>
        <w:pStyle w:val="Heading2"/>
        <w:rPr>
          <w:ins w:id="2675" w:author="Author"/>
          <w:del w:id="2676" w:author="Author"/>
          <w:rFonts w:ascii="Times New Roman" w:hAnsi="Times New Roman"/>
          <w:sz w:val="24"/>
          <w:szCs w:val="24"/>
        </w:rPr>
      </w:pPr>
      <w:ins w:id="2677" w:author="Author">
        <w:del w:id="2678" w:author="Author">
          <w:r w:rsidDel="002E1F31">
            <w:rPr>
              <w:sz w:val="24"/>
              <w:szCs w:val="24"/>
            </w:rPr>
            <w:delText xml:space="preserve">Option </w:delText>
          </w:r>
          <w:r w:rsidRPr="00DA1254" w:rsidDel="002E1F31">
            <w:rPr>
              <w:sz w:val="24"/>
              <w:szCs w:val="24"/>
            </w:rPr>
            <w:delText xml:space="preserve">2: </w:delText>
          </w:r>
          <w:r w:rsidR="005E1CA0" w:rsidDel="002E1F31">
            <w:rPr>
              <w:sz w:val="24"/>
              <w:szCs w:val="24"/>
            </w:rPr>
            <w:delText>WS-Federation</w:delText>
          </w:r>
          <w:r w:rsidRPr="00DA1254" w:rsidDel="002E1F31">
            <w:rPr>
              <w:sz w:val="24"/>
              <w:szCs w:val="24"/>
            </w:rPr>
            <w:delText>Assign applications to your connector groups</w:delText>
          </w:r>
        </w:del>
      </w:ins>
    </w:p>
    <w:p w14:paraId="743E1668" w14:textId="6066B7D1" w:rsidR="00745ADB" w:rsidRPr="00C55FBF" w:rsidDel="002E1F31" w:rsidRDefault="00745ADB" w:rsidP="00745ADB">
      <w:pPr>
        <w:pStyle w:val="Heading3"/>
        <w:shd w:val="clear" w:color="auto" w:fill="FFFFFF"/>
        <w:spacing w:before="0" w:after="0"/>
        <w:rPr>
          <w:ins w:id="2679" w:author="Author"/>
          <w:del w:id="2680" w:author="Author"/>
          <w:rFonts w:cs="Segoe UI"/>
          <w:bCs w:val="0"/>
          <w:color w:val="000000"/>
          <w:sz w:val="22"/>
        </w:rPr>
      </w:pPr>
      <w:ins w:id="2681" w:author="Author">
        <w:del w:id="2682" w:author="Author">
          <w:r w:rsidRPr="00C55FBF" w:rsidDel="002E1F31">
            <w:rPr>
              <w:rFonts w:cs="Segoe UI"/>
              <w:b/>
              <w:bCs w:val="0"/>
              <w:color w:val="000000"/>
              <w:sz w:val="22"/>
            </w:rPr>
            <w:delText>Option 2: WS-Federation</w:delText>
          </w:r>
        </w:del>
      </w:ins>
    </w:p>
    <w:p w14:paraId="0CEE7E8F" w14:textId="1A385DC5" w:rsidR="00745ADB" w:rsidRPr="00C55FBF" w:rsidDel="002E1F31" w:rsidRDefault="00745ADB" w:rsidP="004A5AF4">
      <w:pPr>
        <w:numPr>
          <w:ilvl w:val="0"/>
          <w:numId w:val="28"/>
        </w:numPr>
        <w:shd w:val="clear" w:color="auto" w:fill="FFFFFF"/>
        <w:spacing w:before="100" w:beforeAutospacing="1" w:after="100" w:afterAutospacing="1" w:line="240" w:lineRule="auto"/>
        <w:ind w:left="570"/>
        <w:rPr>
          <w:ins w:id="2683" w:author="Author"/>
          <w:del w:id="2684" w:author="Author"/>
          <w:rFonts w:cs="Segoe UI"/>
          <w:color w:val="000000"/>
        </w:rPr>
      </w:pPr>
      <w:ins w:id="2685" w:author="Author">
        <w:del w:id="2686" w:author="Author">
          <w:r w:rsidRPr="00C55FBF" w:rsidDel="002E1F31">
            <w:rPr>
              <w:rFonts w:cs="Segoe UI"/>
              <w:color w:val="000000"/>
            </w:rPr>
            <w:delText>Open ADFS Management.</w:delText>
          </w:r>
        </w:del>
      </w:ins>
    </w:p>
    <w:p w14:paraId="3479E148" w14:textId="75C50389" w:rsidR="00745ADB" w:rsidRPr="00C55FBF" w:rsidDel="002E1F31" w:rsidRDefault="00745ADB" w:rsidP="004A5AF4">
      <w:pPr>
        <w:pStyle w:val="NormalWeb"/>
        <w:numPr>
          <w:ilvl w:val="0"/>
          <w:numId w:val="28"/>
        </w:numPr>
        <w:shd w:val="clear" w:color="auto" w:fill="FFFFFF"/>
        <w:spacing w:before="100" w:beforeAutospacing="1"/>
        <w:ind w:left="570"/>
        <w:rPr>
          <w:ins w:id="2687" w:author="Author"/>
          <w:del w:id="2688" w:author="Author"/>
          <w:rFonts w:ascii="Segoe UI" w:hAnsi="Segoe UI" w:cs="Segoe UI"/>
          <w:color w:val="000000"/>
          <w:sz w:val="22"/>
          <w:szCs w:val="22"/>
        </w:rPr>
      </w:pPr>
      <w:ins w:id="2689" w:author="Author">
        <w:del w:id="2690" w:author="Author">
          <w:r w:rsidRPr="00C55FBF" w:rsidDel="002E1F31">
            <w:rPr>
              <w:rFonts w:ascii="Segoe UI" w:hAnsi="Segoe UI" w:cs="Segoe UI"/>
              <w:color w:val="000000"/>
              <w:sz w:val="22"/>
              <w:szCs w:val="22"/>
            </w:rPr>
            <w:delText>Go to </w:delText>
          </w:r>
          <w:r w:rsidRPr="00C55FBF" w:rsidDel="002E1F31">
            <w:rPr>
              <w:rStyle w:val="Strong"/>
              <w:rFonts w:ascii="Segoe UI" w:hAnsi="Segoe UI" w:cs="Segoe UI"/>
              <w:color w:val="000000"/>
              <w:sz w:val="22"/>
              <w:szCs w:val="22"/>
            </w:rPr>
            <w:delText>Relying Party Trusts</w:delText>
          </w:r>
          <w:r w:rsidRPr="00C55FBF" w:rsidDel="002E1F31">
            <w:rPr>
              <w:rFonts w:ascii="Segoe UI" w:hAnsi="Segoe UI" w:cs="Segoe UI"/>
              <w:color w:val="000000"/>
              <w:sz w:val="22"/>
              <w:szCs w:val="22"/>
            </w:rPr>
            <w:delText>, right-click on the app you are publishing with Application Proxy, and choose </w:delText>
          </w:r>
          <w:r w:rsidRPr="00C55FBF" w:rsidDel="002E1F31">
            <w:rPr>
              <w:rStyle w:val="Strong"/>
              <w:rFonts w:ascii="Segoe UI" w:hAnsi="Segoe UI" w:cs="Segoe UI"/>
              <w:color w:val="000000"/>
              <w:sz w:val="22"/>
              <w:szCs w:val="22"/>
            </w:rPr>
            <w:delText>Properties</w:delText>
          </w:r>
          <w:r w:rsidRPr="00C55FBF" w:rsidDel="002E1F31">
            <w:rPr>
              <w:rFonts w:ascii="Segoe UI" w:hAnsi="Segoe UI" w:cs="Segoe UI"/>
              <w:color w:val="000000"/>
              <w:sz w:val="22"/>
              <w:szCs w:val="22"/>
            </w:rPr>
            <w:delText>.</w:delText>
          </w:r>
        </w:del>
      </w:ins>
    </w:p>
    <w:p w14:paraId="42C45CE0" w14:textId="5BC15A79" w:rsidR="00745ADB" w:rsidDel="002E1F31" w:rsidRDefault="00745ADB" w:rsidP="00267AA2">
      <w:pPr>
        <w:pStyle w:val="NormalWeb"/>
        <w:shd w:val="clear" w:color="auto" w:fill="FFFFFF"/>
        <w:rPr>
          <w:ins w:id="2691" w:author="Author"/>
          <w:del w:id="2692" w:author="Author"/>
          <w:rFonts w:ascii="Segoe UI" w:hAnsi="Segoe UI" w:cs="Segoe UI"/>
          <w:color w:val="000000"/>
        </w:rPr>
      </w:pPr>
      <w:ins w:id="2693" w:author="Author">
        <w:del w:id="2694" w:author="Author">
          <w:r w:rsidDel="002E1F31">
            <w:rPr>
              <w:rFonts w:cs="Segoe UI"/>
              <w:noProof/>
              <w:color w:val="000000"/>
            </w:rPr>
            <w:drawing>
              <wp:inline distT="0" distB="0" distL="0" distR="0" wp14:anchorId="64BB4D07" wp14:editId="3B85F205">
                <wp:extent cx="6669405" cy="1818640"/>
                <wp:effectExtent l="0" t="0" r="0" b="0"/>
                <wp:docPr id="8" name="Picture 8" descr="Relying Party Trusts right-click on app na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ying Party Trusts right-click on app name - 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9405" cy="1818640"/>
                        </a:xfrm>
                        <a:prstGeom prst="rect">
                          <a:avLst/>
                        </a:prstGeom>
                        <a:noFill/>
                        <a:ln>
                          <a:noFill/>
                        </a:ln>
                      </pic:spPr>
                    </pic:pic>
                  </a:graphicData>
                </a:graphic>
              </wp:inline>
            </w:drawing>
          </w:r>
        </w:del>
      </w:ins>
    </w:p>
    <w:p w14:paraId="022BCF6D" w14:textId="108F9178" w:rsidR="00745ADB" w:rsidRPr="003F6B89" w:rsidDel="002E1F31" w:rsidRDefault="00745ADB" w:rsidP="004A5AF4">
      <w:pPr>
        <w:pStyle w:val="NormalWeb"/>
        <w:numPr>
          <w:ilvl w:val="0"/>
          <w:numId w:val="28"/>
        </w:numPr>
        <w:shd w:val="clear" w:color="auto" w:fill="FFFFFF"/>
        <w:spacing w:before="100" w:beforeAutospacing="1"/>
        <w:ind w:left="570"/>
        <w:rPr>
          <w:ins w:id="2695" w:author="Author"/>
          <w:del w:id="2696" w:author="Author"/>
          <w:rFonts w:ascii="Segoe UI" w:hAnsi="Segoe UI" w:cs="Segoe UI"/>
          <w:color w:val="000000"/>
          <w:sz w:val="22"/>
          <w:szCs w:val="22"/>
        </w:rPr>
      </w:pPr>
      <w:ins w:id="2697" w:author="Author">
        <w:del w:id="2698" w:author="Author">
          <w:r w:rsidRPr="003F6B89" w:rsidDel="002E1F31">
            <w:rPr>
              <w:rFonts w:ascii="Segoe UI" w:hAnsi="Segoe UI" w:cs="Segoe UI"/>
              <w:color w:val="000000"/>
              <w:sz w:val="22"/>
              <w:szCs w:val="22"/>
            </w:rPr>
            <w:delText>On the </w:delText>
          </w:r>
          <w:r w:rsidRPr="003F6B89" w:rsidDel="002E1F31">
            <w:rPr>
              <w:rStyle w:val="Strong"/>
              <w:rFonts w:ascii="Segoe UI" w:hAnsi="Segoe UI" w:cs="Segoe UI"/>
              <w:color w:val="000000"/>
              <w:sz w:val="22"/>
              <w:szCs w:val="22"/>
            </w:rPr>
            <w:delText>Endpoints</w:delText>
          </w:r>
          <w:r w:rsidRPr="003F6B89" w:rsidDel="002E1F31">
            <w:rPr>
              <w:rFonts w:ascii="Segoe UI" w:hAnsi="Segoe UI" w:cs="Segoe UI"/>
              <w:color w:val="000000"/>
              <w:sz w:val="22"/>
              <w:szCs w:val="22"/>
            </w:rPr>
            <w:delText> tab, under </w:delText>
          </w:r>
          <w:r w:rsidRPr="003F6B89" w:rsidDel="002E1F31">
            <w:rPr>
              <w:rStyle w:val="Strong"/>
              <w:rFonts w:ascii="Segoe UI" w:hAnsi="Segoe UI" w:cs="Segoe UI"/>
              <w:color w:val="000000"/>
              <w:sz w:val="22"/>
              <w:szCs w:val="22"/>
            </w:rPr>
            <w:delText>Endpoint type</w:delText>
          </w:r>
          <w:r w:rsidRPr="003F6B89" w:rsidDel="002E1F31">
            <w:rPr>
              <w:rFonts w:ascii="Segoe UI" w:hAnsi="Segoe UI" w:cs="Segoe UI"/>
              <w:color w:val="000000"/>
              <w:sz w:val="22"/>
              <w:szCs w:val="22"/>
            </w:rPr>
            <w:delText>, select </w:delText>
          </w:r>
          <w:r w:rsidRPr="003F6B89" w:rsidDel="002E1F31">
            <w:rPr>
              <w:rStyle w:val="Strong"/>
              <w:rFonts w:ascii="Segoe UI" w:hAnsi="Segoe UI" w:cs="Segoe UI"/>
              <w:color w:val="000000"/>
              <w:sz w:val="22"/>
              <w:szCs w:val="22"/>
            </w:rPr>
            <w:delText>WS-Federation</w:delText>
          </w:r>
          <w:r w:rsidRPr="003F6B89" w:rsidDel="002E1F31">
            <w:rPr>
              <w:rFonts w:ascii="Segoe UI" w:hAnsi="Segoe UI" w:cs="Segoe UI"/>
              <w:color w:val="000000"/>
              <w:sz w:val="22"/>
              <w:szCs w:val="22"/>
            </w:rPr>
            <w:delText>.</w:delText>
          </w:r>
        </w:del>
      </w:ins>
    </w:p>
    <w:p w14:paraId="65C1381A" w14:textId="2DA22A17" w:rsidR="00745ADB" w:rsidDel="002E1F31" w:rsidRDefault="00745ADB" w:rsidP="004A5AF4">
      <w:pPr>
        <w:pStyle w:val="NormalWeb"/>
        <w:numPr>
          <w:ilvl w:val="0"/>
          <w:numId w:val="28"/>
        </w:numPr>
        <w:shd w:val="clear" w:color="auto" w:fill="FFFFFF"/>
        <w:spacing w:before="100" w:beforeAutospacing="1"/>
        <w:ind w:left="570"/>
        <w:rPr>
          <w:ins w:id="2699" w:author="Author"/>
          <w:del w:id="2700" w:author="Author"/>
          <w:rFonts w:ascii="Segoe UI" w:hAnsi="Segoe UI" w:cs="Segoe UI"/>
          <w:color w:val="000000"/>
        </w:rPr>
      </w:pPr>
      <w:ins w:id="2701" w:author="Author">
        <w:del w:id="2702" w:author="Author">
          <w:r w:rsidRPr="003F6B89" w:rsidDel="002E1F31">
            <w:rPr>
              <w:rFonts w:ascii="Segoe UI" w:hAnsi="Segoe UI" w:cs="Segoe UI"/>
              <w:color w:val="000000"/>
              <w:sz w:val="22"/>
              <w:szCs w:val="22"/>
            </w:rPr>
            <w:delText>Under </w:delText>
          </w:r>
          <w:r w:rsidRPr="003F6B89" w:rsidDel="002E1F31">
            <w:rPr>
              <w:rStyle w:val="Strong"/>
              <w:rFonts w:ascii="Segoe UI" w:hAnsi="Segoe UI" w:cs="Segoe UI"/>
              <w:color w:val="000000"/>
              <w:sz w:val="22"/>
              <w:szCs w:val="22"/>
            </w:rPr>
            <w:delText>Trusted URL</w:delText>
          </w:r>
          <w:r w:rsidRPr="003F6B89" w:rsidDel="002E1F31">
            <w:rPr>
              <w:rFonts w:ascii="Segoe UI" w:hAnsi="Segoe UI" w:cs="Segoe UI"/>
              <w:color w:val="000000"/>
              <w:sz w:val="22"/>
              <w:szCs w:val="22"/>
            </w:rPr>
            <w:delText>, enter the URL you entered in the Application Proxy under </w:delText>
          </w:r>
          <w:r w:rsidRPr="003F6B89" w:rsidDel="002E1F31">
            <w:rPr>
              <w:rStyle w:val="Strong"/>
              <w:rFonts w:ascii="Segoe UI" w:hAnsi="Segoe UI" w:cs="Segoe UI"/>
              <w:color w:val="000000"/>
              <w:sz w:val="22"/>
              <w:szCs w:val="22"/>
            </w:rPr>
            <w:delText>External URL</w:delText>
          </w:r>
          <w:r w:rsidRPr="003F6B89" w:rsidDel="002E1F31">
            <w:rPr>
              <w:rFonts w:ascii="Segoe UI" w:hAnsi="Segoe UI" w:cs="Segoe UI"/>
              <w:color w:val="000000"/>
              <w:sz w:val="22"/>
              <w:szCs w:val="22"/>
            </w:rPr>
            <w:delText> and click </w:delText>
          </w:r>
          <w:r w:rsidRPr="003F6B89" w:rsidDel="002E1F31">
            <w:rPr>
              <w:rStyle w:val="Strong"/>
              <w:rFonts w:ascii="Segoe UI" w:hAnsi="Segoe UI" w:cs="Segoe UI"/>
              <w:color w:val="000000"/>
              <w:sz w:val="22"/>
              <w:szCs w:val="22"/>
            </w:rPr>
            <w:delText>OK</w:delText>
          </w:r>
          <w:r w:rsidDel="002E1F31">
            <w:rPr>
              <w:rFonts w:ascii="Segoe UI" w:hAnsi="Segoe UI" w:cs="Segoe UI"/>
              <w:color w:val="000000"/>
            </w:rPr>
            <w:delText>.</w:delText>
          </w:r>
        </w:del>
      </w:ins>
    </w:p>
    <w:p w14:paraId="40921D6E" w14:textId="55A0E60C" w:rsidR="00745ADB" w:rsidDel="002E1F31" w:rsidRDefault="00745ADB" w:rsidP="00745ADB">
      <w:pPr>
        <w:pStyle w:val="NormalWeb"/>
        <w:shd w:val="clear" w:color="auto" w:fill="FFFFFF"/>
        <w:ind w:left="570"/>
        <w:rPr>
          <w:ins w:id="2703" w:author="Author"/>
          <w:del w:id="2704" w:author="Author"/>
          <w:rFonts w:ascii="Segoe UI" w:hAnsi="Segoe UI" w:cs="Segoe UI"/>
          <w:color w:val="000000"/>
        </w:rPr>
      </w:pPr>
      <w:ins w:id="2705" w:author="Author">
        <w:del w:id="2706" w:author="Author">
          <w:r w:rsidDel="002E1F31">
            <w:rPr>
              <w:rFonts w:cs="Segoe UI"/>
              <w:noProof/>
              <w:color w:val="000000"/>
            </w:rPr>
            <w:drawing>
              <wp:inline distT="0" distB="0" distL="0" distR="0" wp14:anchorId="0086EB60" wp14:editId="18A0DACE">
                <wp:extent cx="3886200" cy="4800600"/>
                <wp:effectExtent l="0" t="0" r="0" b="0"/>
                <wp:docPr id="7" name="Picture 7" descr="Add an Endpoint - set Trusted URL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n Endpoint - set Trusted URL value - 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4800600"/>
                        </a:xfrm>
                        <a:prstGeom prst="rect">
                          <a:avLst/>
                        </a:prstGeom>
                        <a:noFill/>
                        <a:ln>
                          <a:noFill/>
                        </a:ln>
                      </pic:spPr>
                    </pic:pic>
                  </a:graphicData>
                </a:graphic>
              </wp:inline>
            </w:drawing>
          </w:r>
        </w:del>
      </w:ins>
    </w:p>
    <w:p w14:paraId="7D796712" w14:textId="77777777" w:rsidR="00745ADB" w:rsidRPr="00745ADB" w:rsidRDefault="00745ADB" w:rsidP="00745ADB">
      <w:pPr>
        <w:rPr>
          <w:ins w:id="2707" w:author="Author"/>
        </w:rPr>
      </w:pPr>
    </w:p>
    <w:p w14:paraId="75726C54" w14:textId="6B4898D4" w:rsidR="00DA1254" w:rsidRDefault="00DA1254" w:rsidP="00DA1254">
      <w:pPr>
        <w:pStyle w:val="Heading2Numbered"/>
        <w:rPr>
          <w:ins w:id="2708" w:author="Author"/>
        </w:rPr>
      </w:pPr>
      <w:bookmarkStart w:id="2709" w:name="_Toc508930380"/>
      <w:ins w:id="2710" w:author="Author">
        <w:r>
          <w:t>En</w:t>
        </w:r>
        <w:r w:rsidR="00645C54">
          <w:t xml:space="preserve">forcing </w:t>
        </w:r>
        <w:del w:id="2711" w:author="Author">
          <w:r w:rsidDel="00645C54">
            <w:delText xml:space="preserve">able </w:delText>
          </w:r>
        </w:del>
        <w:r>
          <w:t>Conditional Access</w:t>
        </w:r>
        <w:bookmarkEnd w:id="2709"/>
      </w:ins>
    </w:p>
    <w:p w14:paraId="77287EB1" w14:textId="761AAFA0" w:rsidR="00792D70" w:rsidRPr="001C4A52" w:rsidDel="00DA1254" w:rsidRDefault="00792D70" w:rsidP="00DA1254">
      <w:pPr>
        <w:pStyle w:val="Heading2"/>
        <w:rPr>
          <w:ins w:id="2712" w:author="Author"/>
          <w:del w:id="2713" w:author="Author"/>
        </w:rPr>
      </w:pPr>
    </w:p>
    <w:tbl>
      <w:tblPr>
        <w:tblStyle w:val="SDMTemplateTable"/>
        <w:tblW w:w="9413" w:type="dxa"/>
        <w:tblLook w:val="01E0" w:firstRow="1" w:lastRow="1" w:firstColumn="1" w:lastColumn="1" w:noHBand="0" w:noVBand="0"/>
      </w:tblPr>
      <w:tblGrid>
        <w:gridCol w:w="9413"/>
      </w:tblGrid>
      <w:tr w:rsidR="002E316C" w:rsidDel="00DA1254" w14:paraId="2553A70A" w14:textId="10C7DEE8" w:rsidTr="00AA798A">
        <w:trPr>
          <w:cnfStyle w:val="100000000000" w:firstRow="1" w:lastRow="0" w:firstColumn="0" w:lastColumn="0" w:oddVBand="0" w:evenVBand="0" w:oddHBand="0" w:evenHBand="0" w:firstRowFirstColumn="0" w:firstRowLastColumn="0" w:lastRowFirstColumn="0" w:lastRowLastColumn="0"/>
          <w:ins w:id="2714" w:author="Author"/>
          <w:del w:id="2715" w:author="Author"/>
        </w:trPr>
        <w:tc>
          <w:tcPr>
            <w:tcW w:w="9413" w:type="dxa"/>
          </w:tcPr>
          <w:p w14:paraId="6A42F23B" w14:textId="0CFE3F1C" w:rsidR="002E316C" w:rsidDel="00DA1254" w:rsidRDefault="002E316C" w:rsidP="00DA1254">
            <w:pPr>
              <w:pStyle w:val="Heading2"/>
              <w:outlineLvl w:val="1"/>
              <w:rPr>
                <w:ins w:id="2716" w:author="Author"/>
                <w:del w:id="2717" w:author="Author"/>
              </w:rPr>
            </w:pPr>
            <w:ins w:id="2718" w:author="Author">
              <w:del w:id="2719" w:author="Author">
                <w:r w:rsidDel="00DA1254">
                  <w:delText>Publish applications using custom domain name</w:delText>
                </w:r>
              </w:del>
            </w:ins>
          </w:p>
        </w:tc>
      </w:tr>
      <w:tr w:rsidR="002E316C" w:rsidDel="00DA1254" w14:paraId="368515AB" w14:textId="3B30E311" w:rsidTr="00AA798A">
        <w:trPr>
          <w:cnfStyle w:val="000000100000" w:firstRow="0" w:lastRow="0" w:firstColumn="0" w:lastColumn="0" w:oddVBand="0" w:evenVBand="0" w:oddHBand="1" w:evenHBand="0" w:firstRowFirstColumn="0" w:firstRowLastColumn="0" w:lastRowFirstColumn="0" w:lastRowLastColumn="0"/>
          <w:ins w:id="2720" w:author="Author"/>
          <w:del w:id="2721" w:author="Author"/>
        </w:trPr>
        <w:tc>
          <w:tcPr>
            <w:tcW w:w="9413" w:type="dxa"/>
          </w:tcPr>
          <w:p w14:paraId="153BE9CD" w14:textId="635E7EBC" w:rsidR="002E316C" w:rsidDel="00DA1254" w:rsidRDefault="002E316C" w:rsidP="00DA1254">
            <w:pPr>
              <w:pStyle w:val="Heading2"/>
              <w:outlineLvl w:val="1"/>
              <w:rPr>
                <w:ins w:id="2722" w:author="Author"/>
                <w:del w:id="2723" w:author="Author"/>
              </w:rPr>
            </w:pPr>
            <w:ins w:id="2724" w:author="Author">
              <w:del w:id="2725" w:author="Author">
                <w:r w:rsidDel="00DA1254">
                  <w:delText>Enable single-sign on</w:delText>
                </w:r>
              </w:del>
            </w:ins>
          </w:p>
        </w:tc>
      </w:tr>
      <w:tr w:rsidR="002E316C" w:rsidDel="00DA1254" w14:paraId="697351C7" w14:textId="5F6E7B2F" w:rsidTr="00AA798A">
        <w:trPr>
          <w:cnfStyle w:val="000000010000" w:firstRow="0" w:lastRow="0" w:firstColumn="0" w:lastColumn="0" w:oddVBand="0" w:evenVBand="0" w:oddHBand="0" w:evenHBand="1" w:firstRowFirstColumn="0" w:firstRowLastColumn="0" w:lastRowFirstColumn="0" w:lastRowLastColumn="0"/>
          <w:ins w:id="2726" w:author="Author"/>
          <w:del w:id="2727" w:author="Author"/>
        </w:trPr>
        <w:tc>
          <w:tcPr>
            <w:tcW w:w="9413" w:type="dxa"/>
          </w:tcPr>
          <w:p w14:paraId="2A9D23CE" w14:textId="73AD6E54" w:rsidR="002E316C" w:rsidDel="00DA1254" w:rsidRDefault="002E316C" w:rsidP="00DA1254">
            <w:pPr>
              <w:pStyle w:val="Heading2"/>
              <w:outlineLvl w:val="1"/>
              <w:rPr>
                <w:ins w:id="2728" w:author="Author"/>
                <w:del w:id="2729" w:author="Author"/>
              </w:rPr>
            </w:pPr>
            <w:ins w:id="2730" w:author="Author">
              <w:del w:id="2731" w:author="Author">
                <w:r w:rsidDel="00DA1254">
                  <w:delText>Working with claims aware applications</w:delText>
                </w:r>
              </w:del>
            </w:ins>
          </w:p>
        </w:tc>
      </w:tr>
      <w:tr w:rsidR="002E316C" w:rsidDel="00DA1254" w14:paraId="2E3DEA55" w14:textId="1772D5A4" w:rsidTr="00AA798A">
        <w:trPr>
          <w:cnfStyle w:val="000000100000" w:firstRow="0" w:lastRow="0" w:firstColumn="0" w:lastColumn="0" w:oddVBand="0" w:evenVBand="0" w:oddHBand="1" w:evenHBand="0" w:firstRowFirstColumn="0" w:firstRowLastColumn="0" w:lastRowFirstColumn="0" w:lastRowLastColumn="0"/>
          <w:ins w:id="2732" w:author="Author"/>
          <w:del w:id="2733" w:author="Author"/>
        </w:trPr>
        <w:tc>
          <w:tcPr>
            <w:tcW w:w="9413" w:type="dxa"/>
          </w:tcPr>
          <w:p w14:paraId="08152520" w14:textId="2A72F6CD" w:rsidR="002E316C" w:rsidDel="00DA1254" w:rsidRDefault="002E316C" w:rsidP="00DA1254">
            <w:pPr>
              <w:pStyle w:val="Heading2"/>
              <w:outlineLvl w:val="1"/>
              <w:rPr>
                <w:ins w:id="2734" w:author="Author"/>
                <w:del w:id="2735" w:author="Author"/>
              </w:rPr>
            </w:pPr>
            <w:ins w:id="2736" w:author="Author">
              <w:del w:id="2737" w:author="Author">
                <w:r w:rsidDel="00DA1254">
                  <w:delText>Enable conditional access</w:delText>
                </w:r>
              </w:del>
            </w:ins>
          </w:p>
        </w:tc>
      </w:tr>
    </w:tbl>
    <w:p w14:paraId="679B069F" w14:textId="77777777" w:rsidR="00AA798A" w:rsidRPr="00AA798A" w:rsidRDefault="00AA798A" w:rsidP="000827D9">
      <w:pPr>
        <w:spacing w:line="240" w:lineRule="auto"/>
        <w:jc w:val="both"/>
        <w:rPr>
          <w:ins w:id="2738" w:author="Author"/>
        </w:rPr>
      </w:pPr>
      <w:ins w:id="2739" w:author="Author">
        <w:r w:rsidRPr="00AA798A">
          <w:t>Traditional security solutions used to be enough to protect your business. But that was before the mobility industry grew, which created a larger attack landscape, and the transition to the cloud made employees' interactions with other users, devices, apps, and data more complex. To truly protect your business now, you need to take a more holistic and innovative approach to security, one that can protect, detect, and respond to threats of all kinds on-premises as well as in the cloud.</w:t>
        </w:r>
      </w:ins>
    </w:p>
    <w:p w14:paraId="4927A104" w14:textId="54465567" w:rsidR="001C4A52" w:rsidRPr="00AA798A" w:rsidDel="00AA798A" w:rsidRDefault="00AA798A" w:rsidP="000827D9">
      <w:pPr>
        <w:spacing w:after="0" w:line="240" w:lineRule="auto"/>
        <w:jc w:val="both"/>
        <w:rPr>
          <w:del w:id="2740" w:author="Author"/>
        </w:rPr>
      </w:pPr>
      <w:ins w:id="2741" w:author="Author">
        <w:r w:rsidRPr="00AA798A">
          <w:t>In more than 63 percent of data breaches, attackers gain corporate network access through weak, default, or stolen user credentials. Microsoft Identity-Driven Security focuses on user credentials, slamming the door shut on credential theft by managing and protecting your identities, including your privileged and non-privileged identities.</w:t>
        </w:r>
        <w:r w:rsidRPr="00AA798A" w:rsidDel="00DA1254">
          <w:t xml:space="preserve"> </w:t>
        </w:r>
      </w:ins>
      <w:del w:id="2742" w:author="Author">
        <w:r w:rsidR="001C4A52" w:rsidRPr="00AA798A" w:rsidDel="00DA1254">
          <w:delText xml:space="preserve">Connector groups are useful for various scenarios, including: </w:delText>
        </w:r>
      </w:del>
    </w:p>
    <w:p w14:paraId="0EF7E55D" w14:textId="77777777" w:rsidR="00AA798A" w:rsidRPr="00A65BDC" w:rsidRDefault="00AA798A" w:rsidP="000827D9">
      <w:pPr>
        <w:spacing w:line="240" w:lineRule="auto"/>
        <w:jc w:val="both"/>
        <w:rPr>
          <w:ins w:id="2743" w:author="Author"/>
        </w:rPr>
      </w:pPr>
    </w:p>
    <w:p w14:paraId="3E705E4A" w14:textId="4EBB1E7C" w:rsidR="00F37493" w:rsidRDefault="00F37493" w:rsidP="003F651D">
      <w:pPr>
        <w:shd w:val="clear" w:color="auto" w:fill="FFFFFF"/>
        <w:textAlignment w:val="baseline"/>
        <w:rPr>
          <w:ins w:id="2744" w:author="Author"/>
          <w:rFonts w:cs="Segoe UI"/>
          <w:color w:val="000000"/>
          <w:sz w:val="19"/>
          <w:szCs w:val="23"/>
        </w:rPr>
      </w:pPr>
      <w:ins w:id="2745" w:author="Author">
        <w:del w:id="2746" w:author="Author">
          <w:r w:rsidRPr="00A65BDC" w:rsidDel="003F651D">
            <w:rPr>
              <w:rFonts w:cs="Segoe UI"/>
              <w:noProof/>
              <w:color w:val="000000"/>
              <w:sz w:val="19"/>
              <w:szCs w:val="23"/>
            </w:rPr>
            <w:drawing>
              <wp:inline distT="0" distB="0" distL="0" distR="0" wp14:anchorId="015E0A78" wp14:editId="7B8D5FE6">
                <wp:extent cx="894521" cy="655215"/>
                <wp:effectExtent l="0" t="0" r="0" b="0"/>
                <wp:docPr id="27" name="Picture 27" descr="https://img-prod-cms-rt-microsoft-com.akamaized.net/cms/api/am/imageFileData/RE1SE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prod-cms-rt-microsoft-com.akamaized.net/cms/api/am/imageFileData/RE1SEj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7948" cy="657725"/>
                        </a:xfrm>
                        <a:prstGeom prst="rect">
                          <a:avLst/>
                        </a:prstGeom>
                        <a:noFill/>
                        <a:ln>
                          <a:noFill/>
                        </a:ln>
                      </pic:spPr>
                    </pic:pic>
                  </a:graphicData>
                </a:graphic>
              </wp:inline>
            </w:drawing>
          </w:r>
        </w:del>
      </w:ins>
    </w:p>
    <w:p w14:paraId="4643981B" w14:textId="55623651" w:rsidR="003F651D" w:rsidRPr="00F66A61" w:rsidDel="00F66A61" w:rsidRDefault="003F651D" w:rsidP="003F651D">
      <w:pPr>
        <w:shd w:val="clear" w:color="auto" w:fill="FFFFFF"/>
        <w:textAlignment w:val="baseline"/>
        <w:rPr>
          <w:ins w:id="2747" w:author="Author"/>
          <w:del w:id="2748" w:author="Author"/>
          <w:rFonts w:cs="Segoe UI"/>
          <w:color w:val="548DD4" w:themeColor="text2" w:themeTint="99"/>
          <w:sz w:val="24"/>
          <w:szCs w:val="28"/>
        </w:rPr>
      </w:pPr>
    </w:p>
    <w:p w14:paraId="77DE18F7" w14:textId="77777777" w:rsidR="00F37493" w:rsidRPr="00F66A61" w:rsidRDefault="00F37493" w:rsidP="00F66A61">
      <w:pPr>
        <w:spacing w:before="0" w:after="0"/>
        <w:rPr>
          <w:ins w:id="2749" w:author="Author"/>
          <w:color w:val="548DD4" w:themeColor="text2" w:themeTint="99"/>
          <w:sz w:val="24"/>
          <w:szCs w:val="28"/>
        </w:rPr>
      </w:pPr>
      <w:ins w:id="2750" w:author="Author">
        <w:r w:rsidRPr="00F66A61">
          <w:rPr>
            <w:color w:val="548DD4" w:themeColor="text2" w:themeTint="99"/>
            <w:sz w:val="24"/>
            <w:szCs w:val="28"/>
          </w:rPr>
          <w:t>User- and location-based conditional access</w:t>
        </w:r>
      </w:ins>
    </w:p>
    <w:p w14:paraId="1E70C500" w14:textId="77777777" w:rsidR="00F37493" w:rsidRPr="00F66A61" w:rsidRDefault="00F37493" w:rsidP="00F66A61">
      <w:pPr>
        <w:spacing w:before="0" w:after="0"/>
        <w:rPr>
          <w:ins w:id="2751" w:author="Author"/>
          <w:sz w:val="20"/>
        </w:rPr>
      </w:pPr>
      <w:ins w:id="2752" w:author="Author">
        <w:r w:rsidRPr="00F66A61">
          <w:rPr>
            <w:sz w:val="20"/>
          </w:rPr>
          <w:t>Keep sensitive data protected by limiting user access based on geo-location or IP address with </w:t>
        </w:r>
        <w:r w:rsidRPr="00F66A61">
          <w:rPr>
            <w:sz w:val="20"/>
          </w:rPr>
          <w:fldChar w:fldCharType="begin"/>
        </w:r>
        <w:r w:rsidRPr="00F66A61">
          <w:rPr>
            <w:sz w:val="20"/>
          </w:rPr>
          <w:instrText xml:space="preserve"> HYPERLINK "https://docs.microsoft.com/azure/active-directory/active-directory-conditional-access-locations" \t "_blank" </w:instrText>
        </w:r>
        <w:r w:rsidRPr="00F66A61">
          <w:rPr>
            <w:sz w:val="20"/>
          </w:rPr>
          <w:fldChar w:fldCharType="separate"/>
        </w:r>
        <w:r w:rsidRPr="00F66A61">
          <w:rPr>
            <w:rStyle w:val="Hyperlink"/>
            <w:sz w:val="20"/>
          </w:rPr>
          <w:t>location-based conditional access policies</w:t>
        </w:r>
        <w:r w:rsidRPr="00F66A61">
          <w:rPr>
            <w:sz w:val="20"/>
          </w:rPr>
          <w:fldChar w:fldCharType="end"/>
        </w:r>
        <w:r w:rsidRPr="00F66A61">
          <w:rPr>
            <w:sz w:val="20"/>
          </w:rPr>
          <w:t>.</w:t>
        </w:r>
      </w:ins>
    </w:p>
    <w:p w14:paraId="478C4687" w14:textId="77777777" w:rsidR="00D96949" w:rsidRPr="00F66A61" w:rsidRDefault="00D96949" w:rsidP="00F66A61">
      <w:pPr>
        <w:spacing w:before="0" w:after="0"/>
        <w:rPr>
          <w:ins w:id="2753" w:author="Author"/>
          <w:sz w:val="20"/>
        </w:rPr>
      </w:pPr>
    </w:p>
    <w:p w14:paraId="674261D8" w14:textId="650011E3" w:rsidR="00F37493" w:rsidRPr="00F66A61" w:rsidDel="003F651D" w:rsidRDefault="00F37493" w:rsidP="00F66A61">
      <w:pPr>
        <w:spacing w:before="0" w:after="0"/>
        <w:rPr>
          <w:ins w:id="2754" w:author="Author"/>
          <w:del w:id="2755" w:author="Author"/>
          <w:color w:val="548DD4" w:themeColor="text2" w:themeTint="99"/>
          <w:sz w:val="24"/>
          <w:szCs w:val="28"/>
        </w:rPr>
      </w:pPr>
      <w:ins w:id="2756" w:author="Author">
        <w:del w:id="2757" w:author="Author">
          <w:r w:rsidRPr="00F66A61" w:rsidDel="003F651D">
            <w:rPr>
              <w:noProof/>
              <w:color w:val="548DD4" w:themeColor="text2" w:themeTint="99"/>
              <w:sz w:val="24"/>
              <w:szCs w:val="28"/>
            </w:rPr>
            <w:drawing>
              <wp:inline distT="0" distB="0" distL="0" distR="0" wp14:anchorId="0FC45C03" wp14:editId="067F8438">
                <wp:extent cx="755374" cy="553293"/>
                <wp:effectExtent l="0" t="0" r="6985" b="0"/>
                <wp:docPr id="26" name="Picture 26" descr="https://img-prod-cms-rt-microsoft-com.akamaized.net/cms/api/am/imageFileData/RE1SB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rod-cms-rt-microsoft-com.akamaized.net/cms/api/am/imageFileData/RE1SBF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0312" cy="556910"/>
                        </a:xfrm>
                        <a:prstGeom prst="rect">
                          <a:avLst/>
                        </a:prstGeom>
                        <a:noFill/>
                        <a:ln>
                          <a:noFill/>
                        </a:ln>
                      </pic:spPr>
                    </pic:pic>
                  </a:graphicData>
                </a:graphic>
              </wp:inline>
            </w:drawing>
          </w:r>
        </w:del>
      </w:ins>
    </w:p>
    <w:p w14:paraId="78B09B4B" w14:textId="77777777" w:rsidR="00F37493" w:rsidRPr="00F66A61" w:rsidRDefault="00F37493" w:rsidP="00F66A61">
      <w:pPr>
        <w:spacing w:before="0" w:after="0"/>
        <w:rPr>
          <w:ins w:id="2758" w:author="Author"/>
          <w:color w:val="548DD4" w:themeColor="text2" w:themeTint="99"/>
          <w:sz w:val="24"/>
          <w:szCs w:val="28"/>
        </w:rPr>
      </w:pPr>
      <w:ins w:id="2759" w:author="Author">
        <w:r w:rsidRPr="00F66A61">
          <w:rPr>
            <w:color w:val="548DD4" w:themeColor="text2" w:themeTint="99"/>
            <w:sz w:val="24"/>
            <w:szCs w:val="28"/>
          </w:rPr>
          <w:t>Device-based conditional access</w:t>
        </w:r>
      </w:ins>
    </w:p>
    <w:p w14:paraId="2A4287CE" w14:textId="77777777" w:rsidR="00F37493" w:rsidRPr="00F66A61" w:rsidRDefault="00F37493" w:rsidP="00F66A61">
      <w:pPr>
        <w:spacing w:before="0" w:after="0"/>
        <w:rPr>
          <w:ins w:id="2760" w:author="Author"/>
          <w:sz w:val="20"/>
        </w:rPr>
      </w:pPr>
      <w:ins w:id="2761" w:author="Author">
        <w:r w:rsidRPr="00F66A61">
          <w:rPr>
            <w:sz w:val="20"/>
          </w:rPr>
          <w:t>Ensure only enrolled and approved devices can access corporate data with </w:t>
        </w:r>
        <w:r w:rsidRPr="00F66A61">
          <w:rPr>
            <w:sz w:val="20"/>
          </w:rPr>
          <w:fldChar w:fldCharType="begin"/>
        </w:r>
        <w:r w:rsidRPr="00F66A61">
          <w:rPr>
            <w:sz w:val="20"/>
          </w:rPr>
          <w:instrText xml:space="preserve"> HYPERLINK "https://docs.microsoft.com/azure/active-directory/active-directory-conditional-access-policy-connected-applications" \t "_blank" </w:instrText>
        </w:r>
        <w:r w:rsidRPr="00F66A61">
          <w:rPr>
            <w:sz w:val="20"/>
          </w:rPr>
          <w:fldChar w:fldCharType="separate"/>
        </w:r>
        <w:r w:rsidRPr="00F66A61">
          <w:rPr>
            <w:rStyle w:val="Hyperlink"/>
            <w:sz w:val="20"/>
          </w:rPr>
          <w:t>device-based conditional access</w:t>
        </w:r>
        <w:r w:rsidRPr="00F66A61">
          <w:rPr>
            <w:sz w:val="20"/>
          </w:rPr>
          <w:fldChar w:fldCharType="end"/>
        </w:r>
        <w:r w:rsidRPr="00F66A61">
          <w:rPr>
            <w:sz w:val="20"/>
          </w:rPr>
          <w:t>.</w:t>
        </w:r>
      </w:ins>
    </w:p>
    <w:p w14:paraId="569A02A9" w14:textId="77777777" w:rsidR="00D96949" w:rsidRPr="00F66A61" w:rsidRDefault="00D96949" w:rsidP="00F66A61">
      <w:pPr>
        <w:spacing w:before="0" w:after="0"/>
        <w:rPr>
          <w:ins w:id="2762" w:author="Author"/>
          <w:sz w:val="20"/>
        </w:rPr>
      </w:pPr>
    </w:p>
    <w:p w14:paraId="5560B18B" w14:textId="74018373" w:rsidR="00F37493" w:rsidRPr="00F66A61" w:rsidDel="003F651D" w:rsidRDefault="00F37493" w:rsidP="00F66A61">
      <w:pPr>
        <w:spacing w:before="0" w:after="0"/>
        <w:rPr>
          <w:ins w:id="2763" w:author="Author"/>
          <w:del w:id="2764" w:author="Author"/>
          <w:color w:val="548DD4" w:themeColor="text2" w:themeTint="99"/>
          <w:sz w:val="24"/>
          <w:szCs w:val="28"/>
        </w:rPr>
      </w:pPr>
      <w:ins w:id="2765" w:author="Author">
        <w:del w:id="2766" w:author="Author">
          <w:r w:rsidRPr="00F66A61" w:rsidDel="003F651D">
            <w:rPr>
              <w:noProof/>
              <w:color w:val="548DD4" w:themeColor="text2" w:themeTint="99"/>
              <w:sz w:val="24"/>
              <w:szCs w:val="28"/>
            </w:rPr>
            <w:drawing>
              <wp:inline distT="0" distB="0" distL="0" distR="0" wp14:anchorId="7B0A9E54" wp14:editId="45E81885">
                <wp:extent cx="785191" cy="575133"/>
                <wp:effectExtent l="0" t="0" r="0" b="0"/>
                <wp:docPr id="25" name="Picture 25" descr="https://img-prod-cms-rt-microsoft-com.akamaized.net/cms/api/am/imageFileData/RE1SB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rod-cms-rt-microsoft-com.akamaized.net/cms/api/am/imageFileData/RE1SBF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347" cy="576712"/>
                        </a:xfrm>
                        <a:prstGeom prst="rect">
                          <a:avLst/>
                        </a:prstGeom>
                        <a:noFill/>
                        <a:ln>
                          <a:noFill/>
                        </a:ln>
                      </pic:spPr>
                    </pic:pic>
                  </a:graphicData>
                </a:graphic>
              </wp:inline>
            </w:drawing>
          </w:r>
        </w:del>
      </w:ins>
    </w:p>
    <w:p w14:paraId="7987F4D0" w14:textId="77777777" w:rsidR="00F37493" w:rsidRPr="00F66A61" w:rsidRDefault="00F37493" w:rsidP="00F66A61">
      <w:pPr>
        <w:spacing w:before="0" w:after="0"/>
        <w:rPr>
          <w:ins w:id="2767" w:author="Author"/>
          <w:color w:val="548DD4" w:themeColor="text2" w:themeTint="99"/>
          <w:sz w:val="24"/>
          <w:szCs w:val="28"/>
        </w:rPr>
      </w:pPr>
      <w:ins w:id="2768" w:author="Author">
        <w:r w:rsidRPr="00F66A61">
          <w:rPr>
            <w:color w:val="548DD4" w:themeColor="text2" w:themeTint="99"/>
            <w:sz w:val="24"/>
            <w:szCs w:val="28"/>
          </w:rPr>
          <w:t>Application-based conditional access</w:t>
        </w:r>
      </w:ins>
    </w:p>
    <w:p w14:paraId="6FC7CF2A" w14:textId="77777777" w:rsidR="00F37493" w:rsidRPr="00F66A61" w:rsidRDefault="00F37493" w:rsidP="00F66A61">
      <w:pPr>
        <w:spacing w:before="0" w:after="0"/>
        <w:rPr>
          <w:ins w:id="2769" w:author="Author"/>
          <w:sz w:val="20"/>
        </w:rPr>
      </w:pPr>
      <w:ins w:id="2770" w:author="Author">
        <w:r w:rsidRPr="00F66A61">
          <w:rPr>
            <w:sz w:val="20"/>
          </w:rPr>
          <w:t>Work doesn't have to stop when a user is not on the corporate network. </w:t>
        </w:r>
        <w:r w:rsidRPr="00F66A61">
          <w:rPr>
            <w:sz w:val="20"/>
          </w:rPr>
          <w:fldChar w:fldCharType="begin"/>
        </w:r>
        <w:r w:rsidRPr="00F66A61">
          <w:rPr>
            <w:sz w:val="20"/>
          </w:rPr>
          <w:instrText xml:space="preserve"> HYPERLINK "https://docs.microsoft.com/azure/active-directory/active-directory-conditional-access-mam" \t "_blank" </w:instrText>
        </w:r>
        <w:r w:rsidRPr="00F66A61">
          <w:rPr>
            <w:sz w:val="20"/>
          </w:rPr>
          <w:fldChar w:fldCharType="separate"/>
        </w:r>
        <w:r w:rsidRPr="00F66A61">
          <w:rPr>
            <w:rStyle w:val="Hyperlink"/>
            <w:sz w:val="20"/>
          </w:rPr>
          <w:t>Secure access to corporate cloud and on</w:t>
        </w:r>
        <w:r w:rsidRPr="00F66A61">
          <w:rPr>
            <w:rStyle w:val="Hyperlink"/>
            <w:sz w:val="20"/>
          </w:rPr>
          <w:noBreakHyphen/>
          <w:t>premises apps</w:t>
        </w:r>
        <w:r w:rsidRPr="00F66A61">
          <w:rPr>
            <w:sz w:val="20"/>
          </w:rPr>
          <w:fldChar w:fldCharType="end"/>
        </w:r>
        <w:r w:rsidRPr="00F66A61">
          <w:rPr>
            <w:sz w:val="20"/>
          </w:rPr>
          <w:t> and maintain control with conditional access.</w:t>
        </w:r>
      </w:ins>
    </w:p>
    <w:p w14:paraId="53807509" w14:textId="77777777" w:rsidR="00D96949" w:rsidRPr="00F66A61" w:rsidRDefault="00D96949" w:rsidP="00F66A61">
      <w:pPr>
        <w:spacing w:before="0" w:after="0"/>
        <w:rPr>
          <w:ins w:id="2771" w:author="Author"/>
          <w:sz w:val="20"/>
        </w:rPr>
      </w:pPr>
    </w:p>
    <w:p w14:paraId="5F6364FC" w14:textId="586F851E" w:rsidR="00F37493" w:rsidRPr="00F66A61" w:rsidDel="003F651D" w:rsidRDefault="00F37493" w:rsidP="00F66A61">
      <w:pPr>
        <w:spacing w:before="0" w:after="0"/>
        <w:rPr>
          <w:ins w:id="2772" w:author="Author"/>
          <w:del w:id="2773" w:author="Author"/>
          <w:color w:val="548DD4" w:themeColor="text2" w:themeTint="99"/>
          <w:sz w:val="24"/>
          <w:szCs w:val="28"/>
        </w:rPr>
      </w:pPr>
      <w:ins w:id="2774" w:author="Author">
        <w:del w:id="2775" w:author="Author">
          <w:r w:rsidRPr="00F66A61" w:rsidDel="003F651D">
            <w:rPr>
              <w:noProof/>
              <w:color w:val="548DD4" w:themeColor="text2" w:themeTint="99"/>
              <w:sz w:val="24"/>
              <w:szCs w:val="28"/>
            </w:rPr>
            <w:drawing>
              <wp:inline distT="0" distB="0" distL="0" distR="0" wp14:anchorId="6168ED8B" wp14:editId="6091E79E">
                <wp:extent cx="956368" cy="700516"/>
                <wp:effectExtent l="0" t="0" r="0" b="0"/>
                <wp:docPr id="24" name="Picture 24" descr="https://img-prod-cms-rt-microsoft-com.akamaized.net/cms/api/am/imageFileData/RE1SB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prod-cms-rt-microsoft-com.akamaized.net/cms/api/am/imageFileData/RE1SBF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9380" cy="702722"/>
                        </a:xfrm>
                        <a:prstGeom prst="rect">
                          <a:avLst/>
                        </a:prstGeom>
                        <a:noFill/>
                        <a:ln>
                          <a:noFill/>
                        </a:ln>
                      </pic:spPr>
                    </pic:pic>
                  </a:graphicData>
                </a:graphic>
              </wp:inline>
            </w:drawing>
          </w:r>
        </w:del>
      </w:ins>
    </w:p>
    <w:p w14:paraId="0325F297" w14:textId="77777777" w:rsidR="00F37493" w:rsidRPr="00F66A61" w:rsidRDefault="00F37493" w:rsidP="00F66A61">
      <w:pPr>
        <w:spacing w:before="0" w:after="0"/>
        <w:rPr>
          <w:ins w:id="2776" w:author="Author"/>
          <w:color w:val="548DD4" w:themeColor="text2" w:themeTint="99"/>
          <w:sz w:val="24"/>
          <w:szCs w:val="28"/>
        </w:rPr>
      </w:pPr>
      <w:ins w:id="2777" w:author="Author">
        <w:r w:rsidRPr="00F66A61">
          <w:rPr>
            <w:color w:val="548DD4" w:themeColor="text2" w:themeTint="99"/>
            <w:sz w:val="24"/>
            <w:szCs w:val="28"/>
          </w:rPr>
          <w:t>Risk-based conditional access</w:t>
        </w:r>
      </w:ins>
    </w:p>
    <w:p w14:paraId="61D83291" w14:textId="77777777" w:rsidR="00F37493" w:rsidRPr="00F66A61" w:rsidRDefault="00F37493" w:rsidP="00F66A61">
      <w:pPr>
        <w:spacing w:before="0" w:after="0"/>
        <w:rPr>
          <w:ins w:id="2778" w:author="Author"/>
          <w:sz w:val="20"/>
        </w:rPr>
      </w:pPr>
      <w:ins w:id="2779" w:author="Author">
        <w:r w:rsidRPr="00F66A61">
          <w:rPr>
            <w:sz w:val="20"/>
          </w:rPr>
          <w:t>Protect your data from malicious hackers with a </w:t>
        </w:r>
        <w:r w:rsidRPr="00F66A61">
          <w:rPr>
            <w:sz w:val="20"/>
          </w:rPr>
          <w:fldChar w:fldCharType="begin"/>
        </w:r>
        <w:r w:rsidRPr="00F66A61">
          <w:rPr>
            <w:sz w:val="20"/>
          </w:rPr>
          <w:instrText xml:space="preserve"> HYPERLINK "https://www.microsoft.com/en-us/cloud-platform/conditional-access" </w:instrText>
        </w:r>
        <w:r w:rsidRPr="00F66A61">
          <w:rPr>
            <w:sz w:val="20"/>
          </w:rPr>
          <w:fldChar w:fldCharType="separate"/>
        </w:r>
        <w:r w:rsidRPr="00F66A61">
          <w:rPr>
            <w:rStyle w:val="Hyperlink"/>
            <w:sz w:val="20"/>
          </w:rPr>
          <w:t>risk-based conditional access policy</w:t>
        </w:r>
        <w:r w:rsidRPr="00F66A61">
          <w:rPr>
            <w:sz w:val="20"/>
          </w:rPr>
          <w:fldChar w:fldCharType="end"/>
        </w:r>
        <w:r w:rsidRPr="00F66A61">
          <w:rPr>
            <w:sz w:val="20"/>
          </w:rPr>
          <w:t> that can be applied to all apps and all users, whether on-premises or in the cloud.</w:t>
        </w:r>
      </w:ins>
    </w:p>
    <w:p w14:paraId="174E3F44" w14:textId="77777777" w:rsidR="00F37493" w:rsidRPr="00F37493" w:rsidRDefault="00F37493" w:rsidP="00F37493">
      <w:pPr>
        <w:rPr>
          <w:ins w:id="2780" w:author="Author"/>
          <w:lang w:val="en-GB"/>
        </w:rPr>
      </w:pPr>
    </w:p>
    <w:p w14:paraId="1058FA69" w14:textId="4A024939" w:rsidR="001C4A52" w:rsidRPr="001C4A52" w:rsidDel="00DA1254" w:rsidRDefault="001C4A52" w:rsidP="00DA1254">
      <w:pPr>
        <w:pStyle w:val="Heading2"/>
        <w:rPr>
          <w:del w:id="2781" w:author="Author"/>
        </w:rPr>
      </w:pPr>
      <w:del w:id="2782" w:author="Author">
        <w:r w:rsidRPr="001C4A52" w:rsidDel="00DA1254">
          <w:delText>Sites with multiple interconnected datacenters</w:delText>
        </w:r>
      </w:del>
    </w:p>
    <w:p w14:paraId="408B4D76" w14:textId="018A0468" w:rsidR="001C4A52" w:rsidRPr="001C4A52" w:rsidDel="00DA1254" w:rsidRDefault="001C4A52" w:rsidP="00DA1254">
      <w:pPr>
        <w:pStyle w:val="Heading2"/>
        <w:rPr>
          <w:del w:id="2783" w:author="Author"/>
        </w:rPr>
      </w:pPr>
      <w:del w:id="2784" w:author="Author">
        <w:r w:rsidRPr="001C4A52" w:rsidDel="00DA1254">
          <w:delText>Many organizations have a number of interconnected datacenters. In this case, you want to keep as much traffic within the datacenter as possible because cross-datacenter links are expensive and slow. You can deploy connectors in each datacenter to serve only the applications that reside within the datacenter. This approach minimizes cross-datacenter links and provides an entirely transparent experience to your users.</w:delText>
        </w:r>
        <w:r w:rsidRPr="001C4A52" w:rsidDel="00DA1254">
          <w:rPr>
            <w:rStyle w:val="lf-thread-btn"/>
          </w:rPr>
          <w:delText xml:space="preserve"> </w:delText>
        </w:r>
      </w:del>
    </w:p>
    <w:p w14:paraId="3B276E00" w14:textId="3EFFCD94" w:rsidR="001C4A52" w:rsidRPr="001C4A52" w:rsidDel="00DA1254" w:rsidRDefault="001C4A52" w:rsidP="00DA1254">
      <w:pPr>
        <w:pStyle w:val="Heading2"/>
        <w:rPr>
          <w:del w:id="2785" w:author="Author"/>
        </w:rPr>
      </w:pPr>
      <w:del w:id="2786" w:author="Author">
        <w:r w:rsidRPr="001C4A52" w:rsidDel="00DA1254">
          <w:delText>Applications installed on isolated networks</w:delText>
        </w:r>
      </w:del>
    </w:p>
    <w:p w14:paraId="72B3D070" w14:textId="6D0E6EE6" w:rsidR="001C4A52" w:rsidRPr="001C4A52" w:rsidDel="00DA1254" w:rsidRDefault="001C4A52" w:rsidP="00DA1254">
      <w:pPr>
        <w:pStyle w:val="Heading2"/>
        <w:rPr>
          <w:del w:id="2787" w:author="Author"/>
        </w:rPr>
      </w:pPr>
      <w:del w:id="2788" w:author="Author">
        <w:r w:rsidRPr="001C4A52" w:rsidDel="00DA1254">
          <w:delText xml:space="preserve">Applications can be hosted in networks that are not part of the main corporate network. You can use connector groups to install dedicated connectors on isolated networks to also isolate applications to the network. This usually happens when a third party vendor maintains a specific application for your organization. </w:delText>
        </w:r>
      </w:del>
    </w:p>
    <w:p w14:paraId="77503BBD" w14:textId="31B7615A" w:rsidR="001C4A52" w:rsidRPr="001C4A52" w:rsidDel="00DA1254" w:rsidRDefault="001C4A52" w:rsidP="00DA1254">
      <w:pPr>
        <w:pStyle w:val="Heading2"/>
        <w:rPr>
          <w:del w:id="2789" w:author="Author"/>
        </w:rPr>
      </w:pPr>
      <w:del w:id="2790" w:author="Author">
        <w:r w:rsidRPr="001C4A52" w:rsidDel="00DA1254">
          <w:delText>Connector groups allow you to install dedicated connectors for those networks that publish only specific applications, making it easier and more secure to outsource application management to third party vendors.</w:delText>
        </w:r>
        <w:r w:rsidRPr="001C4A52" w:rsidDel="00DA1254">
          <w:rPr>
            <w:rStyle w:val="lf-thread-btn"/>
          </w:rPr>
          <w:delText xml:space="preserve"> </w:delText>
        </w:r>
      </w:del>
    </w:p>
    <w:p w14:paraId="5C10C6F5" w14:textId="3ED3DE89" w:rsidR="001C4A52" w:rsidRPr="001C4A52" w:rsidDel="00DA1254" w:rsidRDefault="001C4A52" w:rsidP="00DA1254">
      <w:pPr>
        <w:pStyle w:val="Heading2"/>
        <w:rPr>
          <w:del w:id="2791" w:author="Author"/>
        </w:rPr>
      </w:pPr>
      <w:del w:id="2792" w:author="Author">
        <w:r w:rsidRPr="001C4A52" w:rsidDel="00DA1254">
          <w:delText>Applications installed on IaaS</w:delText>
        </w:r>
      </w:del>
    </w:p>
    <w:p w14:paraId="0AAD843E" w14:textId="7A3C48F6" w:rsidR="001C4A52" w:rsidRPr="001C4A52" w:rsidDel="00DA1254" w:rsidRDefault="001C4A52" w:rsidP="00DA1254">
      <w:pPr>
        <w:pStyle w:val="Heading2"/>
        <w:rPr>
          <w:del w:id="2793" w:author="Author"/>
        </w:rPr>
      </w:pPr>
      <w:del w:id="2794" w:author="Author">
        <w:r w:rsidRPr="001C4A52" w:rsidDel="00DA1254">
          <w:delText>For applications installed on IaaS for cloud access, connector groups provide a common service to secure the access to all the apps. Connector groups don't create additional dependency on your corporate network, or fragment the app experience. Connectors can be installed on every cloud datacenter and serve only applications that reside in this network. You can install several connectors to achieve high availability.</w:delText>
        </w:r>
        <w:r w:rsidRPr="001C4A52" w:rsidDel="00DA1254">
          <w:rPr>
            <w:rStyle w:val="lf-thread-btn"/>
          </w:rPr>
          <w:delText xml:space="preserve"> </w:delText>
        </w:r>
      </w:del>
    </w:p>
    <w:p w14:paraId="3DB6ECD4" w14:textId="657E7294" w:rsidR="001C4A52" w:rsidRPr="001C4A52" w:rsidDel="00DA1254" w:rsidRDefault="001C4A52" w:rsidP="00DA1254">
      <w:pPr>
        <w:pStyle w:val="Heading2"/>
        <w:rPr>
          <w:del w:id="2795" w:author="Author"/>
        </w:rPr>
      </w:pPr>
      <w:del w:id="2796" w:author="Author">
        <w:r w:rsidRPr="001C4A52" w:rsidDel="00DA1254">
          <w:delText>In this case, the organization has number of virtual machines connected to their own IaaS hosted virtual network. To allow employees to use these applications, these private networks are connected to the corporate network using site-to-site VPN. This provides a good experience for employees that are located on-premises. But, it may not be ideal for remote employees, because it requires additional on-premises infrastructure, as you can see in the diagram below:</w:delText>
        </w:r>
        <w:r w:rsidRPr="001C4A52" w:rsidDel="00DA1254">
          <w:rPr>
            <w:rStyle w:val="lf-thread-btn"/>
          </w:rPr>
          <w:delText xml:space="preserve"> </w:delText>
        </w:r>
      </w:del>
    </w:p>
    <w:p w14:paraId="2DA86499" w14:textId="0E8E37B6" w:rsidR="001C4A52" w:rsidDel="00DA1254" w:rsidRDefault="001C4A52" w:rsidP="00DA1254">
      <w:pPr>
        <w:pStyle w:val="Heading2"/>
        <w:rPr>
          <w:del w:id="2797" w:author="Author"/>
        </w:rPr>
      </w:pPr>
      <w:del w:id="2798" w:author="Author">
        <w:r w:rsidDel="00DA1254">
          <w:rPr>
            <w:noProof/>
          </w:rPr>
          <w:drawing>
            <wp:inline distT="0" distB="0" distL="0" distR="0" wp14:anchorId="15D69737" wp14:editId="1A4B7C96">
              <wp:extent cx="4885345" cy="4033837"/>
              <wp:effectExtent l="0" t="0" r="0" b="0"/>
              <wp:docPr id="31" name="Picture 31" descr="AzureAD Iaa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AD Iaas Net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7463" cy="4035586"/>
                      </a:xfrm>
                      <a:prstGeom prst="rect">
                        <a:avLst/>
                      </a:prstGeom>
                      <a:noFill/>
                      <a:ln>
                        <a:noFill/>
                      </a:ln>
                    </pic:spPr>
                  </pic:pic>
                </a:graphicData>
              </a:graphic>
            </wp:inline>
          </w:drawing>
        </w:r>
      </w:del>
    </w:p>
    <w:p w14:paraId="3028046B" w14:textId="3B3F8ACF" w:rsidR="001C4A52" w:rsidRPr="001C4A52" w:rsidDel="00DA1254" w:rsidRDefault="001C4A52" w:rsidP="00DA1254">
      <w:pPr>
        <w:pStyle w:val="Heading2"/>
        <w:rPr>
          <w:del w:id="2799" w:author="Author"/>
        </w:rPr>
      </w:pPr>
      <w:del w:id="2800" w:author="Author">
        <w:r w:rsidRPr="001C4A52" w:rsidDel="00DA1254">
          <w:delText>This can become an issue as many organizations use multiple cloud vendors, as their applications reside in numerous datacenters. With Azure AD Application Proxy connector groups, you can enable a common service to secure the access to all applications without creating additional dependency on your corporate network:</w:delText>
        </w:r>
        <w:r w:rsidRPr="001C4A52" w:rsidDel="00DA1254">
          <w:rPr>
            <w:rStyle w:val="lf-thread-btn"/>
          </w:rPr>
          <w:delText xml:space="preserve"> </w:delText>
        </w:r>
      </w:del>
    </w:p>
    <w:p w14:paraId="0A3E579D" w14:textId="71652C7A" w:rsidR="001C4A52" w:rsidDel="00DA1254" w:rsidRDefault="001C4A52" w:rsidP="00DA1254">
      <w:pPr>
        <w:pStyle w:val="Heading2"/>
        <w:rPr>
          <w:del w:id="2801" w:author="Author"/>
        </w:rPr>
      </w:pPr>
      <w:del w:id="2802" w:author="Author">
        <w:r w:rsidDel="00DA1254">
          <w:rPr>
            <w:noProof/>
          </w:rPr>
          <w:drawing>
            <wp:inline distT="0" distB="0" distL="0" distR="0" wp14:anchorId="6473D67F" wp14:editId="0357060E">
              <wp:extent cx="4726861" cy="4010025"/>
              <wp:effectExtent l="0" t="0" r="0" b="0"/>
              <wp:docPr id="30" name="Picture 30" descr="AzureAD Iaas Multiple Cloud Ven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AD Iaas Multiple Cloud Vendo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9987" cy="4012677"/>
                      </a:xfrm>
                      <a:prstGeom prst="rect">
                        <a:avLst/>
                      </a:prstGeom>
                      <a:noFill/>
                      <a:ln>
                        <a:noFill/>
                      </a:ln>
                    </pic:spPr>
                  </pic:pic>
                </a:graphicData>
              </a:graphic>
            </wp:inline>
          </w:drawing>
        </w:r>
      </w:del>
    </w:p>
    <w:p w14:paraId="14B3D43D" w14:textId="5C8090C8" w:rsidR="001C4A52" w:rsidRPr="001C4A52" w:rsidDel="00DA1254" w:rsidRDefault="001C4A52" w:rsidP="00DA1254">
      <w:pPr>
        <w:pStyle w:val="Heading2"/>
        <w:rPr>
          <w:del w:id="2803" w:author="Author"/>
        </w:rPr>
      </w:pPr>
      <w:del w:id="2804" w:author="Author">
        <w:r w:rsidRPr="001C4A52" w:rsidDel="00DA1254">
          <w:delText>Multi-forest – different connector groups for each forest</w:delText>
        </w:r>
      </w:del>
    </w:p>
    <w:p w14:paraId="51E1F676" w14:textId="79237CC9" w:rsidR="001C4A52" w:rsidRPr="001C4A52" w:rsidDel="00DA1254" w:rsidRDefault="001C4A52" w:rsidP="00DA1254">
      <w:pPr>
        <w:pStyle w:val="Heading2"/>
        <w:rPr>
          <w:del w:id="2805" w:author="Author"/>
        </w:rPr>
      </w:pPr>
      <w:del w:id="2806" w:author="Author">
        <w:r w:rsidRPr="001C4A52" w:rsidDel="00DA1254">
          <w:delText xml:space="preserve">Most customers who have deployed Application Proxy are using its single-sign-on (SSO) capabilities by performing Kerberos Constrained Delegation (KCD). To acheive this, the connector’s machines need to be joined to a domain that can delegate the users toward the application. KCD supports cross-forest capabilities. But for companies who have distinct multi-forest environments with no trust between them, a single connector cannot be used for all forests. </w:delText>
        </w:r>
      </w:del>
    </w:p>
    <w:p w14:paraId="64B8DF96" w14:textId="0EA1D7D5" w:rsidR="001C4A52" w:rsidRPr="001C4A52" w:rsidDel="00DA1254" w:rsidRDefault="001C4A52" w:rsidP="00DA1254">
      <w:pPr>
        <w:pStyle w:val="Heading2"/>
        <w:rPr>
          <w:del w:id="2807" w:author="Author"/>
        </w:rPr>
      </w:pPr>
      <w:del w:id="2808" w:author="Author">
        <w:r w:rsidRPr="001C4A52" w:rsidDel="00DA1254">
          <w:delText>In this case, specific connectors can be deployed per forest, and set to serve applications that were published to serve only the users of that specific forest. Each connector group represents a different forest. While the tenant and most of the experience will be unified for all forests, users can be assigned to their forest applications using Azure AD groups.</w:delText>
        </w:r>
        <w:r w:rsidRPr="001C4A52" w:rsidDel="00DA1254">
          <w:rPr>
            <w:rStyle w:val="lf-thread-btn"/>
          </w:rPr>
          <w:delText xml:space="preserve"> </w:delText>
        </w:r>
      </w:del>
    </w:p>
    <w:p w14:paraId="23666BB7" w14:textId="7DFC9D33" w:rsidR="001C4A52" w:rsidRPr="001C4A52" w:rsidDel="00DA1254" w:rsidRDefault="001C4A52" w:rsidP="00DA1254">
      <w:pPr>
        <w:pStyle w:val="Heading2"/>
        <w:rPr>
          <w:del w:id="2809" w:author="Author"/>
        </w:rPr>
      </w:pPr>
      <w:del w:id="2810" w:author="Author">
        <w:r w:rsidRPr="001C4A52" w:rsidDel="00DA1254">
          <w:delText>Disaster Recovery sites</w:delText>
        </w:r>
      </w:del>
    </w:p>
    <w:p w14:paraId="2B3F0660" w14:textId="73DD455F" w:rsidR="001C4A52" w:rsidRPr="001C4A52" w:rsidDel="00DA1254" w:rsidRDefault="001C4A52" w:rsidP="00DA1254">
      <w:pPr>
        <w:pStyle w:val="Heading2"/>
        <w:rPr>
          <w:del w:id="2811" w:author="Author"/>
        </w:rPr>
      </w:pPr>
      <w:del w:id="2812" w:author="Author">
        <w:r w:rsidRPr="001C4A52" w:rsidDel="00DA1254">
          <w:delText>There are two different approaches you can take with a disaster recovery (DR) site, depending on how your sites are implemented:</w:delText>
        </w:r>
        <w:r w:rsidRPr="001C4A52" w:rsidDel="00DA1254">
          <w:rPr>
            <w:rStyle w:val="lf-thread-btn"/>
          </w:rPr>
          <w:delText xml:space="preserve"> </w:delText>
        </w:r>
      </w:del>
    </w:p>
    <w:p w14:paraId="2BE461E0" w14:textId="71252871" w:rsidR="001C4A52" w:rsidRPr="001C4A52" w:rsidDel="00DA1254" w:rsidRDefault="001C4A52" w:rsidP="00DA1254">
      <w:pPr>
        <w:pStyle w:val="Heading2"/>
        <w:rPr>
          <w:del w:id="2813" w:author="Author"/>
        </w:rPr>
      </w:pPr>
      <w:del w:id="2814" w:author="Author">
        <w:r w:rsidRPr="001C4A52" w:rsidDel="00DA1254">
          <w:delText>If your DR site is built in active-active mode where it is exactly like the main site and has the same networking and AD settings, you can create the connectors on the DR site in the same connector group as the main site. This enables Azure AD to detect failovers for you.</w:delText>
        </w:r>
      </w:del>
    </w:p>
    <w:p w14:paraId="738B8F69" w14:textId="27A75AE8" w:rsidR="001C4A52" w:rsidRPr="001C4A52" w:rsidDel="00DA1254" w:rsidRDefault="001C4A52" w:rsidP="00DA1254">
      <w:pPr>
        <w:pStyle w:val="Heading2"/>
        <w:rPr>
          <w:del w:id="2815" w:author="Author"/>
        </w:rPr>
      </w:pPr>
      <w:del w:id="2816" w:author="Author">
        <w:r w:rsidRPr="001C4A52" w:rsidDel="00DA1254">
          <w:delText>If your DR site is separate from the main site, you can create a different connector group in the DR site, and have either 1) additional applications or 2) manually divert the existing application to the DR connector group as needed.</w:delText>
        </w:r>
      </w:del>
    </w:p>
    <w:p w14:paraId="4C09A275" w14:textId="60C0F3EC" w:rsidR="001C4A52" w:rsidRPr="001C4A52" w:rsidDel="00DA1254" w:rsidRDefault="001C4A52" w:rsidP="00DA1254">
      <w:pPr>
        <w:pStyle w:val="Heading2"/>
        <w:rPr>
          <w:del w:id="2817" w:author="Author"/>
        </w:rPr>
      </w:pPr>
      <w:del w:id="2818" w:author="Author">
        <w:r w:rsidRPr="001C4A52" w:rsidDel="00DA1254">
          <w:delText>Serve multiple companies from a single tenant</w:delText>
        </w:r>
      </w:del>
    </w:p>
    <w:p w14:paraId="28AA5153" w14:textId="5213BDE4" w:rsidR="001C4A52" w:rsidRPr="001C4A52" w:rsidDel="00DA1254" w:rsidRDefault="001C4A52" w:rsidP="00DA1254">
      <w:pPr>
        <w:pStyle w:val="Heading2"/>
        <w:rPr>
          <w:del w:id="2819" w:author="Author"/>
        </w:rPr>
      </w:pPr>
      <w:del w:id="2820" w:author="Author">
        <w:r w:rsidRPr="001C4A52" w:rsidDel="00DA1254">
          <w:delText xml:space="preserve">There are many different ways to implement a model in which a single service provider deploys and maintains Azure AD related services for multiple companies. Connector groups help the admin segregate the connectors and applications into different groups. One way, which is suitable for small companies, is to have a single Azure AD tenant while the different companies have their own domain name and networks. This is also true for M&amp;A scenarios and situations where a single IT division serves several companies for regulatory or business reasons. </w:delText>
        </w:r>
      </w:del>
    </w:p>
    <w:p w14:paraId="28FEA96E" w14:textId="7CCCEB70" w:rsidR="001C4A52" w:rsidRPr="001C4A52" w:rsidDel="00DA1254" w:rsidRDefault="001C4A52" w:rsidP="00DA1254">
      <w:pPr>
        <w:pStyle w:val="Heading2"/>
        <w:rPr>
          <w:del w:id="2821" w:author="Author"/>
        </w:rPr>
      </w:pPr>
      <w:del w:id="2822" w:author="Author">
        <w:r w:rsidRPr="001C4A52" w:rsidDel="00DA1254">
          <w:delText>Sample configurations</w:delText>
        </w:r>
      </w:del>
    </w:p>
    <w:p w14:paraId="4CB6B75A" w14:textId="7F65AF74" w:rsidR="001C4A52" w:rsidRPr="001C4A52" w:rsidDel="00DA1254" w:rsidRDefault="001C4A52" w:rsidP="00DA1254">
      <w:pPr>
        <w:pStyle w:val="Heading2"/>
        <w:rPr>
          <w:del w:id="2823" w:author="Author"/>
        </w:rPr>
      </w:pPr>
      <w:del w:id="2824" w:author="Author">
        <w:r w:rsidRPr="001C4A52" w:rsidDel="00DA1254">
          <w:delText>Some examples that you can implement, include the followiong connector groups.</w:delText>
        </w:r>
        <w:r w:rsidRPr="001C4A52" w:rsidDel="00DA1254">
          <w:rPr>
            <w:rStyle w:val="lf-thread-btn"/>
          </w:rPr>
          <w:delText xml:space="preserve"> </w:delText>
        </w:r>
      </w:del>
    </w:p>
    <w:p w14:paraId="18A4E219" w14:textId="239BECFE" w:rsidR="001C4A52" w:rsidRPr="001C4A52" w:rsidDel="00DA1254" w:rsidRDefault="001C4A52" w:rsidP="00DA1254">
      <w:pPr>
        <w:pStyle w:val="Heading2"/>
        <w:rPr>
          <w:del w:id="2825" w:author="Author"/>
        </w:rPr>
      </w:pPr>
      <w:del w:id="2826" w:author="Author">
        <w:r w:rsidRPr="001C4A52" w:rsidDel="00DA1254">
          <w:delText>Default configuration – no use for connector groups</w:delText>
        </w:r>
      </w:del>
    </w:p>
    <w:p w14:paraId="088289DD" w14:textId="7FACC753" w:rsidR="001C4A52" w:rsidRPr="001C4A52" w:rsidDel="00DA1254" w:rsidRDefault="001C4A52" w:rsidP="00DA1254">
      <w:pPr>
        <w:pStyle w:val="Heading2"/>
        <w:rPr>
          <w:del w:id="2827" w:author="Author"/>
        </w:rPr>
      </w:pPr>
      <w:del w:id="2828" w:author="Author">
        <w:r w:rsidRPr="001C4A52" w:rsidDel="00DA1254">
          <w:delText>If you don’t use connector groups, your configuration would look like this:</w:delText>
        </w:r>
        <w:r w:rsidRPr="001C4A52" w:rsidDel="00DA1254">
          <w:rPr>
            <w:rStyle w:val="lf-thread-btn"/>
          </w:rPr>
          <w:delText xml:space="preserve"> </w:delText>
        </w:r>
      </w:del>
    </w:p>
    <w:p w14:paraId="12EFA048" w14:textId="297A7F01" w:rsidR="001C4A52" w:rsidRPr="001C4A52" w:rsidDel="00DA1254" w:rsidRDefault="001C4A52" w:rsidP="00DA1254">
      <w:pPr>
        <w:pStyle w:val="Heading2"/>
        <w:rPr>
          <w:del w:id="2829" w:author="Author"/>
        </w:rPr>
      </w:pPr>
      <w:del w:id="2830" w:author="Author">
        <w:r w:rsidRPr="001C4A52" w:rsidDel="00DA1254">
          <w:rPr>
            <w:noProof/>
          </w:rPr>
          <w:drawing>
            <wp:inline distT="0" distB="0" distL="0" distR="0" wp14:anchorId="4AF8A4D9" wp14:editId="1439D7D4">
              <wp:extent cx="6052185" cy="1042446"/>
              <wp:effectExtent l="0" t="0" r="5715" b="5715"/>
              <wp:docPr id="29" name="Picture 29" descr="AzureAD No Connecto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AD No Connector Group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54738" cy="1060110"/>
                      </a:xfrm>
                      <a:prstGeom prst="rect">
                        <a:avLst/>
                      </a:prstGeom>
                      <a:noFill/>
                      <a:ln>
                        <a:noFill/>
                      </a:ln>
                    </pic:spPr>
                  </pic:pic>
                </a:graphicData>
              </a:graphic>
            </wp:inline>
          </w:drawing>
        </w:r>
      </w:del>
    </w:p>
    <w:p w14:paraId="0DE49817" w14:textId="4DDC4476" w:rsidR="001C4A52" w:rsidRPr="001C4A52" w:rsidDel="00DA1254" w:rsidRDefault="001C4A52" w:rsidP="00DA1254">
      <w:pPr>
        <w:pStyle w:val="Heading2"/>
        <w:rPr>
          <w:del w:id="2831" w:author="Author"/>
        </w:rPr>
      </w:pPr>
      <w:del w:id="2832" w:author="Author">
        <w:r w:rsidRPr="001C4A52" w:rsidDel="00DA1254">
          <w:delText>This configuration is sufficient for small deployments and tests. It will also work well if your organization has a flat network topology.</w:delText>
        </w:r>
        <w:r w:rsidRPr="001C4A52" w:rsidDel="00DA1254">
          <w:rPr>
            <w:rStyle w:val="lf-thread-btn"/>
          </w:rPr>
          <w:delText xml:space="preserve"> </w:delText>
        </w:r>
      </w:del>
    </w:p>
    <w:p w14:paraId="15AB6B19" w14:textId="782A8DB8" w:rsidR="001C4A52" w:rsidRPr="001C4A52" w:rsidDel="00DA1254" w:rsidRDefault="001C4A52" w:rsidP="00DA1254">
      <w:pPr>
        <w:pStyle w:val="Heading2"/>
        <w:rPr>
          <w:del w:id="2833" w:author="Author"/>
        </w:rPr>
      </w:pPr>
      <w:del w:id="2834" w:author="Author">
        <w:r w:rsidRPr="001C4A52" w:rsidDel="00DA1254">
          <w:delText>Default configuration and an isolated network</w:delText>
        </w:r>
      </w:del>
    </w:p>
    <w:p w14:paraId="6C384F28" w14:textId="421690D8" w:rsidR="001C4A52" w:rsidRPr="001C4A52" w:rsidDel="00DA1254" w:rsidRDefault="001C4A52" w:rsidP="00DA1254">
      <w:pPr>
        <w:pStyle w:val="Heading2"/>
        <w:rPr>
          <w:del w:id="2835" w:author="Author"/>
        </w:rPr>
      </w:pPr>
      <w:del w:id="2836" w:author="Author">
        <w:r w:rsidRPr="001C4A52" w:rsidDel="00DA1254">
          <w:delText xml:space="preserve">This configuration is an evolution of the default one, in which there is a specific app that runs in an isolated network such as IaaS virtual network: </w:delText>
        </w:r>
      </w:del>
    </w:p>
    <w:p w14:paraId="4741B0C2" w14:textId="3B360471" w:rsidR="001C4A52" w:rsidDel="00DA1254" w:rsidRDefault="001C4A52" w:rsidP="00DA1254">
      <w:pPr>
        <w:pStyle w:val="Heading2"/>
        <w:rPr>
          <w:del w:id="2837" w:author="Author"/>
        </w:rPr>
      </w:pPr>
      <w:del w:id="2838" w:author="Author">
        <w:r w:rsidDel="00DA1254">
          <w:rPr>
            <w:noProof/>
          </w:rPr>
          <w:drawing>
            <wp:inline distT="0" distB="0" distL="0" distR="0" wp14:anchorId="3FD8E316" wp14:editId="7810C875">
              <wp:extent cx="5911323" cy="1413737"/>
              <wp:effectExtent l="0" t="0" r="0" b="0"/>
              <wp:docPr id="6" name="Picture 6" descr="AzureAD No Connecto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AD No Connector Group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5551" cy="1426706"/>
                      </a:xfrm>
                      <a:prstGeom prst="rect">
                        <a:avLst/>
                      </a:prstGeom>
                      <a:noFill/>
                      <a:ln>
                        <a:noFill/>
                      </a:ln>
                    </pic:spPr>
                  </pic:pic>
                </a:graphicData>
              </a:graphic>
            </wp:inline>
          </w:drawing>
        </w:r>
      </w:del>
    </w:p>
    <w:p w14:paraId="3E26ECCD" w14:textId="3CA03665" w:rsidR="001C4A52" w:rsidRPr="001C4A52" w:rsidDel="00DA1254" w:rsidRDefault="001C4A52" w:rsidP="00DA1254">
      <w:pPr>
        <w:pStyle w:val="Heading2"/>
        <w:rPr>
          <w:del w:id="2839" w:author="Author"/>
        </w:rPr>
      </w:pPr>
      <w:del w:id="2840" w:author="Author">
        <w:r w:rsidRPr="001C4A52" w:rsidDel="00DA1254">
          <w:delText>Recommended configuration – several specific groups and a default group for idle</w:delText>
        </w:r>
      </w:del>
    </w:p>
    <w:p w14:paraId="765744A5" w14:textId="696C5023" w:rsidR="001C4A52" w:rsidRPr="001C4A52" w:rsidDel="00DA1254" w:rsidRDefault="001C4A52" w:rsidP="00DA1254">
      <w:pPr>
        <w:pStyle w:val="Heading2"/>
        <w:rPr>
          <w:del w:id="2841" w:author="Author"/>
        </w:rPr>
      </w:pPr>
      <w:del w:id="2842" w:author="Author">
        <w:r w:rsidRPr="001C4A52" w:rsidDel="00DA1254">
          <w:delText>The recommended configuration for large and complex organizations is to have the default connector group as a group that doesn’t serve any applications and is used for idle or newly installed connectors. All applications are served using customized connector groups. This enables all the complexity of the scenarios described above.</w:delText>
        </w:r>
        <w:r w:rsidRPr="001C4A52" w:rsidDel="00DA1254">
          <w:rPr>
            <w:rStyle w:val="lf-thread-btn"/>
          </w:rPr>
          <w:delText xml:space="preserve"> </w:delText>
        </w:r>
      </w:del>
    </w:p>
    <w:p w14:paraId="0CF1556C" w14:textId="0E8A93D0" w:rsidR="001C4A52" w:rsidRPr="001C4A52" w:rsidDel="00DA1254" w:rsidRDefault="001C4A52" w:rsidP="00DA1254">
      <w:pPr>
        <w:pStyle w:val="Heading2"/>
        <w:rPr>
          <w:del w:id="2843" w:author="Author"/>
        </w:rPr>
      </w:pPr>
      <w:del w:id="2844" w:author="Author">
        <w:r w:rsidRPr="001C4A52" w:rsidDel="00DA1254">
          <w:delText xml:space="preserve">In the example below, the company has two datacenters, A and B, with two connectors that serve each site. Each site has different applications that run on it. </w:delText>
        </w:r>
      </w:del>
    </w:p>
    <w:p w14:paraId="2166BDDE" w14:textId="4361B947" w:rsidR="001C4A52" w:rsidDel="00DA1254" w:rsidRDefault="001C4A52" w:rsidP="00DA1254">
      <w:pPr>
        <w:pStyle w:val="Heading2"/>
        <w:rPr>
          <w:del w:id="2845" w:author="Author"/>
        </w:rPr>
      </w:pPr>
      <w:del w:id="2846" w:author="Author">
        <w:r w:rsidDel="00DA1254">
          <w:rPr>
            <w:noProof/>
          </w:rPr>
          <w:drawing>
            <wp:inline distT="0" distB="0" distL="0" distR="0" wp14:anchorId="7E8C9D0D" wp14:editId="05B2171E">
              <wp:extent cx="6032868" cy="2235226"/>
              <wp:effectExtent l="0" t="0" r="6350" b="0"/>
              <wp:docPr id="5" name="Picture 5" descr="AzureAD No Connecto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AD No Connector Group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49469" cy="2241377"/>
                      </a:xfrm>
                      <a:prstGeom prst="rect">
                        <a:avLst/>
                      </a:prstGeom>
                      <a:noFill/>
                      <a:ln>
                        <a:noFill/>
                      </a:ln>
                    </pic:spPr>
                  </pic:pic>
                </a:graphicData>
              </a:graphic>
            </wp:inline>
          </w:drawing>
        </w:r>
      </w:del>
    </w:p>
    <w:p w14:paraId="2955BD99" w14:textId="77777777" w:rsidR="001C4A52" w:rsidRPr="001C4A52" w:rsidRDefault="001C4A52" w:rsidP="00DA1254">
      <w:pPr>
        <w:pStyle w:val="Heading2"/>
      </w:pPr>
    </w:p>
    <w:sectPr w:rsidR="001C4A52" w:rsidRPr="001C4A52" w:rsidSect="00F643BB">
      <w:footerReference w:type="default" r:id="rId52"/>
      <w:pgSz w:w="12240" w:h="15840"/>
      <w:pgMar w:top="1440" w:right="1440" w:bottom="1440" w:left="1440" w:header="706" w:footer="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3157E5F0" w14:textId="141CE5B5" w:rsidR="00E419CA" w:rsidRDefault="00E419CA">
      <w:pPr>
        <w:pStyle w:val="CommentText"/>
      </w:pPr>
      <w:r>
        <w:rPr>
          <w:rStyle w:val="CommentReference"/>
        </w:rPr>
        <w:annotationRef/>
      </w:r>
    </w:p>
  </w:comment>
  <w:comment w:id="7" w:author="Author" w:initials="A">
    <w:p w14:paraId="261F9663" w14:textId="1F8471F4" w:rsidR="00496B8F" w:rsidRDefault="00496B8F">
      <w:pPr>
        <w:pStyle w:val="CommentText"/>
      </w:pPr>
      <w:r>
        <w:rPr>
          <w:rStyle w:val="CommentReference"/>
        </w:rPr>
        <w:annotationRef/>
      </w:r>
      <w:r>
        <w:t>This needs to change. Barb is going to work with CELA</w:t>
      </w:r>
    </w:p>
  </w:comment>
  <w:comment w:id="190" w:author="Author" w:initials="A">
    <w:p w14:paraId="5A604B39" w14:textId="77777777" w:rsidR="00D42A9D" w:rsidRDefault="00D42A9D" w:rsidP="00D42A9D">
      <w:pPr>
        <w:pStyle w:val="CommentText"/>
      </w:pPr>
      <w:r>
        <w:rPr>
          <w:rStyle w:val="CommentReference"/>
        </w:rPr>
        <w:annotationRef/>
      </w:r>
      <w:r>
        <w:t xml:space="preserve">Does connector install, but also function with FIPS 140-2 enabled? </w:t>
      </w:r>
    </w:p>
  </w:comment>
  <w:comment w:id="206" w:author="Author" w:initials="A">
    <w:p w14:paraId="10930E28" w14:textId="4A03BBAB" w:rsidR="00090C44" w:rsidRDefault="00090C44">
      <w:pPr>
        <w:pStyle w:val="CommentText"/>
      </w:pPr>
      <w:r>
        <w:rPr>
          <w:rStyle w:val="CommentReference"/>
        </w:rPr>
        <w:annotationRef/>
      </w:r>
      <w:r w:rsidR="00BE67D0">
        <w:t>Can’t remember if connector can be installed</w:t>
      </w:r>
      <w:r w:rsidR="007B542D">
        <w:t>, but also function</w:t>
      </w:r>
      <w:r w:rsidR="00B76692">
        <w:t>s</w:t>
      </w:r>
      <w:r w:rsidR="007B542D">
        <w:t xml:space="preserve"> with FIPS 140-2 enabled? </w:t>
      </w:r>
    </w:p>
  </w:comment>
  <w:comment w:id="532" w:author="Author" w:initials="A">
    <w:p w14:paraId="1593903B" w14:textId="28DFA5BB" w:rsidR="003C3EAB" w:rsidRDefault="003C3EAB">
      <w:pPr>
        <w:pStyle w:val="CommentText"/>
      </w:pPr>
      <w:r>
        <w:rPr>
          <w:rStyle w:val="CommentReference"/>
        </w:rPr>
        <w:annotationRef/>
      </w:r>
      <w:r>
        <w:t>Should this not be a simple list of apps, as all app deets are captured in following section?</w:t>
      </w:r>
    </w:p>
  </w:comment>
  <w:comment w:id="549" w:author="Author" w:initials="A">
    <w:p w14:paraId="4248D7B7" w14:textId="39E2576D" w:rsidR="00BC0843" w:rsidRDefault="00BC0843">
      <w:pPr>
        <w:pStyle w:val="CommentText"/>
      </w:pPr>
      <w:r>
        <w:rPr>
          <w:rStyle w:val="CommentReference"/>
        </w:rPr>
        <w:annotationRef/>
      </w:r>
      <w:r w:rsidR="002231A0">
        <w:t xml:space="preserve">is </w:t>
      </w:r>
      <w:r w:rsidR="00240404">
        <w:t xml:space="preserve">this </w:t>
      </w:r>
      <w:r w:rsidR="002231A0">
        <w:t xml:space="preserve">the best </w:t>
      </w:r>
      <w:r w:rsidR="00240404">
        <w:t>verbatim for this table?</w:t>
      </w:r>
    </w:p>
  </w:comment>
  <w:comment w:id="650" w:author="Author" w:initials="A">
    <w:p w14:paraId="5158BDC7" w14:textId="04F17464" w:rsidR="009553EA" w:rsidRDefault="009553EA">
      <w:pPr>
        <w:pStyle w:val="CommentText"/>
      </w:pPr>
      <w:r>
        <w:rPr>
          <w:rStyle w:val="CommentReference"/>
        </w:rPr>
        <w:annotationRef/>
      </w:r>
      <w:r>
        <w:t>TBC</w:t>
      </w:r>
    </w:p>
  </w:comment>
  <w:comment w:id="787" w:author="Author" w:initials="A">
    <w:p w14:paraId="474A79B2" w14:textId="77777777" w:rsidR="002F3A37" w:rsidRDefault="002F3A37" w:rsidP="002F3A37">
      <w:pPr>
        <w:pStyle w:val="CommentText"/>
      </w:pPr>
      <w:r>
        <w:rPr>
          <w:rStyle w:val="CommentReference"/>
        </w:rPr>
        <w:annotationRef/>
      </w:r>
      <w:r>
        <w:t>Not going into limitations of CWAP</w:t>
      </w:r>
    </w:p>
  </w:comment>
  <w:comment w:id="971" w:author="Author" w:initials="A">
    <w:p w14:paraId="65630220" w14:textId="64989FA4" w:rsidR="0081234C" w:rsidRDefault="0081234C">
      <w:pPr>
        <w:pStyle w:val="CommentText"/>
      </w:pPr>
      <w:r>
        <w:rPr>
          <w:rStyle w:val="CommentReference"/>
        </w:rPr>
        <w:annotationRef/>
      </w:r>
      <w:r>
        <w:t xml:space="preserve">Not going into limitations of </w:t>
      </w:r>
      <w:r w:rsidR="00E4364D">
        <w:t>CWAP</w:t>
      </w:r>
    </w:p>
  </w:comment>
  <w:comment w:id="999" w:author="Author" w:initials="A">
    <w:p w14:paraId="65D0BDB3" w14:textId="77777777" w:rsidR="00C82C77" w:rsidRDefault="00C82C77" w:rsidP="00C82C77">
      <w:pPr>
        <w:pStyle w:val="CommentText"/>
      </w:pPr>
      <w:r>
        <w:rPr>
          <w:rStyle w:val="CommentReference"/>
        </w:rPr>
        <w:annotationRef/>
      </w:r>
      <w:r>
        <w:t>Not going into limitations of CWAP</w:t>
      </w:r>
    </w:p>
  </w:comment>
  <w:comment w:id="1152" w:author="Author" w:initials="A">
    <w:p w14:paraId="2CF3BA2D" w14:textId="77777777" w:rsidR="005170C2" w:rsidRDefault="005170C2" w:rsidP="005170C2">
      <w:pPr>
        <w:pStyle w:val="CommentText"/>
      </w:pPr>
      <w:r>
        <w:rPr>
          <w:rStyle w:val="CommentReference"/>
        </w:rPr>
        <w:annotationRef/>
      </w:r>
      <w:r>
        <w:t>Huh?</w:t>
      </w:r>
    </w:p>
  </w:comment>
  <w:comment w:id="1183" w:author="Author" w:initials="A">
    <w:p w14:paraId="25F65BEE" w14:textId="66C897AE" w:rsidR="00B86CBF" w:rsidRDefault="00B86CBF">
      <w:pPr>
        <w:pStyle w:val="CommentText"/>
      </w:pPr>
      <w:r>
        <w:rPr>
          <w:rStyle w:val="CommentReference"/>
        </w:rPr>
        <w:annotationRef/>
      </w:r>
      <w:r>
        <w:t>Huh?</w:t>
      </w:r>
    </w:p>
  </w:comment>
  <w:comment w:id="1463" w:author="Author" w:initials="A">
    <w:p w14:paraId="557629A0" w14:textId="7766B3BC" w:rsidR="007F6E84" w:rsidRDefault="007F6E84">
      <w:pPr>
        <w:pStyle w:val="CommentText"/>
      </w:pPr>
      <w:r>
        <w:rPr>
          <w:rStyle w:val="CommentReference"/>
        </w:rPr>
        <w:annotationRef/>
      </w:r>
      <w:r>
        <w:t>We may need to have a bit more description or links on how to do each of these</w:t>
      </w:r>
      <w:r w:rsidR="00624163">
        <w:t>. Particularly the CNAME records can be very confusing. We may also want to move this after the use-cases, to call out which of these are needed in which cases (ex: all the prereqs for custom domains)</w:t>
      </w:r>
    </w:p>
  </w:comment>
  <w:comment w:id="1591" w:author="Author" w:initials="A">
    <w:p w14:paraId="5B0213EE" w14:textId="1D02C68C" w:rsidR="00FE4B81" w:rsidRDefault="00FE4B81">
      <w:pPr>
        <w:pStyle w:val="CommentText"/>
      </w:pPr>
      <w:r>
        <w:rPr>
          <w:rStyle w:val="CommentReference"/>
        </w:rPr>
        <w:annotationRef/>
      </w:r>
      <w:r>
        <w:t>Abhishek is currently doing work to add a script in the connector installation that lets you do some of this configuration, so we can add that as an option once deployed.</w:t>
      </w:r>
    </w:p>
  </w:comment>
  <w:comment w:id="1724" w:author="Author" w:initials="A">
    <w:p w14:paraId="0E879F43" w14:textId="5EB4C8BC" w:rsidR="00FE4B81" w:rsidRDefault="00FE4B81">
      <w:pPr>
        <w:pStyle w:val="CommentText"/>
      </w:pPr>
      <w:r>
        <w:rPr>
          <w:rStyle w:val="CommentReference"/>
        </w:rPr>
        <w:annotationRef/>
      </w:r>
      <w:r>
        <w:t xml:space="preserve">Maybe call out </w:t>
      </w:r>
      <w:r w:rsidR="00311BE5">
        <w:t>this is a required-ish step because if you use default, it increases the chances of problems later?</w:t>
      </w:r>
    </w:p>
  </w:comment>
  <w:comment w:id="2225" w:author="Author" w:initials="A">
    <w:p w14:paraId="17168E3F" w14:textId="6D730015" w:rsidR="00B76FC8" w:rsidRDefault="00B76FC8">
      <w:pPr>
        <w:pStyle w:val="CommentText"/>
      </w:pPr>
      <w:r>
        <w:rPr>
          <w:rStyle w:val="CommentReference"/>
        </w:rPr>
        <w:annotationRef/>
      </w:r>
      <w:r>
        <w:t xml:space="preserve">I’m curious if this section would make sense to flip with the one immediately previous, but add a note at the start that conveys the idea “If this is your first app, you should first finish testing with the next section, and once confirmed </w:t>
      </w:r>
      <w:r w:rsidR="00186F6F">
        <w:t>you can add this layer back in”, just because generally we’ll want them to do this before assigning a user?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57E5F0" w15:done="0"/>
  <w15:commentEx w15:paraId="261F9663" w15:done="0"/>
  <w15:commentEx w15:paraId="5A604B39" w15:done="0"/>
  <w15:commentEx w15:paraId="10930E28" w15:done="0"/>
  <w15:commentEx w15:paraId="1593903B" w15:done="1"/>
  <w15:commentEx w15:paraId="4248D7B7" w15:done="0"/>
  <w15:commentEx w15:paraId="5158BDC7" w15:done="0"/>
  <w15:commentEx w15:paraId="474A79B2" w15:done="0"/>
  <w15:commentEx w15:paraId="65630220" w15:done="0"/>
  <w15:commentEx w15:paraId="65D0BDB3" w15:done="0"/>
  <w15:commentEx w15:paraId="2CF3BA2D" w15:done="0"/>
  <w15:commentEx w15:paraId="25F65BEE" w15:done="0"/>
  <w15:commentEx w15:paraId="557629A0" w15:done="0"/>
  <w15:commentEx w15:paraId="5B0213EE" w15:done="0"/>
  <w15:commentEx w15:paraId="0E879F43" w15:done="0"/>
  <w15:commentEx w15:paraId="17168E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57E5F0" w16cid:durableId="1E48DA81"/>
  <w16cid:commentId w16cid:paraId="261F9663" w16cid:durableId="1E4A67F5"/>
  <w16cid:commentId w16cid:paraId="5A604B39" w16cid:durableId="1E5505E0"/>
  <w16cid:commentId w16cid:paraId="10930E28" w16cid:durableId="1E54FAFE"/>
  <w16cid:commentId w16cid:paraId="1593903B" w16cid:durableId="1E55070C"/>
  <w16cid:commentId w16cid:paraId="4248D7B7" w16cid:durableId="1E54FCFC"/>
  <w16cid:commentId w16cid:paraId="5158BDC7" w16cid:durableId="1E551BB9"/>
  <w16cid:commentId w16cid:paraId="474A79B2" w16cid:durableId="1E553C0E"/>
  <w16cid:commentId w16cid:paraId="65630220" w16cid:durableId="1E552FAC"/>
  <w16cid:commentId w16cid:paraId="65D0BDB3" w16cid:durableId="1E5535C8"/>
  <w16cid:commentId w16cid:paraId="2CF3BA2D" w16cid:durableId="1E55402B"/>
  <w16cid:commentId w16cid:paraId="25F65BEE" w16cid:durableId="1E553E16"/>
  <w16cid:commentId w16cid:paraId="557629A0" w16cid:durableId="1E5645D1"/>
  <w16cid:commentId w16cid:paraId="5B0213EE" w16cid:durableId="1E564624"/>
  <w16cid:commentId w16cid:paraId="0E879F43" w16cid:durableId="1E56464E"/>
  <w16cid:commentId w16cid:paraId="17168E3F" w16cid:durableId="1E5646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F267F" w14:textId="77777777" w:rsidR="00615F5A" w:rsidRDefault="00615F5A">
      <w:pPr>
        <w:spacing w:after="0" w:line="240" w:lineRule="auto"/>
      </w:pPr>
      <w:r>
        <w:separator/>
      </w:r>
    </w:p>
  </w:endnote>
  <w:endnote w:type="continuationSeparator" w:id="0">
    <w:p w14:paraId="3B4E4553" w14:textId="77777777" w:rsidR="00615F5A" w:rsidRDefault="00615F5A">
      <w:pPr>
        <w:spacing w:after="0" w:line="240" w:lineRule="auto"/>
      </w:pPr>
      <w:r>
        <w:continuationSeparator/>
      </w:r>
    </w:p>
  </w:endnote>
  <w:endnote w:type="continuationNotice" w:id="1">
    <w:p w14:paraId="06DD2820" w14:textId="77777777" w:rsidR="00615F5A" w:rsidRDefault="00615F5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Times New Roman"/>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Semibold">
    <w:altName w:val="Segoe UI Semibold"/>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emibold">
    <w:panose1 w:val="020B0702040204020203"/>
    <w:charset w:val="00"/>
    <w:family w:val="swiss"/>
    <w:pitch w:val="variable"/>
    <w:sig w:usb0="E4002EFF" w:usb1="C000E47F" w:usb2="00000009" w:usb3="00000000" w:csb0="000001FF" w:csb1="00000000"/>
  </w:font>
  <w:font w:name="Helvetica">
    <w:altName w:val="Sylfaen"/>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71446" w14:textId="77777777" w:rsidR="00A04B68" w:rsidRDefault="00A04B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6BBB" w14:textId="09158F27" w:rsidR="00A11CBC" w:rsidRDefault="00A11CBC">
    <w:pPr>
      <w:pStyle w:val="Footer"/>
      <w:pBdr>
        <w:top w:val="single" w:sz="4" w:space="1" w:color="auto"/>
      </w:pBdr>
      <w:jc w:val="right"/>
    </w:pPr>
    <w:r>
      <w:fldChar w:fldCharType="begin"/>
    </w:r>
    <w:r>
      <w:instrText xml:space="preserve"> PAGE  \* roman  \* MERGEFORMAT </w:instrText>
    </w:r>
    <w:r>
      <w:fldChar w:fldCharType="separate"/>
    </w:r>
    <w:r w:rsidR="00E419CA">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A11CBC" w14:paraId="330E6D00" w14:textId="77777777">
      <w:tc>
        <w:tcPr>
          <w:tcW w:w="7200" w:type="dxa"/>
        </w:tcPr>
        <w:p w14:paraId="380C27CA" w14:textId="7873AD3C" w:rsidR="004F52BE" w:rsidRDefault="004F52BE" w:rsidP="004F52BE">
          <w:pPr>
            <w:pStyle w:val="Footer"/>
            <w:ind w:firstLine="119"/>
          </w:pPr>
          <w:r>
            <w:t xml:space="preserve">Azure Active Application Proxy Deployment Plan, Version </w:t>
          </w:r>
          <w:r w:rsidR="00A04B68">
            <w:fldChar w:fldCharType="begin"/>
          </w:r>
          <w:r w:rsidR="00A04B68">
            <w:instrText xml:space="preserve"> DOCPROPERTY  Version  \* MERGEFORMAT </w:instrText>
          </w:r>
          <w:r w:rsidR="00A04B68">
            <w:fldChar w:fldCharType="separate"/>
          </w:r>
          <w:r>
            <w:t>.1</w:t>
          </w:r>
          <w:r w:rsidR="00A04B68">
            <w:fldChar w:fldCharType="end"/>
          </w:r>
          <w:r>
            <w:t xml:space="preserve"> </w:t>
          </w:r>
          <w:sdt>
            <w:sdtPr>
              <w:alias w:val="Document Status"/>
              <w:id w:val="1615322084"/>
              <w:showingPlcHdr/>
              <w:dataBinding w:prefixMappings="" w:xpath="/root[1]/Status[1]" w:storeItemID="{BC0A3F86-8BE6-4A02-8281-8D568A271DDF}"/>
              <w:dropDownList w:lastValue="">
                <w:listItem w:value="[Document Status]"/>
              </w:dropDownList>
            </w:sdtPr>
            <w:sdtEndPr/>
            <w:sdtContent>
              <w:r>
                <w:t xml:space="preserve">     </w:t>
              </w:r>
            </w:sdtContent>
          </w:sdt>
        </w:p>
        <w:p w14:paraId="084DFDCE" w14:textId="455F3BD6" w:rsidR="00A11CBC" w:rsidRDefault="004F52BE" w:rsidP="004F52BE">
          <w:pPr>
            <w:pStyle w:val="Footer"/>
            <w:ind w:firstLine="119"/>
          </w:pPr>
          <w:r>
            <w:t xml:space="preserve"> </w:t>
          </w:r>
        </w:p>
      </w:tc>
    </w:tr>
  </w:tbl>
  <w:p w14:paraId="4B78766F" w14:textId="77777777" w:rsidR="00A11CBC" w:rsidRDefault="00A11CBC" w:rsidP="008D72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ECB7" w14:textId="77777777" w:rsidR="00A04B68" w:rsidRPr="008052B4" w:rsidRDefault="00A04B68" w:rsidP="00A04B68">
    <w:pPr>
      <w:pStyle w:val="Footer"/>
      <w:rPr>
        <w:ins w:id="8" w:author="Author"/>
      </w:rPr>
    </w:pPr>
    <w:ins w:id="9" w:author="Author">
      <w:r>
        <w:t xml:space="preserve">Questions or feedback? See something missing or that you want added? Let Microsoft know at </w:t>
      </w:r>
      <w:r w:rsidRPr="00657C67">
        <w:t>http://aka.ms/deploymentplanfeedback</w:t>
      </w:r>
    </w:ins>
  </w:p>
  <w:p w14:paraId="1CCCD8E5" w14:textId="1853A12C" w:rsidR="004F52BE" w:rsidRDefault="001B441A" w:rsidP="001B441A">
    <w:pPr>
      <w:pStyle w:val="Footer"/>
      <w:tabs>
        <w:tab w:val="clear" w:pos="4680"/>
        <w:tab w:val="clear" w:pos="9360"/>
        <w:tab w:val="left" w:pos="5704"/>
      </w:tabs>
    </w:pPr>
    <w:ins w:id="10" w:author="Author">
      <w:r>
        <w:tab/>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2B58E" w14:textId="5BB4D8CE" w:rsidR="00A11CBC" w:rsidRDefault="00A11CBC" w:rsidP="008D72C4">
    <w:pPr>
      <w:pStyle w:val="Footer"/>
      <w:pBdr>
        <w:top w:val="single" w:sz="4" w:space="1" w:color="auto"/>
      </w:pBdr>
      <w:jc w:val="right"/>
    </w:pPr>
    <w:r>
      <w:fldChar w:fldCharType="begin"/>
    </w:r>
    <w:r>
      <w:instrText xml:space="preserve"> PAGE  \* roman  \* MERGEFORMAT </w:instrText>
    </w:r>
    <w:r>
      <w:fldChar w:fldCharType="separate"/>
    </w:r>
    <w:r w:rsidR="00E419CA">
      <w:rPr>
        <w:noProof/>
      </w:rPr>
      <w:t>iii</w:t>
    </w:r>
    <w:r>
      <w:fldChar w:fldCharType="end"/>
    </w:r>
  </w:p>
  <w:tbl>
    <w:tblPr>
      <w:tblW w:w="7200" w:type="dxa"/>
      <w:tblInd w:w="-227" w:type="dxa"/>
      <w:tblLayout w:type="fixed"/>
      <w:tblLook w:val="01E0" w:firstRow="1" w:lastRow="1" w:firstColumn="1" w:lastColumn="1" w:noHBand="0" w:noVBand="0"/>
    </w:tblPr>
    <w:tblGrid>
      <w:gridCol w:w="7200"/>
    </w:tblGrid>
    <w:tr w:rsidR="00A11CBC" w14:paraId="0CDA7BF0" w14:textId="77777777">
      <w:tc>
        <w:tcPr>
          <w:tcW w:w="7200" w:type="dxa"/>
        </w:tcPr>
        <w:p w14:paraId="65E63FF3" w14:textId="77777777" w:rsidR="00A04B68" w:rsidRPr="008052B4" w:rsidRDefault="00A04B68" w:rsidP="00A04B68">
          <w:pPr>
            <w:pStyle w:val="Footer"/>
            <w:rPr>
              <w:ins w:id="135" w:author="Author"/>
            </w:rPr>
          </w:pPr>
          <w:ins w:id="136" w:author="Author">
            <w:r>
              <w:t xml:space="preserve">Questions or feedback? See something missing or that you want added? Let Microsoft know at </w:t>
            </w:r>
            <w:r w:rsidRPr="00657C67">
              <w:t>http://aka.ms/deploymentplanfeedback</w:t>
            </w:r>
          </w:ins>
        </w:p>
        <w:p w14:paraId="4503EE2C" w14:textId="48DD1E75" w:rsidR="004F52BE" w:rsidDel="00A04B68" w:rsidRDefault="004F52BE" w:rsidP="00A04B68">
          <w:pPr>
            <w:pStyle w:val="Footer"/>
            <w:ind w:firstLine="119"/>
            <w:rPr>
              <w:del w:id="137" w:author="Author"/>
            </w:rPr>
          </w:pPr>
          <w:del w:id="138" w:author="Author">
            <w:r w:rsidDel="00A04B68">
              <w:delText xml:space="preserve">Azure Active Application Proxy Deployment Plan, Version </w:delText>
            </w:r>
            <w:r w:rsidR="00A04B68" w:rsidDel="00A04B68">
              <w:fldChar w:fldCharType="begin"/>
            </w:r>
            <w:r w:rsidR="00A04B68" w:rsidDel="00A04B68">
              <w:delInstrText xml:space="preserve"> DOCPROPERTY  Version  \* MERGEFORMAT </w:delInstrText>
            </w:r>
            <w:r w:rsidR="00A04B68" w:rsidDel="00A04B68">
              <w:fldChar w:fldCharType="separate"/>
            </w:r>
            <w:r w:rsidDel="00A04B68">
              <w:delText>.1</w:delText>
            </w:r>
            <w:r w:rsidR="00A04B68" w:rsidDel="00A04B68">
              <w:fldChar w:fldCharType="end"/>
            </w:r>
            <w:r w:rsidDel="00A04B68">
              <w:delText xml:space="preserve"> </w:delText>
            </w:r>
          </w:del>
          <w:customXmlDelRangeStart w:id="139" w:author="Author"/>
          <w:sdt>
            <w:sdtPr>
              <w:alias w:val="Document Status"/>
              <w:id w:val="-1328125074"/>
              <w:dataBinding w:prefixMappings="" w:xpath="/root[1]/Status[1]" w:storeItemID="{BC0A3F86-8BE6-4A02-8281-8D568A271DDF}"/>
              <w:dropDownList w:lastValue="">
                <w:listItem w:value="[Document Status]"/>
              </w:dropDownList>
            </w:sdtPr>
            <w:sdtEndPr/>
            <w:sdtContent>
              <w:customXmlDelRangeEnd w:id="139"/>
              <w:customXmlDelRangeStart w:id="140" w:author="Author"/>
            </w:sdtContent>
          </w:sdt>
          <w:customXmlDelRangeEnd w:id="140"/>
        </w:p>
        <w:p w14:paraId="23B25E5B" w14:textId="30E4AFFE" w:rsidR="00A11CBC" w:rsidRDefault="00A11CBC" w:rsidP="00A04B68">
          <w:pPr>
            <w:pStyle w:val="Footer"/>
          </w:pPr>
        </w:p>
      </w:tc>
    </w:tr>
  </w:tbl>
  <w:p w14:paraId="34D1667A" w14:textId="77777777" w:rsidR="00A11CBC" w:rsidRPr="008D72C4" w:rsidRDefault="00A11CBC" w:rsidP="008D72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30400" w14:textId="5946EC02" w:rsidR="00A11CBC" w:rsidRDefault="00A11CBC"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6</w:t>
    </w:r>
    <w:r>
      <w:fldChar w:fldCharType="end"/>
    </w:r>
  </w:p>
  <w:tbl>
    <w:tblPr>
      <w:tblW w:w="7200" w:type="dxa"/>
      <w:tblInd w:w="-227" w:type="dxa"/>
      <w:tblLayout w:type="fixed"/>
      <w:tblLook w:val="01E0" w:firstRow="1" w:lastRow="1" w:firstColumn="1" w:lastColumn="1" w:noHBand="0" w:noVBand="0"/>
    </w:tblPr>
    <w:tblGrid>
      <w:gridCol w:w="7200"/>
    </w:tblGrid>
    <w:tr w:rsidR="00A11CBC" w14:paraId="483F09D5" w14:textId="77777777">
      <w:tc>
        <w:tcPr>
          <w:tcW w:w="7200" w:type="dxa"/>
        </w:tcPr>
        <w:p w14:paraId="58CD5422" w14:textId="194BF960" w:rsidR="00A11CBC" w:rsidRDefault="00A11CBC" w:rsidP="005A68B0">
          <w:pPr>
            <w:pStyle w:val="Footer"/>
            <w:ind w:firstLine="119"/>
          </w:pPr>
          <w:r>
            <w:t xml:space="preserve">Azure Active Directory Implementation Services, Multi-Factor Authentication Remediation and Deployment Plan, Version </w:t>
          </w:r>
          <w:fldSimple w:instr=" DOCPROPERTY  Version  \* MERGEFORMAT ">
            <w:r>
              <w:t>0.1</w:t>
            </w:r>
          </w:fldSimple>
          <w:r>
            <w:t xml:space="preserve"> </w:t>
          </w:r>
          <w:sdt>
            <w:sdtPr>
              <w:alias w:val="Document Status"/>
              <w:id w:val="-1154989116"/>
              <w:showingPlcHdr/>
              <w:dataBinding w:prefixMappings="" w:xpath="/root[1]/Status[1]" w:storeItemID="{BC0A3F86-8BE6-4A02-8281-8D568A271DDF}"/>
              <w:dropDownList w:lastValue="">
                <w:listItem w:value="[Document Status]"/>
              </w:dropDownList>
            </w:sdtPr>
            <w:sdtEndPr/>
            <w:sdtContent>
              <w:r>
                <w:t xml:space="preserve">     </w:t>
              </w:r>
            </w:sdtContent>
          </w:sdt>
        </w:p>
        <w:p w14:paraId="582177EA" w14:textId="23AC2443" w:rsidR="00A11CBC" w:rsidRDefault="00A11CBC" w:rsidP="005A68B0">
          <w:pPr>
            <w:pStyle w:val="Footer"/>
            <w:ind w:firstLine="119"/>
          </w:pPr>
          <w:r>
            <w:t>Prepared by Christine McMullin (Logic20/20)</w:t>
          </w:r>
        </w:p>
        <w:p w14:paraId="17022480" w14:textId="748B8E64" w:rsidR="00A11CBC" w:rsidRDefault="00A11CBC" w:rsidP="007B649E">
          <w:pPr>
            <w:pStyle w:val="Footer"/>
            <w:ind w:firstLine="119"/>
          </w:pPr>
          <w:r>
            <w:t xml:space="preserve">"DeploymentPlan" last modified on </w:t>
          </w:r>
          <w:r>
            <w:fldChar w:fldCharType="begin"/>
          </w:r>
          <w:r>
            <w:instrText xml:space="preserve"> SAVEDATE  \@ "d MMM. yy"  \* MERGEFORMAT </w:instrText>
          </w:r>
          <w:r>
            <w:fldChar w:fldCharType="separate"/>
          </w:r>
          <w:r w:rsidR="00A04B68">
            <w:rPr>
              <w:noProof/>
            </w:rPr>
            <w:t>21 Mar. 18</w:t>
          </w:r>
          <w:r>
            <w:fldChar w:fldCharType="end"/>
          </w:r>
          <w:r>
            <w:t>, Rev 3</w:t>
          </w:r>
        </w:p>
      </w:tc>
    </w:tr>
  </w:tbl>
  <w:p w14:paraId="35690739" w14:textId="77777777" w:rsidR="00A11CBC" w:rsidRDefault="00A11CBC" w:rsidP="005A68B0"/>
  <w:p w14:paraId="1946DD31" w14:textId="77777777" w:rsidR="00A11CBC" w:rsidRPr="005A68B0" w:rsidRDefault="00A11CBC" w:rsidP="005A68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1A694" w14:textId="3191CEA0" w:rsidR="00A11CBC" w:rsidRDefault="00A11CBC">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E419CA">
      <w:rPr>
        <w:noProof/>
      </w:rPr>
      <w:t>16</w:t>
    </w:r>
    <w:r>
      <w:fldChar w:fldCharType="end"/>
    </w:r>
  </w:p>
  <w:tbl>
    <w:tblPr>
      <w:tblW w:w="7200" w:type="dxa"/>
      <w:tblInd w:w="-227" w:type="dxa"/>
      <w:tblLayout w:type="fixed"/>
      <w:tblLook w:val="01E0" w:firstRow="1" w:lastRow="1" w:firstColumn="1" w:lastColumn="1" w:noHBand="0" w:noVBand="0"/>
    </w:tblPr>
    <w:tblGrid>
      <w:gridCol w:w="7200"/>
    </w:tblGrid>
    <w:tr w:rsidR="00A11CBC" w14:paraId="6F3F6167" w14:textId="77777777">
      <w:tc>
        <w:tcPr>
          <w:tcW w:w="7200" w:type="dxa"/>
        </w:tcPr>
        <w:p w14:paraId="13316FC8" w14:textId="77777777" w:rsidR="00A04B68" w:rsidRPr="008052B4" w:rsidRDefault="00A04B68" w:rsidP="00A04B68">
          <w:pPr>
            <w:pStyle w:val="Footer"/>
            <w:rPr>
              <w:ins w:id="2847" w:author="Author"/>
            </w:rPr>
          </w:pPr>
          <w:ins w:id="2848" w:author="Author">
            <w:r>
              <w:t xml:space="preserve">Questions or feedback? See something missing or that you want added? Let Microsoft know at </w:t>
            </w:r>
            <w:r w:rsidRPr="00657C67">
              <w:t>http://aka.ms/deploymentplanfeedback</w:t>
            </w:r>
          </w:ins>
        </w:p>
        <w:p w14:paraId="485EE196" w14:textId="6E717F66" w:rsidR="004F52BE" w:rsidDel="00A04B68" w:rsidRDefault="004F52BE" w:rsidP="004F52BE">
          <w:pPr>
            <w:pStyle w:val="Footer"/>
            <w:ind w:firstLine="119"/>
            <w:rPr>
              <w:del w:id="2849" w:author="Author"/>
            </w:rPr>
          </w:pPr>
          <w:del w:id="2850" w:author="Author">
            <w:r w:rsidDel="00A04B68">
              <w:delText xml:space="preserve">Azure Active Application Proxy Deployment Plan, Version </w:delText>
            </w:r>
            <w:r w:rsidR="00A04B68" w:rsidDel="00A04B68">
              <w:fldChar w:fldCharType="begin"/>
            </w:r>
            <w:r w:rsidR="00A04B68" w:rsidDel="00A04B68">
              <w:delInstrText xml:space="preserve"> DOCPROPERTY  Version  \* MERGEFORMAT </w:delInstrText>
            </w:r>
            <w:r w:rsidR="00A04B68" w:rsidDel="00A04B68">
              <w:fldChar w:fldCharType="separate"/>
            </w:r>
            <w:r w:rsidDel="00A04B68">
              <w:delText>.1</w:delText>
            </w:r>
            <w:r w:rsidR="00A04B68" w:rsidDel="00A04B68">
              <w:fldChar w:fldCharType="end"/>
            </w:r>
            <w:r w:rsidDel="00A04B68">
              <w:delText xml:space="preserve"> </w:delText>
            </w:r>
          </w:del>
          <w:customXmlDelRangeStart w:id="2851" w:author="Author"/>
          <w:sdt>
            <w:sdtPr>
              <w:alias w:val="Document Status"/>
              <w:id w:val="543565021"/>
              <w:dataBinding w:prefixMappings="" w:xpath="/root[1]/Status[1]" w:storeItemID="{BC0A3F86-8BE6-4A02-8281-8D568A271DDF}"/>
              <w:dropDownList w:lastValue="">
                <w:listItem w:value="[Document Status]"/>
              </w:dropDownList>
            </w:sdtPr>
            <w:sdtEndPr/>
            <w:sdtContent>
              <w:customXmlDelRangeEnd w:id="2851"/>
              <w:customXmlDelRangeStart w:id="2852" w:author="Author"/>
            </w:sdtContent>
          </w:sdt>
          <w:customXmlDelRangeEnd w:id="2852"/>
        </w:p>
        <w:p w14:paraId="4D3116AA" w14:textId="09AEC11C" w:rsidR="00A11CBC" w:rsidRDefault="00A11CBC" w:rsidP="00A04B68">
          <w:pPr>
            <w:pStyle w:val="Footer"/>
          </w:pPr>
        </w:p>
      </w:tc>
    </w:tr>
  </w:tbl>
  <w:p w14:paraId="6D88B0F7" w14:textId="77777777" w:rsidR="00A11CBC" w:rsidRDefault="00A11C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0A144" w14:textId="77777777" w:rsidR="00615F5A" w:rsidRDefault="00615F5A">
      <w:pPr>
        <w:spacing w:after="0" w:line="240" w:lineRule="auto"/>
      </w:pPr>
      <w:r>
        <w:separator/>
      </w:r>
    </w:p>
  </w:footnote>
  <w:footnote w:type="continuationSeparator" w:id="0">
    <w:p w14:paraId="5D97BB92" w14:textId="77777777" w:rsidR="00615F5A" w:rsidRDefault="00615F5A">
      <w:pPr>
        <w:spacing w:after="0" w:line="240" w:lineRule="auto"/>
      </w:pPr>
      <w:r>
        <w:continuationSeparator/>
      </w:r>
    </w:p>
  </w:footnote>
  <w:footnote w:type="continuationNotice" w:id="1">
    <w:p w14:paraId="24E0E22F" w14:textId="77777777" w:rsidR="00615F5A" w:rsidRDefault="00615F5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207C4" w14:textId="77777777" w:rsidR="00A04B68" w:rsidRDefault="00A04B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0778" w14:textId="77777777" w:rsidR="00A11CBC" w:rsidRDefault="00A11CBC">
    <w:pPr>
      <w:pStyle w:val="Header"/>
    </w:pPr>
    <w:r>
      <w:rPr>
        <w:noProof/>
      </w:rPr>
      <w:drawing>
        <wp:inline distT="0" distB="0" distL="0" distR="0" wp14:anchorId="2955483B" wp14:editId="47C0BB00">
          <wp:extent cx="914400" cy="194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r w:rsidR="00A04B68">
      <w:fldChar w:fldCharType="begin"/>
    </w:r>
    <w:r w:rsidR="00A04B68">
      <w:instrText xml:space="preserve"> DOCPROPERTY  Customer </w:instrText>
    </w:r>
    <w:r w:rsidR="00A04B68">
      <w:fldChar w:fldCharType="separate"/>
    </w:r>
    <w:r>
      <w:t>&lt;Update Customer Name in Doc Properties&gt;</w:t>
    </w:r>
    <w:r w:rsidR="00A04B68">
      <w:fldChar w:fldCharType="end"/>
    </w:r>
  </w:p>
  <w:p w14:paraId="7FCD4D3F" w14:textId="77777777" w:rsidR="00A11CBC" w:rsidRDefault="00A11C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04826" w14:textId="77777777" w:rsidR="00A04B68" w:rsidRDefault="00A04B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C4D70" w14:textId="77777777" w:rsidR="00A11CBC" w:rsidRDefault="00A11CBC">
    <w:pPr>
      <w:pStyle w:val="Header"/>
    </w:pPr>
    <w:r>
      <w:rPr>
        <w:noProof/>
      </w:rPr>
      <w:drawing>
        <wp:inline distT="0" distB="0" distL="0" distR="0" wp14:anchorId="47D2D859" wp14:editId="7EC2B701">
          <wp:extent cx="914400" cy="194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Pr="00DC1322">
      <w:fldChar w:fldCharType="begin" w:fldLock="1"/>
    </w:r>
    <w:r w:rsidRPr="00DC1322">
      <w:instrText xml:space="preserve"> IF </w:instrText>
    </w:r>
    <w:fldSimple w:instr=" DOCPROPERTY  Confidential  \* MERGEFORMAT " w:fldLock="1">
      <w:r w:rsidRPr="00DC1322">
        <w:instrText>0</w:instrText>
      </w:r>
    </w:fldSimple>
    <w:r w:rsidRPr="00DC1322">
      <w:instrText xml:space="preserve"> = 0 "Prepared for " "" \* MERGEFORMAT </w:instrText>
    </w:r>
    <w:r w:rsidRPr="00DC1322">
      <w:fldChar w:fldCharType="separate"/>
    </w:r>
    <w:r w:rsidRPr="00DC1322">
      <w:t xml:space="preserve">Prepared for </w:t>
    </w:r>
    <w:r w:rsidRPr="00DC1322">
      <w:fldChar w:fldCharType="end"/>
    </w:r>
    <w:r w:rsidR="00A04B68">
      <w:fldChar w:fldCharType="begin"/>
    </w:r>
    <w:r w:rsidR="00A04B68">
      <w:instrText xml:space="preserve"> DOCPROPERTY  Customer </w:instrText>
    </w:r>
    <w:r w:rsidR="00A04B68">
      <w:fldChar w:fldCharType="separate"/>
    </w:r>
    <w:r>
      <w:t>update [Customer] in Doc Properties</w:t>
    </w:r>
    <w:r w:rsidR="00A04B68">
      <w:fldChar w:fldCharType="end"/>
    </w:r>
  </w:p>
  <w:p w14:paraId="42C37B88" w14:textId="77777777" w:rsidR="00A11CBC" w:rsidRDefault="00A11C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530A7" w14:textId="77777777" w:rsidR="00A11CBC" w:rsidRDefault="00A11CBC">
    <w:pPr>
      <w:pStyle w:val="Header"/>
    </w:pPr>
    <w:r>
      <w:rPr>
        <w:noProof/>
      </w:rPr>
      <w:drawing>
        <wp:inline distT="0" distB="0" distL="0" distR="0" wp14:anchorId="0EF3980E" wp14:editId="321CF9C6">
          <wp:extent cx="914400" cy="194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A04B68">
      <w:fldChar w:fldCharType="begin"/>
    </w:r>
    <w:r w:rsidR="00A04B68">
      <w:instrText xml:space="preserve"> DOCPROPERTY  Customer </w:instrText>
    </w:r>
    <w:r w:rsidR="00A04B68">
      <w:fldChar w:fldCharType="separate"/>
    </w:r>
    <w:r>
      <w:t>Joint Regional Intelligence Center</w:t>
    </w:r>
    <w:r w:rsidR="00A04B68">
      <w:fldChar w:fldCharType="end"/>
    </w:r>
  </w:p>
  <w:p w14:paraId="7F685E97" w14:textId="77777777" w:rsidR="00A11CBC" w:rsidRDefault="00A11CBC">
    <w:pPr>
      <w:pStyle w:val="Header"/>
    </w:pPr>
  </w:p>
  <w:p w14:paraId="6201C495" w14:textId="77777777" w:rsidR="00A11CBC" w:rsidRDefault="00A11C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B4BC42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262236F"/>
    <w:multiLevelType w:val="hybridMultilevel"/>
    <w:tmpl w:val="44863E7A"/>
    <w:lvl w:ilvl="0" w:tplc="0409000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66E53BC"/>
    <w:multiLevelType w:val="hybridMultilevel"/>
    <w:tmpl w:val="4B289832"/>
    <w:lvl w:ilvl="0" w:tplc="08090019">
      <w:start w:val="1"/>
      <w:numFmt w:val="lowerLetter"/>
      <w:lvlText w:val="%1."/>
      <w:lvlJc w:val="left"/>
      <w:pPr>
        <w:ind w:left="45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3" w15:restartNumberingAfterBreak="0">
    <w:nsid w:val="0CA70B5E"/>
    <w:multiLevelType w:val="multilevel"/>
    <w:tmpl w:val="9838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4ED7CC4"/>
    <w:multiLevelType w:val="multilevel"/>
    <w:tmpl w:val="7E4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D41635"/>
    <w:multiLevelType w:val="multilevel"/>
    <w:tmpl w:val="62E0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D4CDD"/>
    <w:multiLevelType w:val="multilevel"/>
    <w:tmpl w:val="18FC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16C4E"/>
    <w:multiLevelType w:val="multilevel"/>
    <w:tmpl w:val="94AAB48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egoe UI" w:eastAsiaTheme="minorEastAsia" w:hAnsi="Segoe UI" w:cs="Segoe UI"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C5649"/>
    <w:multiLevelType w:val="hybridMultilevel"/>
    <w:tmpl w:val="FC8C2CB8"/>
    <w:lvl w:ilvl="0" w:tplc="9314D262">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D16E4"/>
    <w:multiLevelType w:val="hybridMultilevel"/>
    <w:tmpl w:val="DB8AD68A"/>
    <w:lvl w:ilvl="0" w:tplc="9314D262">
      <w:numFmt w:val="bullet"/>
      <w:lvlText w:val="-"/>
      <w:lvlJc w:val="left"/>
      <w:pPr>
        <w:ind w:left="1440" w:hanging="360"/>
      </w:pPr>
      <w:rPr>
        <w:rFonts w:ascii="Segoe UI" w:eastAsiaTheme="minorEastAsia" w:hAnsi="Segoe UI" w:cs="Segoe U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33D0CF7"/>
    <w:multiLevelType w:val="hybridMultilevel"/>
    <w:tmpl w:val="3A3C89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4" w15:restartNumberingAfterBreak="0">
    <w:nsid w:val="26F945F5"/>
    <w:multiLevelType w:val="hybridMultilevel"/>
    <w:tmpl w:val="39468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C86194"/>
    <w:multiLevelType w:val="multilevel"/>
    <w:tmpl w:val="63E83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25E9C"/>
    <w:multiLevelType w:val="hybridMultilevel"/>
    <w:tmpl w:val="7E7A9596"/>
    <w:lvl w:ilvl="0" w:tplc="08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610913"/>
    <w:multiLevelType w:val="multilevel"/>
    <w:tmpl w:val="A29E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97753D"/>
    <w:multiLevelType w:val="multilevel"/>
    <w:tmpl w:val="E47E3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822FA1"/>
    <w:multiLevelType w:val="hybridMultilevel"/>
    <w:tmpl w:val="D018BA94"/>
    <w:lvl w:ilvl="0" w:tplc="0409000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37D06201"/>
    <w:multiLevelType w:val="hybridMultilevel"/>
    <w:tmpl w:val="0D1A0826"/>
    <w:lvl w:ilvl="0" w:tplc="E1528F8A">
      <w:start w:val="1"/>
      <w:numFmt w:val="decimal"/>
      <w:pStyle w:val="Steps"/>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4F81BD" w:themeColor="accent1"/>
        <w:sz w:val="20"/>
        <w:szCs w:val="20"/>
      </w:rPr>
    </w:lvl>
    <w:lvl w:ilvl="2">
      <w:start w:val="1"/>
      <w:numFmt w:val="bullet"/>
      <w:lvlText w:val=""/>
      <w:lvlJc w:val="left"/>
      <w:pPr>
        <w:tabs>
          <w:tab w:val="num" w:pos="2160"/>
        </w:tabs>
        <w:ind w:left="2160" w:hanging="360"/>
      </w:pPr>
      <w:rPr>
        <w:rFonts w:ascii="Wingdings" w:hAnsi="Wingdings"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3" w15:restartNumberingAfterBreak="0">
    <w:nsid w:val="42033B4F"/>
    <w:multiLevelType w:val="hybridMultilevel"/>
    <w:tmpl w:val="E7F40CAA"/>
    <w:lvl w:ilvl="0" w:tplc="08090019">
      <w:start w:val="1"/>
      <w:numFmt w:val="lowerLetter"/>
      <w:lvlText w:val="%1."/>
      <w:lvlJc w:val="left"/>
      <w:pPr>
        <w:ind w:left="45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5A7546C"/>
    <w:multiLevelType w:val="hybridMultilevel"/>
    <w:tmpl w:val="138E93E8"/>
    <w:lvl w:ilvl="0" w:tplc="91C4897E">
      <w:start w:val="1"/>
      <w:numFmt w:val="decimal"/>
      <w:lvlText w:val="%1)"/>
      <w:lvlJc w:val="left"/>
      <w:pPr>
        <w:ind w:left="1440" w:hanging="360"/>
      </w:pPr>
      <w:rPr>
        <w:rFonts w:hint="default"/>
      </w:rPr>
    </w:lvl>
    <w:lvl w:ilvl="1" w:tplc="08090019">
      <w:start w:val="1"/>
      <w:numFmt w:val="lowerLetter"/>
      <w:lvlText w:val="%2."/>
      <w:lvlJc w:val="left"/>
      <w:pPr>
        <w:ind w:left="450" w:hanging="360"/>
      </w:pPr>
    </w:lvl>
    <w:lvl w:ilvl="2" w:tplc="9314D262">
      <w:numFmt w:val="bullet"/>
      <w:lvlText w:val="-"/>
      <w:lvlJc w:val="left"/>
      <w:pPr>
        <w:ind w:left="3060" w:hanging="360"/>
      </w:pPr>
      <w:rPr>
        <w:rFonts w:ascii="Segoe UI" w:eastAsiaTheme="minorEastAsia" w:hAnsi="Segoe UI" w:cs="Segoe UI" w:hint="default"/>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6155CD9"/>
    <w:multiLevelType w:val="hybridMultilevel"/>
    <w:tmpl w:val="59DA89BA"/>
    <w:lvl w:ilvl="0" w:tplc="9314D262">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8" w15:restartNumberingAfterBreak="0">
    <w:nsid w:val="497F53E0"/>
    <w:multiLevelType w:val="multilevel"/>
    <w:tmpl w:val="103A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C42EC"/>
    <w:multiLevelType w:val="multilevel"/>
    <w:tmpl w:val="382C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63E98"/>
    <w:multiLevelType w:val="multilevel"/>
    <w:tmpl w:val="38A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C0F78"/>
    <w:multiLevelType w:val="multilevel"/>
    <w:tmpl w:val="63A8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7F25299"/>
    <w:multiLevelType w:val="hybridMultilevel"/>
    <w:tmpl w:val="AC6AF0A0"/>
    <w:lvl w:ilvl="0" w:tplc="0409000F">
      <w:start w:val="1"/>
      <w:numFmt w:val="decimal"/>
      <w:lvlText w:val="%1."/>
      <w:lvlJc w:val="left"/>
      <w:pPr>
        <w:ind w:left="72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4"/>
  </w:num>
  <w:num w:numId="2">
    <w:abstractNumId w:val="15"/>
  </w:num>
  <w:num w:numId="3">
    <w:abstractNumId w:val="24"/>
  </w:num>
  <w:num w:numId="4">
    <w:abstractNumId w:val="13"/>
  </w:num>
  <w:num w:numId="5">
    <w:abstractNumId w:val="27"/>
  </w:num>
  <w:num w:numId="6">
    <w:abstractNumId w:val="32"/>
  </w:num>
  <w:num w:numId="7">
    <w:abstractNumId w:val="6"/>
  </w:num>
  <w:num w:numId="8">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9">
    <w:abstractNumId w:val="21"/>
  </w:num>
  <w:num w:numId="10">
    <w:abstractNumId w:val="22"/>
  </w:num>
  <w:num w:numId="11">
    <w:abstractNumId w:val="0"/>
  </w:num>
  <w:num w:numId="12">
    <w:abstractNumId w:val="30"/>
  </w:num>
  <w:num w:numId="13">
    <w:abstractNumId w:val="25"/>
  </w:num>
  <w:num w:numId="14">
    <w:abstractNumId w:val="14"/>
  </w:num>
  <w:num w:numId="15">
    <w:abstractNumId w:val="33"/>
  </w:num>
  <w:num w:numId="16">
    <w:abstractNumId w:val="1"/>
  </w:num>
  <w:num w:numId="17">
    <w:abstractNumId w:val="20"/>
  </w:num>
  <w:num w:numId="18">
    <w:abstractNumId w:val="31"/>
  </w:num>
  <w:num w:numId="19">
    <w:abstractNumId w:val="19"/>
  </w:num>
  <w:num w:numId="20">
    <w:abstractNumId w:val="12"/>
  </w:num>
  <w:num w:numId="21">
    <w:abstractNumId w:val="23"/>
  </w:num>
  <w:num w:numId="22">
    <w:abstractNumId w:val="2"/>
  </w:num>
  <w:num w:numId="23">
    <w:abstractNumId w:val="11"/>
  </w:num>
  <w:num w:numId="24">
    <w:abstractNumId w:val="17"/>
  </w:num>
  <w:num w:numId="25">
    <w:abstractNumId w:val="10"/>
  </w:num>
  <w:num w:numId="26">
    <w:abstractNumId w:val="26"/>
  </w:num>
  <w:num w:numId="27">
    <w:abstractNumId w:val="29"/>
  </w:num>
  <w:num w:numId="28">
    <w:abstractNumId w:val="3"/>
  </w:num>
  <w:num w:numId="29">
    <w:abstractNumId w:val="5"/>
  </w:num>
  <w:num w:numId="30">
    <w:abstractNumId w:val="7"/>
  </w:num>
  <w:num w:numId="31">
    <w:abstractNumId w:val="16"/>
  </w:num>
  <w:num w:numId="32">
    <w:abstractNumId w:val="16"/>
    <w:lvlOverride w:ilvl="1">
      <w:lvl w:ilvl="1">
        <w:numFmt w:val="bullet"/>
        <w:lvlText w:val=""/>
        <w:lvlJc w:val="left"/>
        <w:pPr>
          <w:tabs>
            <w:tab w:val="num" w:pos="1440"/>
          </w:tabs>
          <w:ind w:left="1440" w:hanging="360"/>
        </w:pPr>
        <w:rPr>
          <w:rFonts w:ascii="Symbol" w:hAnsi="Symbol" w:hint="default"/>
          <w:sz w:val="20"/>
        </w:rPr>
      </w:lvl>
    </w:lvlOverride>
  </w:num>
  <w:num w:numId="33">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4">
    <w:abstractNumId w:val="8"/>
  </w:num>
  <w:num w:numId="35">
    <w:abstractNumId w:val="28"/>
  </w:num>
  <w:num w:numId="36">
    <w:abstractNumId w:val="9"/>
  </w:num>
  <w:num w:numId="37">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0C9C"/>
    <w:rsid w:val="0000178B"/>
    <w:rsid w:val="000029AB"/>
    <w:rsid w:val="00003122"/>
    <w:rsid w:val="0000322E"/>
    <w:rsid w:val="00004A6D"/>
    <w:rsid w:val="00005CBA"/>
    <w:rsid w:val="00006ACF"/>
    <w:rsid w:val="00007005"/>
    <w:rsid w:val="00007021"/>
    <w:rsid w:val="000074C1"/>
    <w:rsid w:val="00007CB2"/>
    <w:rsid w:val="000128FB"/>
    <w:rsid w:val="000176EB"/>
    <w:rsid w:val="00022C72"/>
    <w:rsid w:val="00022DF3"/>
    <w:rsid w:val="00024854"/>
    <w:rsid w:val="000257CC"/>
    <w:rsid w:val="0002641F"/>
    <w:rsid w:val="00026EA9"/>
    <w:rsid w:val="00027470"/>
    <w:rsid w:val="00030782"/>
    <w:rsid w:val="00031176"/>
    <w:rsid w:val="00032171"/>
    <w:rsid w:val="000322C2"/>
    <w:rsid w:val="000361CF"/>
    <w:rsid w:val="00036BB9"/>
    <w:rsid w:val="000403F8"/>
    <w:rsid w:val="00040831"/>
    <w:rsid w:val="00041160"/>
    <w:rsid w:val="000416BE"/>
    <w:rsid w:val="00043B5F"/>
    <w:rsid w:val="000449AA"/>
    <w:rsid w:val="00047378"/>
    <w:rsid w:val="000473F4"/>
    <w:rsid w:val="00051692"/>
    <w:rsid w:val="00051DC7"/>
    <w:rsid w:val="00052DEB"/>
    <w:rsid w:val="0005645D"/>
    <w:rsid w:val="000623F8"/>
    <w:rsid w:val="00066894"/>
    <w:rsid w:val="0006721B"/>
    <w:rsid w:val="000679CE"/>
    <w:rsid w:val="000748E6"/>
    <w:rsid w:val="0008010E"/>
    <w:rsid w:val="0008065D"/>
    <w:rsid w:val="00080E12"/>
    <w:rsid w:val="000827D9"/>
    <w:rsid w:val="000835E1"/>
    <w:rsid w:val="0008364E"/>
    <w:rsid w:val="00086B90"/>
    <w:rsid w:val="00090B60"/>
    <w:rsid w:val="00090C44"/>
    <w:rsid w:val="00091809"/>
    <w:rsid w:val="000941B0"/>
    <w:rsid w:val="00096654"/>
    <w:rsid w:val="00097B7A"/>
    <w:rsid w:val="000A0FC6"/>
    <w:rsid w:val="000A15FD"/>
    <w:rsid w:val="000A269B"/>
    <w:rsid w:val="000A3B5B"/>
    <w:rsid w:val="000A3C31"/>
    <w:rsid w:val="000A3C82"/>
    <w:rsid w:val="000A6270"/>
    <w:rsid w:val="000A66FC"/>
    <w:rsid w:val="000A6EAE"/>
    <w:rsid w:val="000A70BF"/>
    <w:rsid w:val="000B00AF"/>
    <w:rsid w:val="000B09FD"/>
    <w:rsid w:val="000B1487"/>
    <w:rsid w:val="000B2717"/>
    <w:rsid w:val="000B329D"/>
    <w:rsid w:val="000B374E"/>
    <w:rsid w:val="000B395E"/>
    <w:rsid w:val="000B47F6"/>
    <w:rsid w:val="000B5E71"/>
    <w:rsid w:val="000B5FB8"/>
    <w:rsid w:val="000B67AC"/>
    <w:rsid w:val="000B7AA4"/>
    <w:rsid w:val="000C066E"/>
    <w:rsid w:val="000C0AED"/>
    <w:rsid w:val="000C20B3"/>
    <w:rsid w:val="000C25B8"/>
    <w:rsid w:val="000C333D"/>
    <w:rsid w:val="000C592F"/>
    <w:rsid w:val="000C6445"/>
    <w:rsid w:val="000C690F"/>
    <w:rsid w:val="000C7468"/>
    <w:rsid w:val="000D098A"/>
    <w:rsid w:val="000D0F50"/>
    <w:rsid w:val="000D11A6"/>
    <w:rsid w:val="000D1C7A"/>
    <w:rsid w:val="000D33EF"/>
    <w:rsid w:val="000D36C4"/>
    <w:rsid w:val="000D4032"/>
    <w:rsid w:val="000D4A8B"/>
    <w:rsid w:val="000D5724"/>
    <w:rsid w:val="000D6CB6"/>
    <w:rsid w:val="000E194E"/>
    <w:rsid w:val="000E3B3B"/>
    <w:rsid w:val="000E4401"/>
    <w:rsid w:val="000E4E62"/>
    <w:rsid w:val="000E77D3"/>
    <w:rsid w:val="000F1788"/>
    <w:rsid w:val="000F2687"/>
    <w:rsid w:val="000F387B"/>
    <w:rsid w:val="000F64C5"/>
    <w:rsid w:val="000F6746"/>
    <w:rsid w:val="00106C64"/>
    <w:rsid w:val="00113131"/>
    <w:rsid w:val="00113855"/>
    <w:rsid w:val="00122188"/>
    <w:rsid w:val="00122622"/>
    <w:rsid w:val="00130922"/>
    <w:rsid w:val="00130BB4"/>
    <w:rsid w:val="00131590"/>
    <w:rsid w:val="00131CED"/>
    <w:rsid w:val="001321FA"/>
    <w:rsid w:val="0013220E"/>
    <w:rsid w:val="00133783"/>
    <w:rsid w:val="00134E60"/>
    <w:rsid w:val="001370D7"/>
    <w:rsid w:val="001400F1"/>
    <w:rsid w:val="00140FAE"/>
    <w:rsid w:val="00141019"/>
    <w:rsid w:val="00141BA0"/>
    <w:rsid w:val="00142151"/>
    <w:rsid w:val="00142F73"/>
    <w:rsid w:val="00145A0C"/>
    <w:rsid w:val="00146024"/>
    <w:rsid w:val="001466A3"/>
    <w:rsid w:val="001470B3"/>
    <w:rsid w:val="00147C9E"/>
    <w:rsid w:val="00147CF1"/>
    <w:rsid w:val="00150D0C"/>
    <w:rsid w:val="0015381F"/>
    <w:rsid w:val="0015486F"/>
    <w:rsid w:val="001550A9"/>
    <w:rsid w:val="00156D19"/>
    <w:rsid w:val="00156E71"/>
    <w:rsid w:val="00160CE6"/>
    <w:rsid w:val="0016345C"/>
    <w:rsid w:val="0016382A"/>
    <w:rsid w:val="00170133"/>
    <w:rsid w:val="00170346"/>
    <w:rsid w:val="00170B31"/>
    <w:rsid w:val="00171531"/>
    <w:rsid w:val="001723F1"/>
    <w:rsid w:val="00175456"/>
    <w:rsid w:val="00175790"/>
    <w:rsid w:val="0017652A"/>
    <w:rsid w:val="0017776A"/>
    <w:rsid w:val="00177957"/>
    <w:rsid w:val="001800B6"/>
    <w:rsid w:val="00180F18"/>
    <w:rsid w:val="00182FB1"/>
    <w:rsid w:val="0018461E"/>
    <w:rsid w:val="00186095"/>
    <w:rsid w:val="00186F6F"/>
    <w:rsid w:val="001877BB"/>
    <w:rsid w:val="00187C8C"/>
    <w:rsid w:val="00193F8B"/>
    <w:rsid w:val="00194558"/>
    <w:rsid w:val="00194B65"/>
    <w:rsid w:val="001A0864"/>
    <w:rsid w:val="001A101C"/>
    <w:rsid w:val="001A4319"/>
    <w:rsid w:val="001A5A28"/>
    <w:rsid w:val="001A6D4C"/>
    <w:rsid w:val="001B3BA4"/>
    <w:rsid w:val="001B3E21"/>
    <w:rsid w:val="001B441A"/>
    <w:rsid w:val="001B4A5F"/>
    <w:rsid w:val="001B4AC7"/>
    <w:rsid w:val="001B5997"/>
    <w:rsid w:val="001B7D89"/>
    <w:rsid w:val="001C2213"/>
    <w:rsid w:val="001C23D5"/>
    <w:rsid w:val="001C3077"/>
    <w:rsid w:val="001C4A52"/>
    <w:rsid w:val="001C50DB"/>
    <w:rsid w:val="001C5242"/>
    <w:rsid w:val="001C63E5"/>
    <w:rsid w:val="001C66FB"/>
    <w:rsid w:val="001D0B8C"/>
    <w:rsid w:val="001D127A"/>
    <w:rsid w:val="001D29FC"/>
    <w:rsid w:val="001D4AD7"/>
    <w:rsid w:val="001D5525"/>
    <w:rsid w:val="001D55AC"/>
    <w:rsid w:val="001E0412"/>
    <w:rsid w:val="001E4432"/>
    <w:rsid w:val="001E585C"/>
    <w:rsid w:val="001E5CDD"/>
    <w:rsid w:val="001E6062"/>
    <w:rsid w:val="001E7D00"/>
    <w:rsid w:val="001F1FA3"/>
    <w:rsid w:val="001F3C41"/>
    <w:rsid w:val="001F6E33"/>
    <w:rsid w:val="001F7844"/>
    <w:rsid w:val="00200291"/>
    <w:rsid w:val="00201DB8"/>
    <w:rsid w:val="00202331"/>
    <w:rsid w:val="002031CB"/>
    <w:rsid w:val="0020428F"/>
    <w:rsid w:val="00206005"/>
    <w:rsid w:val="00207434"/>
    <w:rsid w:val="00207446"/>
    <w:rsid w:val="00210747"/>
    <w:rsid w:val="00210976"/>
    <w:rsid w:val="0021152E"/>
    <w:rsid w:val="00213780"/>
    <w:rsid w:val="002143F6"/>
    <w:rsid w:val="00215B24"/>
    <w:rsid w:val="00216146"/>
    <w:rsid w:val="00222BD0"/>
    <w:rsid w:val="002231A0"/>
    <w:rsid w:val="0022341C"/>
    <w:rsid w:val="00224795"/>
    <w:rsid w:val="00225FB7"/>
    <w:rsid w:val="00226AC0"/>
    <w:rsid w:val="00226D6B"/>
    <w:rsid w:val="00227390"/>
    <w:rsid w:val="00231076"/>
    <w:rsid w:val="002342D4"/>
    <w:rsid w:val="0023481C"/>
    <w:rsid w:val="002354BB"/>
    <w:rsid w:val="002367BD"/>
    <w:rsid w:val="00237795"/>
    <w:rsid w:val="00240404"/>
    <w:rsid w:val="00240F27"/>
    <w:rsid w:val="0024190A"/>
    <w:rsid w:val="00241DC7"/>
    <w:rsid w:val="0024230C"/>
    <w:rsid w:val="00242CBB"/>
    <w:rsid w:val="0024407E"/>
    <w:rsid w:val="00245B20"/>
    <w:rsid w:val="002524B7"/>
    <w:rsid w:val="002527B7"/>
    <w:rsid w:val="00254DC8"/>
    <w:rsid w:val="00261283"/>
    <w:rsid w:val="00263A6B"/>
    <w:rsid w:val="00263E2C"/>
    <w:rsid w:val="00264C95"/>
    <w:rsid w:val="00264F1C"/>
    <w:rsid w:val="00264F2D"/>
    <w:rsid w:val="0026569D"/>
    <w:rsid w:val="00267AA2"/>
    <w:rsid w:val="00270E3C"/>
    <w:rsid w:val="00270FD4"/>
    <w:rsid w:val="002723FF"/>
    <w:rsid w:val="00273974"/>
    <w:rsid w:val="00274707"/>
    <w:rsid w:val="00274D1A"/>
    <w:rsid w:val="002752C1"/>
    <w:rsid w:val="0027718D"/>
    <w:rsid w:val="002800AC"/>
    <w:rsid w:val="00280DD4"/>
    <w:rsid w:val="0028228C"/>
    <w:rsid w:val="00282D64"/>
    <w:rsid w:val="0028748A"/>
    <w:rsid w:val="00287ECC"/>
    <w:rsid w:val="00290947"/>
    <w:rsid w:val="00290DCA"/>
    <w:rsid w:val="00290DFC"/>
    <w:rsid w:val="002914FC"/>
    <w:rsid w:val="002937E9"/>
    <w:rsid w:val="00294FFD"/>
    <w:rsid w:val="002969E2"/>
    <w:rsid w:val="0029784E"/>
    <w:rsid w:val="002A2136"/>
    <w:rsid w:val="002A25F1"/>
    <w:rsid w:val="002A4C99"/>
    <w:rsid w:val="002A5A1C"/>
    <w:rsid w:val="002A63C7"/>
    <w:rsid w:val="002B00C5"/>
    <w:rsid w:val="002B0C78"/>
    <w:rsid w:val="002B0EA6"/>
    <w:rsid w:val="002B1573"/>
    <w:rsid w:val="002B19F8"/>
    <w:rsid w:val="002B3037"/>
    <w:rsid w:val="002B31F4"/>
    <w:rsid w:val="002B391B"/>
    <w:rsid w:val="002B65F5"/>
    <w:rsid w:val="002C3D01"/>
    <w:rsid w:val="002C52B0"/>
    <w:rsid w:val="002C68EC"/>
    <w:rsid w:val="002C692D"/>
    <w:rsid w:val="002C6B42"/>
    <w:rsid w:val="002D2116"/>
    <w:rsid w:val="002D2D6C"/>
    <w:rsid w:val="002D2D85"/>
    <w:rsid w:val="002D3AA3"/>
    <w:rsid w:val="002D3E5E"/>
    <w:rsid w:val="002D650F"/>
    <w:rsid w:val="002D66C9"/>
    <w:rsid w:val="002D7AFC"/>
    <w:rsid w:val="002E091C"/>
    <w:rsid w:val="002E1991"/>
    <w:rsid w:val="002E1F31"/>
    <w:rsid w:val="002E29B6"/>
    <w:rsid w:val="002E316C"/>
    <w:rsid w:val="002E36E3"/>
    <w:rsid w:val="002E4483"/>
    <w:rsid w:val="002F08A9"/>
    <w:rsid w:val="002F0A3D"/>
    <w:rsid w:val="002F3A37"/>
    <w:rsid w:val="002F41F0"/>
    <w:rsid w:val="002F609D"/>
    <w:rsid w:val="002F7489"/>
    <w:rsid w:val="003019D9"/>
    <w:rsid w:val="00306906"/>
    <w:rsid w:val="00306C0B"/>
    <w:rsid w:val="003112E3"/>
    <w:rsid w:val="00311BE5"/>
    <w:rsid w:val="00312020"/>
    <w:rsid w:val="00312468"/>
    <w:rsid w:val="00313AC8"/>
    <w:rsid w:val="00314FCD"/>
    <w:rsid w:val="00315C8E"/>
    <w:rsid w:val="00317E59"/>
    <w:rsid w:val="003207B6"/>
    <w:rsid w:val="00320F0E"/>
    <w:rsid w:val="00321CF8"/>
    <w:rsid w:val="00322400"/>
    <w:rsid w:val="00322AD2"/>
    <w:rsid w:val="00323282"/>
    <w:rsid w:val="0032364E"/>
    <w:rsid w:val="00324923"/>
    <w:rsid w:val="00326151"/>
    <w:rsid w:val="00330A70"/>
    <w:rsid w:val="0033565F"/>
    <w:rsid w:val="003404D5"/>
    <w:rsid w:val="00341D35"/>
    <w:rsid w:val="00342676"/>
    <w:rsid w:val="00343C64"/>
    <w:rsid w:val="00344A58"/>
    <w:rsid w:val="00345E5C"/>
    <w:rsid w:val="00346876"/>
    <w:rsid w:val="00347C5A"/>
    <w:rsid w:val="00350CCE"/>
    <w:rsid w:val="003543EF"/>
    <w:rsid w:val="00357BE1"/>
    <w:rsid w:val="00357EF9"/>
    <w:rsid w:val="0036383D"/>
    <w:rsid w:val="003647C7"/>
    <w:rsid w:val="0036522B"/>
    <w:rsid w:val="00365FD8"/>
    <w:rsid w:val="003662B1"/>
    <w:rsid w:val="00366EB7"/>
    <w:rsid w:val="00367747"/>
    <w:rsid w:val="00367A3B"/>
    <w:rsid w:val="00371859"/>
    <w:rsid w:val="00372DCD"/>
    <w:rsid w:val="00373AD6"/>
    <w:rsid w:val="00373C61"/>
    <w:rsid w:val="003742E1"/>
    <w:rsid w:val="00375780"/>
    <w:rsid w:val="00375D10"/>
    <w:rsid w:val="00376451"/>
    <w:rsid w:val="00377A0B"/>
    <w:rsid w:val="003827D5"/>
    <w:rsid w:val="00384727"/>
    <w:rsid w:val="00384C18"/>
    <w:rsid w:val="00384C63"/>
    <w:rsid w:val="003858DF"/>
    <w:rsid w:val="00387EA1"/>
    <w:rsid w:val="003903A2"/>
    <w:rsid w:val="003908AE"/>
    <w:rsid w:val="00391425"/>
    <w:rsid w:val="0039327C"/>
    <w:rsid w:val="00394786"/>
    <w:rsid w:val="00395C2E"/>
    <w:rsid w:val="00396E1B"/>
    <w:rsid w:val="0039700C"/>
    <w:rsid w:val="003A3047"/>
    <w:rsid w:val="003A6646"/>
    <w:rsid w:val="003B5262"/>
    <w:rsid w:val="003B5FFE"/>
    <w:rsid w:val="003B673C"/>
    <w:rsid w:val="003B6C97"/>
    <w:rsid w:val="003B6D76"/>
    <w:rsid w:val="003C21C6"/>
    <w:rsid w:val="003C24EF"/>
    <w:rsid w:val="003C3EAB"/>
    <w:rsid w:val="003C4FAC"/>
    <w:rsid w:val="003C5278"/>
    <w:rsid w:val="003C5D31"/>
    <w:rsid w:val="003C6A46"/>
    <w:rsid w:val="003D08BC"/>
    <w:rsid w:val="003D2BB8"/>
    <w:rsid w:val="003D36BD"/>
    <w:rsid w:val="003D3B91"/>
    <w:rsid w:val="003D5C63"/>
    <w:rsid w:val="003D6384"/>
    <w:rsid w:val="003D74D3"/>
    <w:rsid w:val="003D7B9A"/>
    <w:rsid w:val="003E3314"/>
    <w:rsid w:val="003E520B"/>
    <w:rsid w:val="003E5878"/>
    <w:rsid w:val="003E5DDC"/>
    <w:rsid w:val="003E61A0"/>
    <w:rsid w:val="003E69C9"/>
    <w:rsid w:val="003E75F5"/>
    <w:rsid w:val="003F04D4"/>
    <w:rsid w:val="003F04FE"/>
    <w:rsid w:val="003F1B51"/>
    <w:rsid w:val="003F2342"/>
    <w:rsid w:val="003F47B2"/>
    <w:rsid w:val="003F651D"/>
    <w:rsid w:val="003F6723"/>
    <w:rsid w:val="003F6B89"/>
    <w:rsid w:val="00400B66"/>
    <w:rsid w:val="00404002"/>
    <w:rsid w:val="00404D6E"/>
    <w:rsid w:val="00406356"/>
    <w:rsid w:val="004063E4"/>
    <w:rsid w:val="00407EDD"/>
    <w:rsid w:val="0041063A"/>
    <w:rsid w:val="004138B5"/>
    <w:rsid w:val="004141F0"/>
    <w:rsid w:val="00421510"/>
    <w:rsid w:val="00422845"/>
    <w:rsid w:val="00423D2B"/>
    <w:rsid w:val="004241D3"/>
    <w:rsid w:val="004265FE"/>
    <w:rsid w:val="00426976"/>
    <w:rsid w:val="00426F17"/>
    <w:rsid w:val="0043025E"/>
    <w:rsid w:val="00431052"/>
    <w:rsid w:val="0043193A"/>
    <w:rsid w:val="00433178"/>
    <w:rsid w:val="0043437A"/>
    <w:rsid w:val="00434B16"/>
    <w:rsid w:val="00435349"/>
    <w:rsid w:val="00435759"/>
    <w:rsid w:val="0043633D"/>
    <w:rsid w:val="0043735E"/>
    <w:rsid w:val="004419D2"/>
    <w:rsid w:val="00446081"/>
    <w:rsid w:val="0044660C"/>
    <w:rsid w:val="0045007E"/>
    <w:rsid w:val="00450D2B"/>
    <w:rsid w:val="00451F54"/>
    <w:rsid w:val="004526FF"/>
    <w:rsid w:val="00452764"/>
    <w:rsid w:val="0045287A"/>
    <w:rsid w:val="00454E91"/>
    <w:rsid w:val="00455488"/>
    <w:rsid w:val="004559A7"/>
    <w:rsid w:val="0045618D"/>
    <w:rsid w:val="004575D7"/>
    <w:rsid w:val="004625A3"/>
    <w:rsid w:val="0046321E"/>
    <w:rsid w:val="0046373E"/>
    <w:rsid w:val="00463E0B"/>
    <w:rsid w:val="00465860"/>
    <w:rsid w:val="004670D1"/>
    <w:rsid w:val="00470398"/>
    <w:rsid w:val="00470983"/>
    <w:rsid w:val="004717D4"/>
    <w:rsid w:val="0047287E"/>
    <w:rsid w:val="00473221"/>
    <w:rsid w:val="00473C52"/>
    <w:rsid w:val="00473FA7"/>
    <w:rsid w:val="004743FD"/>
    <w:rsid w:val="00474F1B"/>
    <w:rsid w:val="00483C8D"/>
    <w:rsid w:val="0048430D"/>
    <w:rsid w:val="00484BF1"/>
    <w:rsid w:val="00490D35"/>
    <w:rsid w:val="00491B5F"/>
    <w:rsid w:val="00492F92"/>
    <w:rsid w:val="004938F4"/>
    <w:rsid w:val="00494A8A"/>
    <w:rsid w:val="00495969"/>
    <w:rsid w:val="00495C1E"/>
    <w:rsid w:val="004964AC"/>
    <w:rsid w:val="00496B8F"/>
    <w:rsid w:val="00496D8D"/>
    <w:rsid w:val="004A3591"/>
    <w:rsid w:val="004A3CBE"/>
    <w:rsid w:val="004A3D32"/>
    <w:rsid w:val="004A3E2E"/>
    <w:rsid w:val="004A443E"/>
    <w:rsid w:val="004A5AF4"/>
    <w:rsid w:val="004A5D0D"/>
    <w:rsid w:val="004A795B"/>
    <w:rsid w:val="004B064A"/>
    <w:rsid w:val="004B0870"/>
    <w:rsid w:val="004B13B5"/>
    <w:rsid w:val="004B2306"/>
    <w:rsid w:val="004B3532"/>
    <w:rsid w:val="004B4325"/>
    <w:rsid w:val="004B4C2E"/>
    <w:rsid w:val="004B58E7"/>
    <w:rsid w:val="004C04F5"/>
    <w:rsid w:val="004C0ED8"/>
    <w:rsid w:val="004C0F43"/>
    <w:rsid w:val="004C2226"/>
    <w:rsid w:val="004C37E6"/>
    <w:rsid w:val="004C4F6B"/>
    <w:rsid w:val="004C6625"/>
    <w:rsid w:val="004D02C6"/>
    <w:rsid w:val="004D03A0"/>
    <w:rsid w:val="004D0E51"/>
    <w:rsid w:val="004D100C"/>
    <w:rsid w:val="004D1421"/>
    <w:rsid w:val="004D51A4"/>
    <w:rsid w:val="004D57AA"/>
    <w:rsid w:val="004D6F83"/>
    <w:rsid w:val="004E1966"/>
    <w:rsid w:val="004E4AA0"/>
    <w:rsid w:val="004E4D08"/>
    <w:rsid w:val="004E4FE2"/>
    <w:rsid w:val="004E51EE"/>
    <w:rsid w:val="004E57C1"/>
    <w:rsid w:val="004F1488"/>
    <w:rsid w:val="004F15F0"/>
    <w:rsid w:val="004F3EEA"/>
    <w:rsid w:val="004F3F6B"/>
    <w:rsid w:val="004F44DB"/>
    <w:rsid w:val="004F52BE"/>
    <w:rsid w:val="004F664F"/>
    <w:rsid w:val="004F6DBA"/>
    <w:rsid w:val="004F74D2"/>
    <w:rsid w:val="0050272B"/>
    <w:rsid w:val="005035EA"/>
    <w:rsid w:val="0050603E"/>
    <w:rsid w:val="00506CFF"/>
    <w:rsid w:val="0050756E"/>
    <w:rsid w:val="00511C8F"/>
    <w:rsid w:val="005122C2"/>
    <w:rsid w:val="005130A0"/>
    <w:rsid w:val="005170C2"/>
    <w:rsid w:val="005176E8"/>
    <w:rsid w:val="00520273"/>
    <w:rsid w:val="00520AB7"/>
    <w:rsid w:val="005216A3"/>
    <w:rsid w:val="00522FAE"/>
    <w:rsid w:val="00525F76"/>
    <w:rsid w:val="00526D92"/>
    <w:rsid w:val="00527479"/>
    <w:rsid w:val="00530FDE"/>
    <w:rsid w:val="005322FD"/>
    <w:rsid w:val="00532521"/>
    <w:rsid w:val="00532D68"/>
    <w:rsid w:val="0053322E"/>
    <w:rsid w:val="0053349F"/>
    <w:rsid w:val="00533C09"/>
    <w:rsid w:val="005350E1"/>
    <w:rsid w:val="0053560B"/>
    <w:rsid w:val="00537D6F"/>
    <w:rsid w:val="005426F6"/>
    <w:rsid w:val="0054433B"/>
    <w:rsid w:val="005471D9"/>
    <w:rsid w:val="005476AB"/>
    <w:rsid w:val="005506B6"/>
    <w:rsid w:val="005513A6"/>
    <w:rsid w:val="005548AD"/>
    <w:rsid w:val="0055490A"/>
    <w:rsid w:val="00555B1A"/>
    <w:rsid w:val="005562EC"/>
    <w:rsid w:val="0055667D"/>
    <w:rsid w:val="00557762"/>
    <w:rsid w:val="005604B1"/>
    <w:rsid w:val="0056156C"/>
    <w:rsid w:val="005628CA"/>
    <w:rsid w:val="00562E63"/>
    <w:rsid w:val="00563969"/>
    <w:rsid w:val="0056401E"/>
    <w:rsid w:val="00564785"/>
    <w:rsid w:val="00564AE1"/>
    <w:rsid w:val="005654E5"/>
    <w:rsid w:val="0056555C"/>
    <w:rsid w:val="0057003D"/>
    <w:rsid w:val="00573042"/>
    <w:rsid w:val="0057557B"/>
    <w:rsid w:val="005762A8"/>
    <w:rsid w:val="00577A69"/>
    <w:rsid w:val="00580233"/>
    <w:rsid w:val="00580935"/>
    <w:rsid w:val="00582BB1"/>
    <w:rsid w:val="00584415"/>
    <w:rsid w:val="00590397"/>
    <w:rsid w:val="005936D8"/>
    <w:rsid w:val="00593D1F"/>
    <w:rsid w:val="00595ADD"/>
    <w:rsid w:val="00596E09"/>
    <w:rsid w:val="00597E49"/>
    <w:rsid w:val="005A1CB6"/>
    <w:rsid w:val="005A2A2A"/>
    <w:rsid w:val="005A3BB8"/>
    <w:rsid w:val="005A4369"/>
    <w:rsid w:val="005A68B0"/>
    <w:rsid w:val="005A68BF"/>
    <w:rsid w:val="005A71A0"/>
    <w:rsid w:val="005A7EE7"/>
    <w:rsid w:val="005B0507"/>
    <w:rsid w:val="005B1F6B"/>
    <w:rsid w:val="005B48CF"/>
    <w:rsid w:val="005B5C90"/>
    <w:rsid w:val="005B6ECB"/>
    <w:rsid w:val="005C0344"/>
    <w:rsid w:val="005C04F8"/>
    <w:rsid w:val="005C13EA"/>
    <w:rsid w:val="005C2516"/>
    <w:rsid w:val="005C2A4C"/>
    <w:rsid w:val="005C46A2"/>
    <w:rsid w:val="005C4DBF"/>
    <w:rsid w:val="005C5A44"/>
    <w:rsid w:val="005D1085"/>
    <w:rsid w:val="005D64C5"/>
    <w:rsid w:val="005D793C"/>
    <w:rsid w:val="005E0250"/>
    <w:rsid w:val="005E0CCD"/>
    <w:rsid w:val="005E1C45"/>
    <w:rsid w:val="005E1CA0"/>
    <w:rsid w:val="005E1E74"/>
    <w:rsid w:val="005E3D05"/>
    <w:rsid w:val="005E497F"/>
    <w:rsid w:val="005E4A5B"/>
    <w:rsid w:val="005E4B64"/>
    <w:rsid w:val="005E61DC"/>
    <w:rsid w:val="005E69F4"/>
    <w:rsid w:val="005F486E"/>
    <w:rsid w:val="005F653C"/>
    <w:rsid w:val="005F7E51"/>
    <w:rsid w:val="00601392"/>
    <w:rsid w:val="006028F5"/>
    <w:rsid w:val="00602FE6"/>
    <w:rsid w:val="00603C7E"/>
    <w:rsid w:val="00605245"/>
    <w:rsid w:val="006056BC"/>
    <w:rsid w:val="006111BD"/>
    <w:rsid w:val="0061175D"/>
    <w:rsid w:val="00614613"/>
    <w:rsid w:val="00615F5A"/>
    <w:rsid w:val="0061681B"/>
    <w:rsid w:val="00616CCA"/>
    <w:rsid w:val="0062015C"/>
    <w:rsid w:val="0062124E"/>
    <w:rsid w:val="0062319F"/>
    <w:rsid w:val="00624163"/>
    <w:rsid w:val="00631D55"/>
    <w:rsid w:val="0063567F"/>
    <w:rsid w:val="006370C5"/>
    <w:rsid w:val="006401BF"/>
    <w:rsid w:val="0064057B"/>
    <w:rsid w:val="00640FF6"/>
    <w:rsid w:val="0064236B"/>
    <w:rsid w:val="00642758"/>
    <w:rsid w:val="00642F10"/>
    <w:rsid w:val="00643F9B"/>
    <w:rsid w:val="00645C54"/>
    <w:rsid w:val="00645EFF"/>
    <w:rsid w:val="006477AA"/>
    <w:rsid w:val="006509AA"/>
    <w:rsid w:val="006515BC"/>
    <w:rsid w:val="006529DA"/>
    <w:rsid w:val="00653433"/>
    <w:rsid w:val="006543AD"/>
    <w:rsid w:val="006608DD"/>
    <w:rsid w:val="00660DDE"/>
    <w:rsid w:val="00661AE6"/>
    <w:rsid w:val="0066301E"/>
    <w:rsid w:val="00666D4D"/>
    <w:rsid w:val="00667AB0"/>
    <w:rsid w:val="00670B75"/>
    <w:rsid w:val="00671C4F"/>
    <w:rsid w:val="006731B0"/>
    <w:rsid w:val="00673A51"/>
    <w:rsid w:val="006741E2"/>
    <w:rsid w:val="006746E1"/>
    <w:rsid w:val="00676A4C"/>
    <w:rsid w:val="006819F6"/>
    <w:rsid w:val="00681C90"/>
    <w:rsid w:val="00682FC1"/>
    <w:rsid w:val="00683154"/>
    <w:rsid w:val="00683998"/>
    <w:rsid w:val="0068437B"/>
    <w:rsid w:val="00684393"/>
    <w:rsid w:val="00685DD6"/>
    <w:rsid w:val="006875AC"/>
    <w:rsid w:val="00690274"/>
    <w:rsid w:val="006907E1"/>
    <w:rsid w:val="00691171"/>
    <w:rsid w:val="0069187C"/>
    <w:rsid w:val="00694497"/>
    <w:rsid w:val="0069545C"/>
    <w:rsid w:val="00696D50"/>
    <w:rsid w:val="00696E15"/>
    <w:rsid w:val="00696F7F"/>
    <w:rsid w:val="00697133"/>
    <w:rsid w:val="006A0D75"/>
    <w:rsid w:val="006A1E48"/>
    <w:rsid w:val="006A2A6B"/>
    <w:rsid w:val="006A2BDD"/>
    <w:rsid w:val="006A3D23"/>
    <w:rsid w:val="006A46F7"/>
    <w:rsid w:val="006A569F"/>
    <w:rsid w:val="006A5A31"/>
    <w:rsid w:val="006A66B0"/>
    <w:rsid w:val="006B0A17"/>
    <w:rsid w:val="006B2070"/>
    <w:rsid w:val="006B3FEC"/>
    <w:rsid w:val="006C631B"/>
    <w:rsid w:val="006C6D85"/>
    <w:rsid w:val="006C7911"/>
    <w:rsid w:val="006D07E5"/>
    <w:rsid w:val="006D1D0B"/>
    <w:rsid w:val="006D2A6A"/>
    <w:rsid w:val="006D2C09"/>
    <w:rsid w:val="006D3C98"/>
    <w:rsid w:val="006D42D7"/>
    <w:rsid w:val="006D591E"/>
    <w:rsid w:val="006D757D"/>
    <w:rsid w:val="006E0F9C"/>
    <w:rsid w:val="006E1E05"/>
    <w:rsid w:val="006E36C9"/>
    <w:rsid w:val="006E6447"/>
    <w:rsid w:val="006E6B14"/>
    <w:rsid w:val="006F40B3"/>
    <w:rsid w:val="006F4B59"/>
    <w:rsid w:val="00703B5B"/>
    <w:rsid w:val="00707902"/>
    <w:rsid w:val="00707BBA"/>
    <w:rsid w:val="007101F6"/>
    <w:rsid w:val="00711B32"/>
    <w:rsid w:val="00712449"/>
    <w:rsid w:val="00714708"/>
    <w:rsid w:val="007154E4"/>
    <w:rsid w:val="007171B5"/>
    <w:rsid w:val="0072359E"/>
    <w:rsid w:val="007240B3"/>
    <w:rsid w:val="00724CD6"/>
    <w:rsid w:val="0073064C"/>
    <w:rsid w:val="0073130C"/>
    <w:rsid w:val="00731597"/>
    <w:rsid w:val="00732472"/>
    <w:rsid w:val="007327D8"/>
    <w:rsid w:val="00732B51"/>
    <w:rsid w:val="00735638"/>
    <w:rsid w:val="00735F75"/>
    <w:rsid w:val="00737B5A"/>
    <w:rsid w:val="007407AC"/>
    <w:rsid w:val="00740C2B"/>
    <w:rsid w:val="007411A6"/>
    <w:rsid w:val="00741AF1"/>
    <w:rsid w:val="00741DA6"/>
    <w:rsid w:val="0074298A"/>
    <w:rsid w:val="00745AD6"/>
    <w:rsid w:val="00745ADB"/>
    <w:rsid w:val="00746685"/>
    <w:rsid w:val="007503C2"/>
    <w:rsid w:val="007516A7"/>
    <w:rsid w:val="00751842"/>
    <w:rsid w:val="00751D76"/>
    <w:rsid w:val="00752312"/>
    <w:rsid w:val="00752DFD"/>
    <w:rsid w:val="00753D8D"/>
    <w:rsid w:val="00754321"/>
    <w:rsid w:val="00757EF5"/>
    <w:rsid w:val="0076019C"/>
    <w:rsid w:val="00760FC0"/>
    <w:rsid w:val="007614EA"/>
    <w:rsid w:val="00762BAC"/>
    <w:rsid w:val="007630C2"/>
    <w:rsid w:val="007631A6"/>
    <w:rsid w:val="00763946"/>
    <w:rsid w:val="00763FBA"/>
    <w:rsid w:val="00764C0A"/>
    <w:rsid w:val="007672E1"/>
    <w:rsid w:val="00767B88"/>
    <w:rsid w:val="007708E8"/>
    <w:rsid w:val="00773A65"/>
    <w:rsid w:val="00775AF9"/>
    <w:rsid w:val="00776AA4"/>
    <w:rsid w:val="00776CEA"/>
    <w:rsid w:val="00780E86"/>
    <w:rsid w:val="00782B73"/>
    <w:rsid w:val="00782EAA"/>
    <w:rsid w:val="00782FE8"/>
    <w:rsid w:val="007869FE"/>
    <w:rsid w:val="00790E79"/>
    <w:rsid w:val="00791AF3"/>
    <w:rsid w:val="00792D70"/>
    <w:rsid w:val="007937DC"/>
    <w:rsid w:val="007941D0"/>
    <w:rsid w:val="007941D6"/>
    <w:rsid w:val="007947DC"/>
    <w:rsid w:val="00795B16"/>
    <w:rsid w:val="00795DD8"/>
    <w:rsid w:val="007979BB"/>
    <w:rsid w:val="007A0A23"/>
    <w:rsid w:val="007A1FA2"/>
    <w:rsid w:val="007A70E1"/>
    <w:rsid w:val="007B0136"/>
    <w:rsid w:val="007B07EE"/>
    <w:rsid w:val="007B1A81"/>
    <w:rsid w:val="007B27B0"/>
    <w:rsid w:val="007B3E1C"/>
    <w:rsid w:val="007B3E64"/>
    <w:rsid w:val="007B542D"/>
    <w:rsid w:val="007B649E"/>
    <w:rsid w:val="007C0373"/>
    <w:rsid w:val="007C0DBC"/>
    <w:rsid w:val="007C1212"/>
    <w:rsid w:val="007C1FC7"/>
    <w:rsid w:val="007C3436"/>
    <w:rsid w:val="007C75D6"/>
    <w:rsid w:val="007D00CC"/>
    <w:rsid w:val="007D274F"/>
    <w:rsid w:val="007D4D46"/>
    <w:rsid w:val="007D533A"/>
    <w:rsid w:val="007D6FBB"/>
    <w:rsid w:val="007E23F0"/>
    <w:rsid w:val="007E2411"/>
    <w:rsid w:val="007E3420"/>
    <w:rsid w:val="007E4701"/>
    <w:rsid w:val="007E704B"/>
    <w:rsid w:val="007E7D62"/>
    <w:rsid w:val="007F1303"/>
    <w:rsid w:val="007F2156"/>
    <w:rsid w:val="007F34F9"/>
    <w:rsid w:val="007F353D"/>
    <w:rsid w:val="007F6E84"/>
    <w:rsid w:val="007F6EF2"/>
    <w:rsid w:val="008013B2"/>
    <w:rsid w:val="00802BB7"/>
    <w:rsid w:val="00802C5F"/>
    <w:rsid w:val="008037AF"/>
    <w:rsid w:val="00804059"/>
    <w:rsid w:val="008047B3"/>
    <w:rsid w:val="0080795A"/>
    <w:rsid w:val="00807B93"/>
    <w:rsid w:val="00807DB0"/>
    <w:rsid w:val="0081234C"/>
    <w:rsid w:val="00812C09"/>
    <w:rsid w:val="00816BB6"/>
    <w:rsid w:val="008171EB"/>
    <w:rsid w:val="00817F27"/>
    <w:rsid w:val="008214DC"/>
    <w:rsid w:val="00823AE5"/>
    <w:rsid w:val="00825A5A"/>
    <w:rsid w:val="0083209B"/>
    <w:rsid w:val="00832367"/>
    <w:rsid w:val="008333A2"/>
    <w:rsid w:val="00833548"/>
    <w:rsid w:val="008361A6"/>
    <w:rsid w:val="00836E04"/>
    <w:rsid w:val="00836FE2"/>
    <w:rsid w:val="0084136A"/>
    <w:rsid w:val="00842B02"/>
    <w:rsid w:val="00843C63"/>
    <w:rsid w:val="00847467"/>
    <w:rsid w:val="00847EA5"/>
    <w:rsid w:val="0085006C"/>
    <w:rsid w:val="0085059E"/>
    <w:rsid w:val="00850776"/>
    <w:rsid w:val="00855AF7"/>
    <w:rsid w:val="00855D6D"/>
    <w:rsid w:val="008572FB"/>
    <w:rsid w:val="0085739A"/>
    <w:rsid w:val="00863A96"/>
    <w:rsid w:val="00865436"/>
    <w:rsid w:val="008656A7"/>
    <w:rsid w:val="00866576"/>
    <w:rsid w:val="00866B6D"/>
    <w:rsid w:val="008679C9"/>
    <w:rsid w:val="00867CDA"/>
    <w:rsid w:val="00870E2E"/>
    <w:rsid w:val="00870F6E"/>
    <w:rsid w:val="00871C39"/>
    <w:rsid w:val="00872628"/>
    <w:rsid w:val="0087410A"/>
    <w:rsid w:val="00880EF5"/>
    <w:rsid w:val="00881A54"/>
    <w:rsid w:val="008823F4"/>
    <w:rsid w:val="00882590"/>
    <w:rsid w:val="0088348C"/>
    <w:rsid w:val="00883FAF"/>
    <w:rsid w:val="00892506"/>
    <w:rsid w:val="00893F51"/>
    <w:rsid w:val="008951AD"/>
    <w:rsid w:val="00897F13"/>
    <w:rsid w:val="00897F88"/>
    <w:rsid w:val="008A05C3"/>
    <w:rsid w:val="008A0843"/>
    <w:rsid w:val="008A0ECA"/>
    <w:rsid w:val="008A21AB"/>
    <w:rsid w:val="008A23A1"/>
    <w:rsid w:val="008A38C6"/>
    <w:rsid w:val="008A417C"/>
    <w:rsid w:val="008A472C"/>
    <w:rsid w:val="008A4828"/>
    <w:rsid w:val="008A4B93"/>
    <w:rsid w:val="008A548A"/>
    <w:rsid w:val="008A6E2C"/>
    <w:rsid w:val="008B120A"/>
    <w:rsid w:val="008B1D1B"/>
    <w:rsid w:val="008B5F7D"/>
    <w:rsid w:val="008B6DF9"/>
    <w:rsid w:val="008C0075"/>
    <w:rsid w:val="008C104E"/>
    <w:rsid w:val="008C1735"/>
    <w:rsid w:val="008C2B75"/>
    <w:rsid w:val="008C3649"/>
    <w:rsid w:val="008C4963"/>
    <w:rsid w:val="008C55D8"/>
    <w:rsid w:val="008C7267"/>
    <w:rsid w:val="008C732B"/>
    <w:rsid w:val="008C7A45"/>
    <w:rsid w:val="008D0265"/>
    <w:rsid w:val="008D288D"/>
    <w:rsid w:val="008D317F"/>
    <w:rsid w:val="008D3CA9"/>
    <w:rsid w:val="008D433D"/>
    <w:rsid w:val="008D58E7"/>
    <w:rsid w:val="008D66DA"/>
    <w:rsid w:val="008D72C4"/>
    <w:rsid w:val="008E0633"/>
    <w:rsid w:val="008E218B"/>
    <w:rsid w:val="008E2220"/>
    <w:rsid w:val="008E31A4"/>
    <w:rsid w:val="008E5371"/>
    <w:rsid w:val="008E6BE3"/>
    <w:rsid w:val="008E7BCF"/>
    <w:rsid w:val="008F0DE4"/>
    <w:rsid w:val="008F0EBC"/>
    <w:rsid w:val="009030D9"/>
    <w:rsid w:val="009032D4"/>
    <w:rsid w:val="009054D1"/>
    <w:rsid w:val="009125AE"/>
    <w:rsid w:val="00912B7A"/>
    <w:rsid w:val="00913E3F"/>
    <w:rsid w:val="0091425C"/>
    <w:rsid w:val="00915946"/>
    <w:rsid w:val="00916709"/>
    <w:rsid w:val="0091764E"/>
    <w:rsid w:val="009206D3"/>
    <w:rsid w:val="00920F14"/>
    <w:rsid w:val="009232D7"/>
    <w:rsid w:val="00926CF2"/>
    <w:rsid w:val="00932CD5"/>
    <w:rsid w:val="009345A8"/>
    <w:rsid w:val="00934A92"/>
    <w:rsid w:val="0094244D"/>
    <w:rsid w:val="00942574"/>
    <w:rsid w:val="009452C5"/>
    <w:rsid w:val="009458EC"/>
    <w:rsid w:val="009479AC"/>
    <w:rsid w:val="00950314"/>
    <w:rsid w:val="00950FC6"/>
    <w:rsid w:val="00951355"/>
    <w:rsid w:val="00953097"/>
    <w:rsid w:val="00953B1C"/>
    <w:rsid w:val="00954C61"/>
    <w:rsid w:val="0095525C"/>
    <w:rsid w:val="009553EA"/>
    <w:rsid w:val="0095582B"/>
    <w:rsid w:val="00957319"/>
    <w:rsid w:val="00960413"/>
    <w:rsid w:val="0096063E"/>
    <w:rsid w:val="009616CE"/>
    <w:rsid w:val="00961F39"/>
    <w:rsid w:val="00964327"/>
    <w:rsid w:val="009648E1"/>
    <w:rsid w:val="009670AB"/>
    <w:rsid w:val="00967EFF"/>
    <w:rsid w:val="00970531"/>
    <w:rsid w:val="009708AF"/>
    <w:rsid w:val="009709BF"/>
    <w:rsid w:val="009713D6"/>
    <w:rsid w:val="00971798"/>
    <w:rsid w:val="009722FF"/>
    <w:rsid w:val="00972AC4"/>
    <w:rsid w:val="00975E94"/>
    <w:rsid w:val="00976A7E"/>
    <w:rsid w:val="009776C8"/>
    <w:rsid w:val="00977F0F"/>
    <w:rsid w:val="0098088F"/>
    <w:rsid w:val="0098280F"/>
    <w:rsid w:val="00986370"/>
    <w:rsid w:val="00986598"/>
    <w:rsid w:val="009872DB"/>
    <w:rsid w:val="00992B9F"/>
    <w:rsid w:val="0099358F"/>
    <w:rsid w:val="00993A73"/>
    <w:rsid w:val="009957DD"/>
    <w:rsid w:val="009966EA"/>
    <w:rsid w:val="009A101E"/>
    <w:rsid w:val="009A1484"/>
    <w:rsid w:val="009A2E57"/>
    <w:rsid w:val="009A403F"/>
    <w:rsid w:val="009A495A"/>
    <w:rsid w:val="009A5269"/>
    <w:rsid w:val="009A6F46"/>
    <w:rsid w:val="009B0362"/>
    <w:rsid w:val="009B1ADF"/>
    <w:rsid w:val="009B318D"/>
    <w:rsid w:val="009B361F"/>
    <w:rsid w:val="009B3A1D"/>
    <w:rsid w:val="009B472F"/>
    <w:rsid w:val="009B7185"/>
    <w:rsid w:val="009B7F40"/>
    <w:rsid w:val="009C0785"/>
    <w:rsid w:val="009C0E4C"/>
    <w:rsid w:val="009C11D6"/>
    <w:rsid w:val="009C3B7E"/>
    <w:rsid w:val="009C3C6D"/>
    <w:rsid w:val="009C4C45"/>
    <w:rsid w:val="009C4C4B"/>
    <w:rsid w:val="009C52E8"/>
    <w:rsid w:val="009C7E6E"/>
    <w:rsid w:val="009D028C"/>
    <w:rsid w:val="009D08ED"/>
    <w:rsid w:val="009D18C2"/>
    <w:rsid w:val="009D39B5"/>
    <w:rsid w:val="009D3CEC"/>
    <w:rsid w:val="009D5348"/>
    <w:rsid w:val="009D5C31"/>
    <w:rsid w:val="009D69E4"/>
    <w:rsid w:val="009D78CA"/>
    <w:rsid w:val="009E06D7"/>
    <w:rsid w:val="009E1AFB"/>
    <w:rsid w:val="009E2B01"/>
    <w:rsid w:val="009E31C0"/>
    <w:rsid w:val="009E3D55"/>
    <w:rsid w:val="009E4FC2"/>
    <w:rsid w:val="009E592D"/>
    <w:rsid w:val="009E5C58"/>
    <w:rsid w:val="009E6534"/>
    <w:rsid w:val="009E70AB"/>
    <w:rsid w:val="009E7265"/>
    <w:rsid w:val="009F16ED"/>
    <w:rsid w:val="009F2034"/>
    <w:rsid w:val="009F2DA8"/>
    <w:rsid w:val="009F3195"/>
    <w:rsid w:val="009F3522"/>
    <w:rsid w:val="009F4C25"/>
    <w:rsid w:val="009F4DE6"/>
    <w:rsid w:val="009F6007"/>
    <w:rsid w:val="009F6E5F"/>
    <w:rsid w:val="00A00C44"/>
    <w:rsid w:val="00A043C8"/>
    <w:rsid w:val="00A04B68"/>
    <w:rsid w:val="00A0594D"/>
    <w:rsid w:val="00A06BA3"/>
    <w:rsid w:val="00A11CBC"/>
    <w:rsid w:val="00A12D86"/>
    <w:rsid w:val="00A1314E"/>
    <w:rsid w:val="00A135EB"/>
    <w:rsid w:val="00A142E7"/>
    <w:rsid w:val="00A14637"/>
    <w:rsid w:val="00A16632"/>
    <w:rsid w:val="00A20178"/>
    <w:rsid w:val="00A212D7"/>
    <w:rsid w:val="00A215B2"/>
    <w:rsid w:val="00A2256E"/>
    <w:rsid w:val="00A236CC"/>
    <w:rsid w:val="00A2492E"/>
    <w:rsid w:val="00A24BBA"/>
    <w:rsid w:val="00A24D52"/>
    <w:rsid w:val="00A26744"/>
    <w:rsid w:val="00A269E7"/>
    <w:rsid w:val="00A26E63"/>
    <w:rsid w:val="00A26EEC"/>
    <w:rsid w:val="00A27172"/>
    <w:rsid w:val="00A27592"/>
    <w:rsid w:val="00A30EC7"/>
    <w:rsid w:val="00A31388"/>
    <w:rsid w:val="00A35C41"/>
    <w:rsid w:val="00A36616"/>
    <w:rsid w:val="00A36A10"/>
    <w:rsid w:val="00A36A19"/>
    <w:rsid w:val="00A40C0E"/>
    <w:rsid w:val="00A4357A"/>
    <w:rsid w:val="00A44192"/>
    <w:rsid w:val="00A458A6"/>
    <w:rsid w:val="00A5044C"/>
    <w:rsid w:val="00A534AA"/>
    <w:rsid w:val="00A54028"/>
    <w:rsid w:val="00A54CE2"/>
    <w:rsid w:val="00A55184"/>
    <w:rsid w:val="00A61993"/>
    <w:rsid w:val="00A61CCB"/>
    <w:rsid w:val="00A65205"/>
    <w:rsid w:val="00A65BDC"/>
    <w:rsid w:val="00A67FC2"/>
    <w:rsid w:val="00A705E4"/>
    <w:rsid w:val="00A70AD9"/>
    <w:rsid w:val="00A71434"/>
    <w:rsid w:val="00A71BD9"/>
    <w:rsid w:val="00A71DA0"/>
    <w:rsid w:val="00A724B4"/>
    <w:rsid w:val="00A7351B"/>
    <w:rsid w:val="00A737FD"/>
    <w:rsid w:val="00A74A67"/>
    <w:rsid w:val="00A753FC"/>
    <w:rsid w:val="00A76A8B"/>
    <w:rsid w:val="00A80EF6"/>
    <w:rsid w:val="00A812AF"/>
    <w:rsid w:val="00A81D0D"/>
    <w:rsid w:val="00A84FB8"/>
    <w:rsid w:val="00A8570F"/>
    <w:rsid w:val="00A85841"/>
    <w:rsid w:val="00A85CD6"/>
    <w:rsid w:val="00A87532"/>
    <w:rsid w:val="00A87B9F"/>
    <w:rsid w:val="00A90E54"/>
    <w:rsid w:val="00A9109B"/>
    <w:rsid w:val="00A91B6B"/>
    <w:rsid w:val="00A92A92"/>
    <w:rsid w:val="00A92FCC"/>
    <w:rsid w:val="00A93359"/>
    <w:rsid w:val="00A9410C"/>
    <w:rsid w:val="00A94472"/>
    <w:rsid w:val="00A94C2A"/>
    <w:rsid w:val="00A95060"/>
    <w:rsid w:val="00A95DFF"/>
    <w:rsid w:val="00AA3B22"/>
    <w:rsid w:val="00AA51D2"/>
    <w:rsid w:val="00AA6919"/>
    <w:rsid w:val="00AA798A"/>
    <w:rsid w:val="00AB0BF1"/>
    <w:rsid w:val="00AB13B2"/>
    <w:rsid w:val="00AB13DA"/>
    <w:rsid w:val="00AB22D6"/>
    <w:rsid w:val="00AB36FF"/>
    <w:rsid w:val="00AB5022"/>
    <w:rsid w:val="00AB5552"/>
    <w:rsid w:val="00AB6726"/>
    <w:rsid w:val="00AB797D"/>
    <w:rsid w:val="00AC2922"/>
    <w:rsid w:val="00AC317F"/>
    <w:rsid w:val="00AC3CE5"/>
    <w:rsid w:val="00AC4AE3"/>
    <w:rsid w:val="00AC4FC4"/>
    <w:rsid w:val="00AC51E4"/>
    <w:rsid w:val="00AC7870"/>
    <w:rsid w:val="00AC7902"/>
    <w:rsid w:val="00AD1079"/>
    <w:rsid w:val="00AD3AD0"/>
    <w:rsid w:val="00AD6283"/>
    <w:rsid w:val="00AE08E7"/>
    <w:rsid w:val="00AE0B43"/>
    <w:rsid w:val="00AE311D"/>
    <w:rsid w:val="00AE56B9"/>
    <w:rsid w:val="00AE5BEB"/>
    <w:rsid w:val="00AE686F"/>
    <w:rsid w:val="00AF0117"/>
    <w:rsid w:val="00AF3C50"/>
    <w:rsid w:val="00AF5D75"/>
    <w:rsid w:val="00AF60B2"/>
    <w:rsid w:val="00AF6DC7"/>
    <w:rsid w:val="00AF73D1"/>
    <w:rsid w:val="00AF7726"/>
    <w:rsid w:val="00AF77B8"/>
    <w:rsid w:val="00AF7BE8"/>
    <w:rsid w:val="00B016C3"/>
    <w:rsid w:val="00B01AFA"/>
    <w:rsid w:val="00B07A67"/>
    <w:rsid w:val="00B138EC"/>
    <w:rsid w:val="00B143AF"/>
    <w:rsid w:val="00B16581"/>
    <w:rsid w:val="00B1725D"/>
    <w:rsid w:val="00B176C1"/>
    <w:rsid w:val="00B178D0"/>
    <w:rsid w:val="00B17931"/>
    <w:rsid w:val="00B22A54"/>
    <w:rsid w:val="00B23389"/>
    <w:rsid w:val="00B23CC9"/>
    <w:rsid w:val="00B2472E"/>
    <w:rsid w:val="00B24E2C"/>
    <w:rsid w:val="00B2625F"/>
    <w:rsid w:val="00B27F0A"/>
    <w:rsid w:val="00B30745"/>
    <w:rsid w:val="00B31911"/>
    <w:rsid w:val="00B32F8B"/>
    <w:rsid w:val="00B33291"/>
    <w:rsid w:val="00B362B6"/>
    <w:rsid w:val="00B418F2"/>
    <w:rsid w:val="00B43FDA"/>
    <w:rsid w:val="00B44F80"/>
    <w:rsid w:val="00B45F61"/>
    <w:rsid w:val="00B5018A"/>
    <w:rsid w:val="00B525BD"/>
    <w:rsid w:val="00B53039"/>
    <w:rsid w:val="00B56404"/>
    <w:rsid w:val="00B63296"/>
    <w:rsid w:val="00B6453D"/>
    <w:rsid w:val="00B64A1C"/>
    <w:rsid w:val="00B652FC"/>
    <w:rsid w:val="00B657E4"/>
    <w:rsid w:val="00B663CC"/>
    <w:rsid w:val="00B70100"/>
    <w:rsid w:val="00B72E80"/>
    <w:rsid w:val="00B73700"/>
    <w:rsid w:val="00B76692"/>
    <w:rsid w:val="00B76FC8"/>
    <w:rsid w:val="00B81CB1"/>
    <w:rsid w:val="00B81F10"/>
    <w:rsid w:val="00B81F88"/>
    <w:rsid w:val="00B824D3"/>
    <w:rsid w:val="00B84A54"/>
    <w:rsid w:val="00B85BDC"/>
    <w:rsid w:val="00B86CBF"/>
    <w:rsid w:val="00B93205"/>
    <w:rsid w:val="00B94891"/>
    <w:rsid w:val="00B96372"/>
    <w:rsid w:val="00B96D08"/>
    <w:rsid w:val="00B97A29"/>
    <w:rsid w:val="00BA1688"/>
    <w:rsid w:val="00BA2074"/>
    <w:rsid w:val="00BA51D7"/>
    <w:rsid w:val="00BA56AB"/>
    <w:rsid w:val="00BA5F3F"/>
    <w:rsid w:val="00BA6AB9"/>
    <w:rsid w:val="00BA6F61"/>
    <w:rsid w:val="00BB0290"/>
    <w:rsid w:val="00BB07CA"/>
    <w:rsid w:val="00BB0CE9"/>
    <w:rsid w:val="00BB12D2"/>
    <w:rsid w:val="00BB19C4"/>
    <w:rsid w:val="00BB1E98"/>
    <w:rsid w:val="00BB2689"/>
    <w:rsid w:val="00BB2FD4"/>
    <w:rsid w:val="00BB33D5"/>
    <w:rsid w:val="00BB5E56"/>
    <w:rsid w:val="00BB6987"/>
    <w:rsid w:val="00BC01E9"/>
    <w:rsid w:val="00BC0843"/>
    <w:rsid w:val="00BC23EA"/>
    <w:rsid w:val="00BC4C87"/>
    <w:rsid w:val="00BC75EE"/>
    <w:rsid w:val="00BD03EE"/>
    <w:rsid w:val="00BD1283"/>
    <w:rsid w:val="00BD1B23"/>
    <w:rsid w:val="00BD2351"/>
    <w:rsid w:val="00BD2CED"/>
    <w:rsid w:val="00BD360A"/>
    <w:rsid w:val="00BD4C47"/>
    <w:rsid w:val="00BD64FE"/>
    <w:rsid w:val="00BD6DCB"/>
    <w:rsid w:val="00BD6F1D"/>
    <w:rsid w:val="00BE0D68"/>
    <w:rsid w:val="00BE31E2"/>
    <w:rsid w:val="00BE54E0"/>
    <w:rsid w:val="00BE5C45"/>
    <w:rsid w:val="00BE5FF4"/>
    <w:rsid w:val="00BE67D0"/>
    <w:rsid w:val="00BE7D00"/>
    <w:rsid w:val="00BF0630"/>
    <w:rsid w:val="00BF0851"/>
    <w:rsid w:val="00BF11FC"/>
    <w:rsid w:val="00BF3E41"/>
    <w:rsid w:val="00BF4551"/>
    <w:rsid w:val="00BF5926"/>
    <w:rsid w:val="00C006E8"/>
    <w:rsid w:val="00C008FC"/>
    <w:rsid w:val="00C02F42"/>
    <w:rsid w:val="00C03A51"/>
    <w:rsid w:val="00C062C3"/>
    <w:rsid w:val="00C1099E"/>
    <w:rsid w:val="00C131E2"/>
    <w:rsid w:val="00C13E73"/>
    <w:rsid w:val="00C200A2"/>
    <w:rsid w:val="00C22E34"/>
    <w:rsid w:val="00C23339"/>
    <w:rsid w:val="00C25383"/>
    <w:rsid w:val="00C271C7"/>
    <w:rsid w:val="00C27AFB"/>
    <w:rsid w:val="00C31B4C"/>
    <w:rsid w:val="00C34749"/>
    <w:rsid w:val="00C3494F"/>
    <w:rsid w:val="00C363ED"/>
    <w:rsid w:val="00C36EC2"/>
    <w:rsid w:val="00C37784"/>
    <w:rsid w:val="00C37A9E"/>
    <w:rsid w:val="00C37DEF"/>
    <w:rsid w:val="00C40899"/>
    <w:rsid w:val="00C4442E"/>
    <w:rsid w:val="00C465EA"/>
    <w:rsid w:val="00C46CD0"/>
    <w:rsid w:val="00C47507"/>
    <w:rsid w:val="00C5118A"/>
    <w:rsid w:val="00C52108"/>
    <w:rsid w:val="00C522A9"/>
    <w:rsid w:val="00C5369C"/>
    <w:rsid w:val="00C544EA"/>
    <w:rsid w:val="00C55FBF"/>
    <w:rsid w:val="00C5645A"/>
    <w:rsid w:val="00C56A6B"/>
    <w:rsid w:val="00C606A3"/>
    <w:rsid w:val="00C60E91"/>
    <w:rsid w:val="00C62900"/>
    <w:rsid w:val="00C62F9F"/>
    <w:rsid w:val="00C63EED"/>
    <w:rsid w:val="00C6410F"/>
    <w:rsid w:val="00C648A2"/>
    <w:rsid w:val="00C66379"/>
    <w:rsid w:val="00C66F5A"/>
    <w:rsid w:val="00C67B82"/>
    <w:rsid w:val="00C70A50"/>
    <w:rsid w:val="00C71D2E"/>
    <w:rsid w:val="00C71DD0"/>
    <w:rsid w:val="00C744E3"/>
    <w:rsid w:val="00C80D9C"/>
    <w:rsid w:val="00C8183C"/>
    <w:rsid w:val="00C81B4F"/>
    <w:rsid w:val="00C81BED"/>
    <w:rsid w:val="00C822E7"/>
    <w:rsid w:val="00C82C77"/>
    <w:rsid w:val="00C862E1"/>
    <w:rsid w:val="00C918D4"/>
    <w:rsid w:val="00C91C5C"/>
    <w:rsid w:val="00C92679"/>
    <w:rsid w:val="00C936F9"/>
    <w:rsid w:val="00C93FA8"/>
    <w:rsid w:val="00C94AC5"/>
    <w:rsid w:val="00C9577B"/>
    <w:rsid w:val="00C95CD4"/>
    <w:rsid w:val="00CA4BED"/>
    <w:rsid w:val="00CA69C5"/>
    <w:rsid w:val="00CA70F1"/>
    <w:rsid w:val="00CB27EE"/>
    <w:rsid w:val="00CB40AD"/>
    <w:rsid w:val="00CB424B"/>
    <w:rsid w:val="00CB5CE1"/>
    <w:rsid w:val="00CB5FD9"/>
    <w:rsid w:val="00CB6220"/>
    <w:rsid w:val="00CB6368"/>
    <w:rsid w:val="00CC1FC3"/>
    <w:rsid w:val="00CC31CC"/>
    <w:rsid w:val="00CC4550"/>
    <w:rsid w:val="00CC4AD3"/>
    <w:rsid w:val="00CC5088"/>
    <w:rsid w:val="00CC6E1D"/>
    <w:rsid w:val="00CC73E6"/>
    <w:rsid w:val="00CC7D6C"/>
    <w:rsid w:val="00CD0159"/>
    <w:rsid w:val="00CD40DB"/>
    <w:rsid w:val="00CD491C"/>
    <w:rsid w:val="00CD5117"/>
    <w:rsid w:val="00CD55E6"/>
    <w:rsid w:val="00CD5C18"/>
    <w:rsid w:val="00CD6D99"/>
    <w:rsid w:val="00CD6E4E"/>
    <w:rsid w:val="00CE032F"/>
    <w:rsid w:val="00CE0AC1"/>
    <w:rsid w:val="00CE1B24"/>
    <w:rsid w:val="00CE258B"/>
    <w:rsid w:val="00CE2DBA"/>
    <w:rsid w:val="00CE7506"/>
    <w:rsid w:val="00CF0903"/>
    <w:rsid w:val="00CF10F6"/>
    <w:rsid w:val="00CF15AE"/>
    <w:rsid w:val="00CF16A8"/>
    <w:rsid w:val="00CF2E86"/>
    <w:rsid w:val="00CF3046"/>
    <w:rsid w:val="00CF56F7"/>
    <w:rsid w:val="00CF677B"/>
    <w:rsid w:val="00D00917"/>
    <w:rsid w:val="00D00B05"/>
    <w:rsid w:val="00D00E24"/>
    <w:rsid w:val="00D042A8"/>
    <w:rsid w:val="00D050AA"/>
    <w:rsid w:val="00D05E7C"/>
    <w:rsid w:val="00D06708"/>
    <w:rsid w:val="00D07415"/>
    <w:rsid w:val="00D10842"/>
    <w:rsid w:val="00D1361C"/>
    <w:rsid w:val="00D13FDF"/>
    <w:rsid w:val="00D14D8C"/>
    <w:rsid w:val="00D15CE7"/>
    <w:rsid w:val="00D171DE"/>
    <w:rsid w:val="00D2185F"/>
    <w:rsid w:val="00D24D43"/>
    <w:rsid w:val="00D301F9"/>
    <w:rsid w:val="00D312BB"/>
    <w:rsid w:val="00D31EBF"/>
    <w:rsid w:val="00D324C1"/>
    <w:rsid w:val="00D32D45"/>
    <w:rsid w:val="00D331B7"/>
    <w:rsid w:val="00D34BF1"/>
    <w:rsid w:val="00D35E86"/>
    <w:rsid w:val="00D35F39"/>
    <w:rsid w:val="00D36264"/>
    <w:rsid w:val="00D40EC1"/>
    <w:rsid w:val="00D41A63"/>
    <w:rsid w:val="00D42A9D"/>
    <w:rsid w:val="00D43D10"/>
    <w:rsid w:val="00D50B44"/>
    <w:rsid w:val="00D50C77"/>
    <w:rsid w:val="00D5167A"/>
    <w:rsid w:val="00D52252"/>
    <w:rsid w:val="00D52AEA"/>
    <w:rsid w:val="00D52CD8"/>
    <w:rsid w:val="00D54862"/>
    <w:rsid w:val="00D5490A"/>
    <w:rsid w:val="00D56431"/>
    <w:rsid w:val="00D60527"/>
    <w:rsid w:val="00D62A04"/>
    <w:rsid w:val="00D62FC7"/>
    <w:rsid w:val="00D64CDC"/>
    <w:rsid w:val="00D65304"/>
    <w:rsid w:val="00D6597A"/>
    <w:rsid w:val="00D665FE"/>
    <w:rsid w:val="00D754F6"/>
    <w:rsid w:val="00D805DC"/>
    <w:rsid w:val="00D808EB"/>
    <w:rsid w:val="00D8124A"/>
    <w:rsid w:val="00D82CEF"/>
    <w:rsid w:val="00D83054"/>
    <w:rsid w:val="00D8403D"/>
    <w:rsid w:val="00D87F54"/>
    <w:rsid w:val="00D90ED4"/>
    <w:rsid w:val="00D90FE1"/>
    <w:rsid w:val="00D93E55"/>
    <w:rsid w:val="00D96949"/>
    <w:rsid w:val="00D96B6D"/>
    <w:rsid w:val="00D96CBA"/>
    <w:rsid w:val="00DA0470"/>
    <w:rsid w:val="00DA04E6"/>
    <w:rsid w:val="00DA1254"/>
    <w:rsid w:val="00DA3C16"/>
    <w:rsid w:val="00DA42B3"/>
    <w:rsid w:val="00DA5957"/>
    <w:rsid w:val="00DB0401"/>
    <w:rsid w:val="00DB0B75"/>
    <w:rsid w:val="00DB4249"/>
    <w:rsid w:val="00DB524E"/>
    <w:rsid w:val="00DC02F6"/>
    <w:rsid w:val="00DC2452"/>
    <w:rsid w:val="00DC4A4D"/>
    <w:rsid w:val="00DC6F53"/>
    <w:rsid w:val="00DD0E38"/>
    <w:rsid w:val="00DD1083"/>
    <w:rsid w:val="00DD1230"/>
    <w:rsid w:val="00DD1E08"/>
    <w:rsid w:val="00DD211D"/>
    <w:rsid w:val="00DD23E2"/>
    <w:rsid w:val="00DD33CA"/>
    <w:rsid w:val="00DD3737"/>
    <w:rsid w:val="00DE19A3"/>
    <w:rsid w:val="00DE4C75"/>
    <w:rsid w:val="00DE5478"/>
    <w:rsid w:val="00DE61F3"/>
    <w:rsid w:val="00DE6365"/>
    <w:rsid w:val="00DE7757"/>
    <w:rsid w:val="00DF134F"/>
    <w:rsid w:val="00DF2FD5"/>
    <w:rsid w:val="00DF3835"/>
    <w:rsid w:val="00DF56DC"/>
    <w:rsid w:val="00DF6FBF"/>
    <w:rsid w:val="00E00F7A"/>
    <w:rsid w:val="00E04C43"/>
    <w:rsid w:val="00E061FD"/>
    <w:rsid w:val="00E12571"/>
    <w:rsid w:val="00E1316A"/>
    <w:rsid w:val="00E1374A"/>
    <w:rsid w:val="00E14BE2"/>
    <w:rsid w:val="00E2378B"/>
    <w:rsid w:val="00E23AAE"/>
    <w:rsid w:val="00E2469A"/>
    <w:rsid w:val="00E260F1"/>
    <w:rsid w:val="00E26325"/>
    <w:rsid w:val="00E30E41"/>
    <w:rsid w:val="00E3220D"/>
    <w:rsid w:val="00E32460"/>
    <w:rsid w:val="00E32A71"/>
    <w:rsid w:val="00E33A85"/>
    <w:rsid w:val="00E3413F"/>
    <w:rsid w:val="00E35602"/>
    <w:rsid w:val="00E37DD6"/>
    <w:rsid w:val="00E419CA"/>
    <w:rsid w:val="00E425A9"/>
    <w:rsid w:val="00E43627"/>
    <w:rsid w:val="00E4364D"/>
    <w:rsid w:val="00E44092"/>
    <w:rsid w:val="00E44803"/>
    <w:rsid w:val="00E46B88"/>
    <w:rsid w:val="00E50C89"/>
    <w:rsid w:val="00E51350"/>
    <w:rsid w:val="00E533B3"/>
    <w:rsid w:val="00E5439E"/>
    <w:rsid w:val="00E551AF"/>
    <w:rsid w:val="00E55390"/>
    <w:rsid w:val="00E555A0"/>
    <w:rsid w:val="00E557D8"/>
    <w:rsid w:val="00E5629D"/>
    <w:rsid w:val="00E57748"/>
    <w:rsid w:val="00E57835"/>
    <w:rsid w:val="00E579F7"/>
    <w:rsid w:val="00E60112"/>
    <w:rsid w:val="00E621B2"/>
    <w:rsid w:val="00E62F35"/>
    <w:rsid w:val="00E6387D"/>
    <w:rsid w:val="00E6591C"/>
    <w:rsid w:val="00E70301"/>
    <w:rsid w:val="00E7062E"/>
    <w:rsid w:val="00E75FE6"/>
    <w:rsid w:val="00E761FC"/>
    <w:rsid w:val="00E76401"/>
    <w:rsid w:val="00E76A45"/>
    <w:rsid w:val="00E77B0F"/>
    <w:rsid w:val="00E77E40"/>
    <w:rsid w:val="00E81653"/>
    <w:rsid w:val="00E82C57"/>
    <w:rsid w:val="00E83852"/>
    <w:rsid w:val="00E85CB5"/>
    <w:rsid w:val="00E915B0"/>
    <w:rsid w:val="00E92D3B"/>
    <w:rsid w:val="00E92ECB"/>
    <w:rsid w:val="00E93108"/>
    <w:rsid w:val="00E93794"/>
    <w:rsid w:val="00E9413E"/>
    <w:rsid w:val="00E951CB"/>
    <w:rsid w:val="00E960AC"/>
    <w:rsid w:val="00E97A78"/>
    <w:rsid w:val="00E97FB7"/>
    <w:rsid w:val="00EA1816"/>
    <w:rsid w:val="00EA26FD"/>
    <w:rsid w:val="00EA432D"/>
    <w:rsid w:val="00EA4991"/>
    <w:rsid w:val="00EA5B75"/>
    <w:rsid w:val="00EA5CE0"/>
    <w:rsid w:val="00EA7828"/>
    <w:rsid w:val="00EB1D80"/>
    <w:rsid w:val="00EB229A"/>
    <w:rsid w:val="00EB2A4A"/>
    <w:rsid w:val="00EB73E4"/>
    <w:rsid w:val="00EB76C3"/>
    <w:rsid w:val="00EC15A9"/>
    <w:rsid w:val="00EC16FA"/>
    <w:rsid w:val="00EC180B"/>
    <w:rsid w:val="00EC19F7"/>
    <w:rsid w:val="00EC2957"/>
    <w:rsid w:val="00ED21CB"/>
    <w:rsid w:val="00ED2576"/>
    <w:rsid w:val="00ED2A4F"/>
    <w:rsid w:val="00ED56A3"/>
    <w:rsid w:val="00ED74E7"/>
    <w:rsid w:val="00EE07EA"/>
    <w:rsid w:val="00EE2161"/>
    <w:rsid w:val="00EE2593"/>
    <w:rsid w:val="00EE404A"/>
    <w:rsid w:val="00EE5A73"/>
    <w:rsid w:val="00EE604D"/>
    <w:rsid w:val="00EF0B5E"/>
    <w:rsid w:val="00EF105E"/>
    <w:rsid w:val="00EF12A9"/>
    <w:rsid w:val="00EF1C0A"/>
    <w:rsid w:val="00EF2139"/>
    <w:rsid w:val="00EF34E5"/>
    <w:rsid w:val="00EF3A02"/>
    <w:rsid w:val="00EF45D2"/>
    <w:rsid w:val="00EF5046"/>
    <w:rsid w:val="00EF59B9"/>
    <w:rsid w:val="00EF5EEE"/>
    <w:rsid w:val="00EF68CE"/>
    <w:rsid w:val="00EF7709"/>
    <w:rsid w:val="00F001E0"/>
    <w:rsid w:val="00F0021F"/>
    <w:rsid w:val="00F00C5B"/>
    <w:rsid w:val="00F02B28"/>
    <w:rsid w:val="00F04334"/>
    <w:rsid w:val="00F0548A"/>
    <w:rsid w:val="00F05FFD"/>
    <w:rsid w:val="00F0640C"/>
    <w:rsid w:val="00F06808"/>
    <w:rsid w:val="00F0697D"/>
    <w:rsid w:val="00F12883"/>
    <w:rsid w:val="00F12C1A"/>
    <w:rsid w:val="00F13218"/>
    <w:rsid w:val="00F16D0A"/>
    <w:rsid w:val="00F171C7"/>
    <w:rsid w:val="00F1765F"/>
    <w:rsid w:val="00F21425"/>
    <w:rsid w:val="00F2174E"/>
    <w:rsid w:val="00F21EA3"/>
    <w:rsid w:val="00F22CDD"/>
    <w:rsid w:val="00F23164"/>
    <w:rsid w:val="00F231BF"/>
    <w:rsid w:val="00F2423C"/>
    <w:rsid w:val="00F24319"/>
    <w:rsid w:val="00F243E1"/>
    <w:rsid w:val="00F257D8"/>
    <w:rsid w:val="00F25A5A"/>
    <w:rsid w:val="00F27307"/>
    <w:rsid w:val="00F27859"/>
    <w:rsid w:val="00F323AF"/>
    <w:rsid w:val="00F32C6B"/>
    <w:rsid w:val="00F3360B"/>
    <w:rsid w:val="00F37493"/>
    <w:rsid w:val="00F4003F"/>
    <w:rsid w:val="00F40401"/>
    <w:rsid w:val="00F444D3"/>
    <w:rsid w:val="00F4591C"/>
    <w:rsid w:val="00F45FF1"/>
    <w:rsid w:val="00F47752"/>
    <w:rsid w:val="00F50E5E"/>
    <w:rsid w:val="00F527DC"/>
    <w:rsid w:val="00F534E0"/>
    <w:rsid w:val="00F53BC9"/>
    <w:rsid w:val="00F555EC"/>
    <w:rsid w:val="00F6157A"/>
    <w:rsid w:val="00F61B19"/>
    <w:rsid w:val="00F6276A"/>
    <w:rsid w:val="00F643BB"/>
    <w:rsid w:val="00F661E8"/>
    <w:rsid w:val="00F66A61"/>
    <w:rsid w:val="00F71A89"/>
    <w:rsid w:val="00F72578"/>
    <w:rsid w:val="00F726E8"/>
    <w:rsid w:val="00F729E2"/>
    <w:rsid w:val="00F74CFC"/>
    <w:rsid w:val="00F77205"/>
    <w:rsid w:val="00F77E8C"/>
    <w:rsid w:val="00F77EA3"/>
    <w:rsid w:val="00F81901"/>
    <w:rsid w:val="00F8237D"/>
    <w:rsid w:val="00F826D7"/>
    <w:rsid w:val="00F843D8"/>
    <w:rsid w:val="00F856F5"/>
    <w:rsid w:val="00F87658"/>
    <w:rsid w:val="00F9079A"/>
    <w:rsid w:val="00F910B8"/>
    <w:rsid w:val="00F94520"/>
    <w:rsid w:val="00F968D2"/>
    <w:rsid w:val="00F97706"/>
    <w:rsid w:val="00FA1428"/>
    <w:rsid w:val="00FA1926"/>
    <w:rsid w:val="00FA570A"/>
    <w:rsid w:val="00FA57B9"/>
    <w:rsid w:val="00FA6656"/>
    <w:rsid w:val="00FA6706"/>
    <w:rsid w:val="00FA78D1"/>
    <w:rsid w:val="00FA7E7D"/>
    <w:rsid w:val="00FB0637"/>
    <w:rsid w:val="00FB2C6D"/>
    <w:rsid w:val="00FB4CAB"/>
    <w:rsid w:val="00FB5001"/>
    <w:rsid w:val="00FB55D3"/>
    <w:rsid w:val="00FB5DF5"/>
    <w:rsid w:val="00FC142B"/>
    <w:rsid w:val="00FC35A7"/>
    <w:rsid w:val="00FC3DB4"/>
    <w:rsid w:val="00FC48AE"/>
    <w:rsid w:val="00FC67B5"/>
    <w:rsid w:val="00FC6DFF"/>
    <w:rsid w:val="00FC7213"/>
    <w:rsid w:val="00FC7A40"/>
    <w:rsid w:val="00FD09AC"/>
    <w:rsid w:val="00FD1B0D"/>
    <w:rsid w:val="00FD337D"/>
    <w:rsid w:val="00FD3515"/>
    <w:rsid w:val="00FD3C9E"/>
    <w:rsid w:val="00FD6380"/>
    <w:rsid w:val="00FD6898"/>
    <w:rsid w:val="00FD7D02"/>
    <w:rsid w:val="00FE17D3"/>
    <w:rsid w:val="00FE3B30"/>
    <w:rsid w:val="00FE4B81"/>
    <w:rsid w:val="00FF03AD"/>
    <w:rsid w:val="00FF0BA1"/>
    <w:rsid w:val="00FF1427"/>
    <w:rsid w:val="00FF241F"/>
    <w:rsid w:val="00FF2E17"/>
    <w:rsid w:val="00FF5537"/>
    <w:rsid w:val="00FF6029"/>
    <w:rsid w:val="00FF66EE"/>
    <w:rsid w:val="2F909190"/>
    <w:rsid w:val="3A435B91"/>
    <w:rsid w:val="4AC612DA"/>
    <w:rsid w:val="63E3D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ED4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rPr>
      <w:rFonts w:ascii="Segoe UI" w:eastAsiaTheme="minorHAnsi" w:hAnsi="Segoe UI"/>
      <w:color w:val="008AC8"/>
      <w:spacing w:val="10"/>
      <w:sz w:val="36"/>
      <w:szCs w:val="48"/>
    </w:rPr>
  </w:style>
  <w:style w:type="paragraph" w:styleId="TOC1">
    <w:name w:val="toc 1"/>
    <w:basedOn w:val="Normal"/>
    <w:next w:val="Normal"/>
    <w:uiPriority w:val="39"/>
    <w:unhideWhenUsed/>
    <w:rsid w:val="00FF241F"/>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FF241F"/>
    <w:pPr>
      <w:tabs>
        <w:tab w:val="left" w:pos="880"/>
        <w:tab w:val="right" w:leader="dot" w:pos="9350"/>
      </w:tabs>
      <w:spacing w:after="100"/>
      <w:ind w:left="216"/>
    </w:pPr>
    <w:rPr>
      <w:rFonts w:ascii="Segoe" w:hAnsi="Segoe"/>
      <w:sz w:val="20"/>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p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tabs>
        <w:tab w:val="num" w:pos="360"/>
      </w:tabs>
      <w:spacing w:before="240" w:after="240" w:line="240" w:lineRule="auto"/>
      <w:ind w:left="720"/>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7"/>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FF241F"/>
    <w:pPr>
      <w:tabs>
        <w:tab w:val="right" w:leader="dot" w:pos="9346"/>
      </w:tabs>
      <w:spacing w:after="100"/>
      <w:ind w:left="446"/>
    </w:pPr>
    <w:rPr>
      <w:rFonts w:ascii="Segoe" w:hAnsi="Segoe"/>
      <w:color w:val="auto"/>
      <w:sz w:val="20"/>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7"/>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qFormat/>
    <w:rsid w:val="00F3360B"/>
    <w:pPr>
      <w:keepNext/>
      <w:keepLines/>
      <w:numPr>
        <w:ilvl w:val="2"/>
        <w:numId w:val="7"/>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F3360B"/>
    <w:pPr>
      <w:keepNext/>
      <w:keepLines/>
      <w:numPr>
        <w:ilvl w:val="3"/>
        <w:numId w:val="7"/>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7"/>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8"/>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link w:val="CaptionChar"/>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link w:val="NoteChar"/>
    <w:qFormat/>
    <w:pPr>
      <w:pBdr>
        <w:left w:val="single" w:sz="18" w:space="6" w:color="008AC8"/>
      </w:pBdr>
      <w:spacing w:before="0" w:after="200"/>
      <w:ind w:left="720"/>
    </w:pPr>
    <w:rPr>
      <w:szCs w:val="18"/>
    </w:rPr>
  </w:style>
  <w:style w:type="paragraph" w:customStyle="1" w:styleId="NoteTitle">
    <w:name w:val="Note Title"/>
    <w:basedOn w:val="Note"/>
    <w:next w:val="Note"/>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qFormat/>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paragraph" w:styleId="FootnoteText">
    <w:name w:val="footnote text"/>
    <w:aliases w:val="ft,Used by Word for text of Help footnotes,FootnoteText"/>
    <w:basedOn w:val="Normal"/>
    <w:link w:val="FootnoteTextChar"/>
    <w:uiPriority w:val="99"/>
    <w:unhideWhenUsed/>
    <w:rsid w:val="008C7A45"/>
    <w:pPr>
      <w:spacing w:before="0" w:after="0" w:line="240" w:lineRule="auto"/>
    </w:pPr>
    <w:rPr>
      <w:sz w:val="20"/>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8C7A45"/>
    <w:rPr>
      <w:rFonts w:ascii="Segoe UI" w:hAnsi="Segoe UI"/>
      <w:sz w:val="20"/>
      <w:szCs w:val="20"/>
    </w:rPr>
  </w:style>
  <w:style w:type="character" w:styleId="FootnoteReference">
    <w:name w:val="footnote reference"/>
    <w:aliases w:val="fr,Used by Word for Help footnote symbols"/>
    <w:basedOn w:val="DefaultParagraphFont"/>
    <w:uiPriority w:val="99"/>
    <w:rsid w:val="008C7A45"/>
    <w:rPr>
      <w:sz w:val="16"/>
      <w:vertAlign w:val="superscript"/>
    </w:rPr>
  </w:style>
  <w:style w:type="character" w:customStyle="1" w:styleId="NoteChar">
    <w:name w:val="Note Char"/>
    <w:basedOn w:val="DefaultParagraphFont"/>
    <w:link w:val="Note"/>
    <w:rsid w:val="007E4701"/>
    <w:rPr>
      <w:rFonts w:ascii="Segoe UI" w:hAnsi="Segoe UI"/>
      <w:szCs w:val="18"/>
    </w:rPr>
  </w:style>
  <w:style w:type="paragraph" w:customStyle="1" w:styleId="Steps">
    <w:name w:val="Steps"/>
    <w:basedOn w:val="ListParagraph"/>
    <w:link w:val="StepsChar"/>
    <w:rsid w:val="006D2A6A"/>
    <w:pPr>
      <w:numPr>
        <w:numId w:val="9"/>
      </w:numPr>
      <w:spacing w:before="0" w:after="0" w:line="240" w:lineRule="auto"/>
    </w:pPr>
    <w:rPr>
      <w:rFonts w:cs="Segoe UI"/>
      <w:sz w:val="20"/>
      <w:szCs w:val="20"/>
      <w:lang w:val="fr-FR"/>
    </w:rPr>
  </w:style>
  <w:style w:type="character" w:customStyle="1" w:styleId="StepsChar">
    <w:name w:val="Steps Char"/>
    <w:basedOn w:val="DefaultParagraphFont"/>
    <w:link w:val="Steps"/>
    <w:rsid w:val="006D2A6A"/>
    <w:rPr>
      <w:rFonts w:ascii="Segoe UI" w:hAnsi="Segoe UI" w:cs="Segoe UI"/>
      <w:sz w:val="20"/>
      <w:szCs w:val="20"/>
      <w:lang w:val="fr-FR"/>
    </w:rPr>
  </w:style>
  <w:style w:type="paragraph" w:customStyle="1" w:styleId="Legalese">
    <w:name w:val="Legalese"/>
    <w:basedOn w:val="Normal"/>
    <w:rsid w:val="00141BA0"/>
    <w:pPr>
      <w:spacing w:before="0" w:line="140" w:lineRule="exact"/>
      <w:ind w:left="3742" w:right="-357"/>
      <w:jc w:val="both"/>
    </w:pPr>
    <w:rPr>
      <w:rFonts w:eastAsia="Segoe UI" w:cs="Arial"/>
      <w:i/>
      <w:color w:val="000000" w:themeColor="text1"/>
      <w:sz w:val="16"/>
      <w:szCs w:val="16"/>
    </w:rPr>
  </w:style>
  <w:style w:type="paragraph" w:customStyle="1" w:styleId="Heading4Numbered">
    <w:name w:val="Heading 4 (Numbered)"/>
    <w:basedOn w:val="Heading3Numbered"/>
    <w:next w:val="Normal"/>
    <w:unhideWhenUsed/>
    <w:qFormat/>
    <w:rsid w:val="001470B3"/>
    <w:pPr>
      <w:numPr>
        <w:ilvl w:val="0"/>
        <w:numId w:val="0"/>
      </w:numPr>
      <w:tabs>
        <w:tab w:val="left" w:pos="1440"/>
      </w:tabs>
      <w:ind w:left="936" w:hanging="936"/>
      <w:outlineLvl w:val="3"/>
    </w:pPr>
    <w:rPr>
      <w:spacing w:val="10"/>
      <w:sz w:val="24"/>
    </w:rPr>
  </w:style>
  <w:style w:type="numbering" w:customStyle="1" w:styleId="Style1">
    <w:name w:val="Style1"/>
    <w:uiPriority w:val="99"/>
    <w:rsid w:val="001470B3"/>
    <w:pPr>
      <w:numPr>
        <w:numId w:val="10"/>
      </w:numPr>
    </w:pPr>
  </w:style>
  <w:style w:type="paragraph" w:customStyle="1" w:styleId="NumHeading3">
    <w:name w:val="Num Heading 3"/>
    <w:basedOn w:val="Heading3"/>
    <w:next w:val="Normal"/>
    <w:rsid w:val="001470B3"/>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1470B3"/>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paragraph" w:customStyle="1" w:styleId="CellBody">
    <w:name w:val="Cell Body"/>
    <w:basedOn w:val="Normal"/>
    <w:link w:val="CellBodyChar"/>
    <w:qFormat/>
    <w:rsid w:val="001470B3"/>
    <w:pPr>
      <w:spacing w:after="0"/>
    </w:pPr>
    <w:rPr>
      <w:color w:val="000000" w:themeColor="text1"/>
      <w:sz w:val="20"/>
      <w:lang w:val="en-GB"/>
    </w:rPr>
  </w:style>
  <w:style w:type="table" w:customStyle="1" w:styleId="SDMTemplateTable">
    <w:name w:val="SDM Template Table"/>
    <w:basedOn w:val="TableNormal"/>
    <w:uiPriority w:val="99"/>
    <w:rsid w:val="001470B3"/>
    <w:pPr>
      <w:spacing w:after="0" w:line="240" w:lineRule="auto"/>
    </w:pPr>
    <w:rPr>
      <w:rFonts w:ascii="Segoe UI"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Segoe UI" w:hAnsi="Segoe UI"/>
        <w:color w:val="FFFFFF" w:themeColor="background1"/>
        <w:sz w:val="22"/>
      </w:rPr>
      <w:tblPr/>
      <w:trPr>
        <w:cantSplit w:val="0"/>
        <w:tblHeader/>
      </w:trPr>
      <w:tcPr>
        <w:shd w:val="clear" w:color="auto" w:fill="008AC8"/>
      </w:tcPr>
    </w:tblStylePr>
    <w:tblStylePr w:type="band1Horz">
      <w:rPr>
        <w:rFonts w:ascii="Segoe UI" w:hAnsi="Segoe UI"/>
        <w:color w:val="000000" w:themeColor="text1"/>
        <w:sz w:val="20"/>
      </w:rPr>
    </w:tblStylePr>
    <w:tblStylePr w:type="band2Horz">
      <w:rPr>
        <w:rFonts w:ascii="Segoe UI" w:hAnsi="Segoe UI"/>
        <w:color w:val="auto"/>
        <w:sz w:val="20"/>
      </w:rPr>
    </w:tblStylePr>
  </w:style>
  <w:style w:type="character" w:customStyle="1" w:styleId="CellBodyChar">
    <w:name w:val="Cell Body Char"/>
    <w:basedOn w:val="DefaultParagraphFont"/>
    <w:link w:val="CellBody"/>
    <w:rsid w:val="001470B3"/>
    <w:rPr>
      <w:rFonts w:ascii="Segoe UI" w:hAnsi="Segoe UI"/>
      <w:color w:val="000000" w:themeColor="text1"/>
      <w:sz w:val="20"/>
      <w:lang w:val="en-GB"/>
    </w:rPr>
  </w:style>
  <w:style w:type="character" w:customStyle="1" w:styleId="CaptionChar">
    <w:name w:val="Caption Char"/>
    <w:basedOn w:val="DefaultParagraphFont"/>
    <w:link w:val="Caption"/>
    <w:locked/>
    <w:rsid w:val="001470B3"/>
    <w:rPr>
      <w:rFonts w:ascii="Segoe UI" w:hAnsi="Segoe UI"/>
      <w:bCs/>
      <w:color w:val="008AC8"/>
      <w:sz w:val="18"/>
      <w:szCs w:val="18"/>
    </w:rPr>
  </w:style>
  <w:style w:type="character" w:customStyle="1" w:styleId="Heading3NumberedChar">
    <w:name w:val="Heading 3 (Numbered) Char"/>
    <w:basedOn w:val="DefaultParagraphFont"/>
    <w:link w:val="Heading3Numbered"/>
    <w:rsid w:val="001470B3"/>
    <w:rPr>
      <w:rFonts w:ascii="Segoe UI" w:eastAsiaTheme="minorHAnsi" w:hAnsi="Segoe UI"/>
      <w:color w:val="008AC8"/>
      <w:sz w:val="28"/>
      <w:szCs w:val="28"/>
    </w:rPr>
  </w:style>
  <w:style w:type="paragraph" w:styleId="ListBullet2">
    <w:name w:val="List Bullet 2"/>
    <w:basedOn w:val="Normal"/>
    <w:uiPriority w:val="99"/>
    <w:unhideWhenUsed/>
    <w:rsid w:val="00DC6F53"/>
    <w:pPr>
      <w:numPr>
        <w:numId w:val="11"/>
      </w:numPr>
      <w:contextualSpacing/>
    </w:pPr>
  </w:style>
  <w:style w:type="paragraph" w:customStyle="1" w:styleId="ConsultantGuidance">
    <w:name w:val="Consultant Guidance"/>
    <w:basedOn w:val="Normal"/>
    <w:link w:val="ConsultantGuidanceChar"/>
    <w:qFormat/>
    <w:rsid w:val="00A043C8"/>
    <w:pPr>
      <w:shd w:val="clear" w:color="auto" w:fill="F2F2F2" w:themeFill="background1" w:themeFillShade="F2"/>
    </w:pPr>
    <w:rPr>
      <w:rFonts w:eastAsiaTheme="minorHAnsi"/>
      <w:color w:val="FF0000"/>
      <w:sz w:val="18"/>
      <w:lang w:val="en-AU" w:eastAsia="ja-JP"/>
    </w:rPr>
  </w:style>
  <w:style w:type="character" w:customStyle="1" w:styleId="ConsultantGuidanceChar">
    <w:name w:val="Consultant Guidance Char"/>
    <w:basedOn w:val="DefaultParagraphFont"/>
    <w:link w:val="ConsultantGuidance"/>
    <w:rsid w:val="00A043C8"/>
    <w:rPr>
      <w:rFonts w:ascii="Segoe UI" w:eastAsiaTheme="minorHAns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A043C8"/>
    <w:pPr>
      <w:spacing w:after="0" w:line="240" w:lineRule="auto"/>
    </w:pPr>
    <w:rPr>
      <w:rFonts w:ascii="Segoe UI"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Segoe UI" w:hAnsi="Segoe UI"/>
        <w:color w:val="FFFFFF" w:themeColor="background1"/>
        <w:sz w:val="22"/>
      </w:rPr>
      <w:tblPr/>
      <w:trPr>
        <w:cantSplit w:val="0"/>
        <w:tblHeader/>
      </w:trPr>
      <w:tcPr>
        <w:shd w:val="clear" w:color="auto" w:fill="008AC8"/>
      </w:tcPr>
    </w:tblStylePr>
    <w:tblStylePr w:type="band1Horz">
      <w:rPr>
        <w:rFonts w:ascii="Segoe UI" w:hAnsi="Segoe UI"/>
        <w:color w:val="000000" w:themeColor="text1"/>
        <w:sz w:val="20"/>
      </w:rPr>
    </w:tblStylePr>
    <w:tblStylePr w:type="band2Horz">
      <w:rPr>
        <w:rFonts w:ascii="Segoe UI" w:hAnsi="Segoe UI"/>
        <w:color w:val="auto"/>
        <w:sz w:val="20"/>
      </w:rPr>
    </w:tblStylePr>
  </w:style>
  <w:style w:type="paragraph" w:customStyle="1" w:styleId="lf-text-block">
    <w:name w:val="lf-text-block"/>
    <w:basedOn w:val="Normal"/>
    <w:rsid w:val="00B27F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B27F0A"/>
  </w:style>
  <w:style w:type="character" w:styleId="HTMLCode">
    <w:name w:val="HTML Code"/>
    <w:basedOn w:val="DefaultParagraphFont"/>
    <w:uiPriority w:val="99"/>
    <w:semiHidden/>
    <w:unhideWhenUsed/>
    <w:rsid w:val="00B27F0A"/>
    <w:rPr>
      <w:rFonts w:ascii="Courier New" w:eastAsia="Times New Roman" w:hAnsi="Courier New" w:cs="Courier New"/>
      <w:sz w:val="20"/>
      <w:szCs w:val="20"/>
    </w:rPr>
  </w:style>
  <w:style w:type="character" w:styleId="Mention">
    <w:name w:val="Mention"/>
    <w:basedOn w:val="DefaultParagraphFont"/>
    <w:uiPriority w:val="99"/>
    <w:semiHidden/>
    <w:unhideWhenUsed/>
    <w:rsid w:val="00A8570F"/>
    <w:rPr>
      <w:color w:val="2B579A"/>
      <w:shd w:val="clear" w:color="auto" w:fill="E6E6E6"/>
    </w:rPr>
  </w:style>
  <w:style w:type="character" w:styleId="UnresolvedMention">
    <w:name w:val="Unresolved Mention"/>
    <w:basedOn w:val="DefaultParagraphFont"/>
    <w:uiPriority w:val="99"/>
    <w:semiHidden/>
    <w:unhideWhenUsed/>
    <w:rsid w:val="00CF3046"/>
    <w:rPr>
      <w:color w:val="808080"/>
      <w:shd w:val="clear" w:color="auto" w:fill="E6E6E6"/>
    </w:rPr>
  </w:style>
  <w:style w:type="paragraph" w:customStyle="1" w:styleId="c-paragraph-3">
    <w:name w:val="c-paragraph-3"/>
    <w:basedOn w:val="Normal"/>
    <w:rsid w:val="00F3749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217395">
      <w:bodyDiv w:val="1"/>
      <w:marLeft w:val="0"/>
      <w:marRight w:val="0"/>
      <w:marTop w:val="0"/>
      <w:marBottom w:val="0"/>
      <w:divBdr>
        <w:top w:val="none" w:sz="0" w:space="0" w:color="auto"/>
        <w:left w:val="none" w:sz="0" w:space="0" w:color="auto"/>
        <w:bottom w:val="none" w:sz="0" w:space="0" w:color="auto"/>
        <w:right w:val="none" w:sz="0" w:space="0" w:color="auto"/>
      </w:divBdr>
    </w:div>
    <w:div w:id="62065345">
      <w:bodyDiv w:val="1"/>
      <w:marLeft w:val="0"/>
      <w:marRight w:val="0"/>
      <w:marTop w:val="0"/>
      <w:marBottom w:val="0"/>
      <w:divBdr>
        <w:top w:val="none" w:sz="0" w:space="0" w:color="auto"/>
        <w:left w:val="none" w:sz="0" w:space="0" w:color="auto"/>
        <w:bottom w:val="none" w:sz="0" w:space="0" w:color="auto"/>
        <w:right w:val="none" w:sz="0" w:space="0" w:color="auto"/>
      </w:divBdr>
    </w:div>
    <w:div w:id="64305786">
      <w:bodyDiv w:val="1"/>
      <w:marLeft w:val="0"/>
      <w:marRight w:val="0"/>
      <w:marTop w:val="0"/>
      <w:marBottom w:val="0"/>
      <w:divBdr>
        <w:top w:val="none" w:sz="0" w:space="0" w:color="auto"/>
        <w:left w:val="none" w:sz="0" w:space="0" w:color="auto"/>
        <w:bottom w:val="none" w:sz="0" w:space="0" w:color="auto"/>
        <w:right w:val="none" w:sz="0" w:space="0" w:color="auto"/>
      </w:divBdr>
      <w:divsChild>
        <w:div w:id="1354725458">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1072621">
      <w:bodyDiv w:val="1"/>
      <w:marLeft w:val="0"/>
      <w:marRight w:val="0"/>
      <w:marTop w:val="0"/>
      <w:marBottom w:val="0"/>
      <w:divBdr>
        <w:top w:val="none" w:sz="0" w:space="0" w:color="auto"/>
        <w:left w:val="none" w:sz="0" w:space="0" w:color="auto"/>
        <w:bottom w:val="none" w:sz="0" w:space="0" w:color="auto"/>
        <w:right w:val="none" w:sz="0" w:space="0" w:color="auto"/>
      </w:divBdr>
    </w:div>
    <w:div w:id="194268990">
      <w:bodyDiv w:val="1"/>
      <w:marLeft w:val="0"/>
      <w:marRight w:val="0"/>
      <w:marTop w:val="0"/>
      <w:marBottom w:val="0"/>
      <w:divBdr>
        <w:top w:val="none" w:sz="0" w:space="0" w:color="auto"/>
        <w:left w:val="none" w:sz="0" w:space="0" w:color="auto"/>
        <w:bottom w:val="none" w:sz="0" w:space="0" w:color="auto"/>
        <w:right w:val="none" w:sz="0" w:space="0" w:color="auto"/>
      </w:divBdr>
    </w:div>
    <w:div w:id="21019391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3880100">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314334">
      <w:bodyDiv w:val="1"/>
      <w:marLeft w:val="0"/>
      <w:marRight w:val="0"/>
      <w:marTop w:val="0"/>
      <w:marBottom w:val="0"/>
      <w:divBdr>
        <w:top w:val="none" w:sz="0" w:space="0" w:color="auto"/>
        <w:left w:val="none" w:sz="0" w:space="0" w:color="auto"/>
        <w:bottom w:val="none" w:sz="0" w:space="0" w:color="auto"/>
        <w:right w:val="none" w:sz="0" w:space="0" w:color="auto"/>
      </w:divBdr>
    </w:div>
    <w:div w:id="554201810">
      <w:bodyDiv w:val="1"/>
      <w:marLeft w:val="0"/>
      <w:marRight w:val="0"/>
      <w:marTop w:val="0"/>
      <w:marBottom w:val="0"/>
      <w:divBdr>
        <w:top w:val="none" w:sz="0" w:space="0" w:color="auto"/>
        <w:left w:val="none" w:sz="0" w:space="0" w:color="auto"/>
        <w:bottom w:val="none" w:sz="0" w:space="0" w:color="auto"/>
        <w:right w:val="none" w:sz="0" w:space="0" w:color="auto"/>
      </w:divBdr>
    </w:div>
    <w:div w:id="566454681">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473358">
      <w:bodyDiv w:val="1"/>
      <w:marLeft w:val="0"/>
      <w:marRight w:val="0"/>
      <w:marTop w:val="0"/>
      <w:marBottom w:val="0"/>
      <w:divBdr>
        <w:top w:val="none" w:sz="0" w:space="0" w:color="auto"/>
        <w:left w:val="none" w:sz="0" w:space="0" w:color="auto"/>
        <w:bottom w:val="none" w:sz="0" w:space="0" w:color="auto"/>
        <w:right w:val="none" w:sz="0" w:space="0" w:color="auto"/>
      </w:divBdr>
      <w:divsChild>
        <w:div w:id="798257021">
          <w:marLeft w:val="0"/>
          <w:marRight w:val="0"/>
          <w:marTop w:val="0"/>
          <w:marBottom w:val="0"/>
          <w:divBdr>
            <w:top w:val="none" w:sz="0" w:space="0" w:color="auto"/>
            <w:left w:val="none" w:sz="0" w:space="0" w:color="auto"/>
            <w:bottom w:val="none" w:sz="0" w:space="0" w:color="auto"/>
            <w:right w:val="none" w:sz="0" w:space="0" w:color="auto"/>
          </w:divBdr>
          <w:divsChild>
            <w:div w:id="351684664">
              <w:marLeft w:val="4"/>
              <w:marRight w:val="4"/>
              <w:marTop w:val="0"/>
              <w:marBottom w:val="0"/>
              <w:divBdr>
                <w:top w:val="none" w:sz="0" w:space="0" w:color="auto"/>
                <w:left w:val="none" w:sz="0" w:space="0" w:color="auto"/>
                <w:bottom w:val="none" w:sz="0" w:space="0" w:color="auto"/>
                <w:right w:val="none" w:sz="0" w:space="0" w:color="auto"/>
              </w:divBdr>
              <w:divsChild>
                <w:div w:id="19257315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1456462">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08081624">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69443859">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22059245">
      <w:bodyDiv w:val="1"/>
      <w:marLeft w:val="0"/>
      <w:marRight w:val="0"/>
      <w:marTop w:val="0"/>
      <w:marBottom w:val="0"/>
      <w:divBdr>
        <w:top w:val="none" w:sz="0" w:space="0" w:color="auto"/>
        <w:left w:val="none" w:sz="0" w:space="0" w:color="auto"/>
        <w:bottom w:val="none" w:sz="0" w:space="0" w:color="auto"/>
        <w:right w:val="none" w:sz="0" w:space="0" w:color="auto"/>
      </w:divBdr>
      <w:divsChild>
        <w:div w:id="956254648">
          <w:marLeft w:val="0"/>
          <w:marRight w:val="0"/>
          <w:marTop w:val="0"/>
          <w:marBottom w:val="0"/>
          <w:divBdr>
            <w:top w:val="none" w:sz="0" w:space="0" w:color="auto"/>
            <w:left w:val="none" w:sz="0" w:space="0" w:color="auto"/>
            <w:bottom w:val="none" w:sz="0" w:space="0" w:color="auto"/>
            <w:right w:val="none" w:sz="0" w:space="0" w:color="auto"/>
          </w:divBdr>
          <w:divsChild>
            <w:div w:id="1805928611">
              <w:marLeft w:val="4"/>
              <w:marRight w:val="4"/>
              <w:marTop w:val="0"/>
              <w:marBottom w:val="0"/>
              <w:divBdr>
                <w:top w:val="none" w:sz="0" w:space="0" w:color="auto"/>
                <w:left w:val="none" w:sz="0" w:space="0" w:color="auto"/>
                <w:bottom w:val="none" w:sz="0" w:space="0" w:color="auto"/>
                <w:right w:val="none" w:sz="0" w:space="0" w:color="auto"/>
              </w:divBdr>
              <w:divsChild>
                <w:div w:id="109053974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69179976">
      <w:bodyDiv w:val="1"/>
      <w:marLeft w:val="0"/>
      <w:marRight w:val="0"/>
      <w:marTop w:val="0"/>
      <w:marBottom w:val="0"/>
      <w:divBdr>
        <w:top w:val="none" w:sz="0" w:space="0" w:color="auto"/>
        <w:left w:val="none" w:sz="0" w:space="0" w:color="auto"/>
        <w:bottom w:val="none" w:sz="0" w:space="0" w:color="auto"/>
        <w:right w:val="none" w:sz="0" w:space="0" w:color="auto"/>
      </w:divBdr>
      <w:divsChild>
        <w:div w:id="1880317330">
          <w:marLeft w:val="0"/>
          <w:marRight w:val="0"/>
          <w:marTop w:val="0"/>
          <w:marBottom w:val="0"/>
          <w:divBdr>
            <w:top w:val="none" w:sz="0" w:space="0" w:color="auto"/>
            <w:left w:val="none" w:sz="0" w:space="0" w:color="auto"/>
            <w:bottom w:val="none" w:sz="0" w:space="0" w:color="auto"/>
            <w:right w:val="none" w:sz="0" w:space="0" w:color="auto"/>
          </w:divBdr>
        </w:div>
        <w:div w:id="1152599683">
          <w:marLeft w:val="0"/>
          <w:marRight w:val="0"/>
          <w:marTop w:val="0"/>
          <w:marBottom w:val="0"/>
          <w:divBdr>
            <w:top w:val="none" w:sz="0" w:space="0" w:color="auto"/>
            <w:left w:val="none" w:sz="0" w:space="0" w:color="auto"/>
            <w:bottom w:val="none" w:sz="0" w:space="0" w:color="auto"/>
            <w:right w:val="none" w:sz="0" w:space="0" w:color="auto"/>
          </w:divBdr>
        </w:div>
      </w:divsChild>
    </w:div>
    <w:div w:id="1381789036">
      <w:bodyDiv w:val="1"/>
      <w:marLeft w:val="0"/>
      <w:marRight w:val="0"/>
      <w:marTop w:val="0"/>
      <w:marBottom w:val="0"/>
      <w:divBdr>
        <w:top w:val="none" w:sz="0" w:space="0" w:color="auto"/>
        <w:left w:val="none" w:sz="0" w:space="0" w:color="auto"/>
        <w:bottom w:val="none" w:sz="0" w:space="0" w:color="auto"/>
        <w:right w:val="none" w:sz="0" w:space="0" w:color="auto"/>
      </w:divBdr>
      <w:divsChild>
        <w:div w:id="2138334617">
          <w:marLeft w:val="0"/>
          <w:marRight w:val="0"/>
          <w:marTop w:val="0"/>
          <w:marBottom w:val="0"/>
          <w:divBdr>
            <w:top w:val="none" w:sz="0" w:space="0" w:color="auto"/>
            <w:left w:val="none" w:sz="0" w:space="0" w:color="auto"/>
            <w:bottom w:val="none" w:sz="0" w:space="0" w:color="auto"/>
            <w:right w:val="none" w:sz="0" w:space="0" w:color="auto"/>
          </w:divBdr>
          <w:divsChild>
            <w:div w:id="1831486796">
              <w:marLeft w:val="4"/>
              <w:marRight w:val="4"/>
              <w:marTop w:val="0"/>
              <w:marBottom w:val="0"/>
              <w:divBdr>
                <w:top w:val="none" w:sz="0" w:space="0" w:color="auto"/>
                <w:left w:val="none" w:sz="0" w:space="0" w:color="auto"/>
                <w:bottom w:val="none" w:sz="0" w:space="0" w:color="auto"/>
                <w:right w:val="none" w:sz="0" w:space="0" w:color="auto"/>
              </w:divBdr>
              <w:divsChild>
                <w:div w:id="208013415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81900898">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81400967">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4717952">
      <w:bodyDiv w:val="1"/>
      <w:marLeft w:val="0"/>
      <w:marRight w:val="0"/>
      <w:marTop w:val="0"/>
      <w:marBottom w:val="0"/>
      <w:divBdr>
        <w:top w:val="none" w:sz="0" w:space="0" w:color="auto"/>
        <w:left w:val="none" w:sz="0" w:space="0" w:color="auto"/>
        <w:bottom w:val="none" w:sz="0" w:space="0" w:color="auto"/>
        <w:right w:val="none" w:sz="0" w:space="0" w:color="auto"/>
      </w:divBdr>
    </w:div>
    <w:div w:id="1736270421">
      <w:bodyDiv w:val="1"/>
      <w:marLeft w:val="0"/>
      <w:marRight w:val="0"/>
      <w:marTop w:val="0"/>
      <w:marBottom w:val="0"/>
      <w:divBdr>
        <w:top w:val="none" w:sz="0" w:space="0" w:color="auto"/>
        <w:left w:val="none" w:sz="0" w:space="0" w:color="auto"/>
        <w:bottom w:val="none" w:sz="0" w:space="0" w:color="auto"/>
        <w:right w:val="none" w:sz="0" w:space="0" w:color="auto"/>
      </w:divBdr>
      <w:divsChild>
        <w:div w:id="2054041188">
          <w:marLeft w:val="0"/>
          <w:marRight w:val="0"/>
          <w:marTop w:val="0"/>
          <w:marBottom w:val="0"/>
          <w:divBdr>
            <w:top w:val="none" w:sz="0" w:space="0" w:color="auto"/>
            <w:left w:val="none" w:sz="0" w:space="0" w:color="auto"/>
            <w:bottom w:val="none" w:sz="0" w:space="0" w:color="auto"/>
            <w:right w:val="none" w:sz="0" w:space="0" w:color="auto"/>
          </w:divBdr>
          <w:divsChild>
            <w:div w:id="1435007575">
              <w:marLeft w:val="0"/>
              <w:marRight w:val="0"/>
              <w:marTop w:val="0"/>
              <w:marBottom w:val="0"/>
              <w:divBdr>
                <w:top w:val="none" w:sz="0" w:space="0" w:color="auto"/>
                <w:left w:val="none" w:sz="0" w:space="0" w:color="auto"/>
                <w:bottom w:val="none" w:sz="0" w:space="0" w:color="auto"/>
                <w:right w:val="none" w:sz="0" w:space="0" w:color="auto"/>
              </w:divBdr>
            </w:div>
          </w:divsChild>
        </w:div>
        <w:div w:id="1425686892">
          <w:marLeft w:val="0"/>
          <w:marRight w:val="0"/>
          <w:marTop w:val="0"/>
          <w:marBottom w:val="0"/>
          <w:divBdr>
            <w:top w:val="none" w:sz="0" w:space="0" w:color="auto"/>
            <w:left w:val="none" w:sz="0" w:space="0" w:color="auto"/>
            <w:bottom w:val="none" w:sz="0" w:space="0" w:color="auto"/>
            <w:right w:val="none" w:sz="0" w:space="0" w:color="auto"/>
          </w:divBdr>
          <w:divsChild>
            <w:div w:id="2089692746">
              <w:marLeft w:val="0"/>
              <w:marRight w:val="0"/>
              <w:marTop w:val="0"/>
              <w:marBottom w:val="0"/>
              <w:divBdr>
                <w:top w:val="none" w:sz="0" w:space="0" w:color="auto"/>
                <w:left w:val="none" w:sz="0" w:space="0" w:color="auto"/>
                <w:bottom w:val="none" w:sz="0" w:space="0" w:color="auto"/>
                <w:right w:val="none" w:sz="0" w:space="0" w:color="auto"/>
              </w:divBdr>
              <w:divsChild>
                <w:div w:id="1092431315">
                  <w:marLeft w:val="0"/>
                  <w:marRight w:val="0"/>
                  <w:marTop w:val="0"/>
                  <w:marBottom w:val="0"/>
                  <w:divBdr>
                    <w:top w:val="none" w:sz="0" w:space="0" w:color="auto"/>
                    <w:left w:val="none" w:sz="0" w:space="0" w:color="auto"/>
                    <w:bottom w:val="none" w:sz="0" w:space="0" w:color="auto"/>
                    <w:right w:val="none" w:sz="0" w:space="0" w:color="auto"/>
                  </w:divBdr>
                </w:div>
              </w:divsChild>
            </w:div>
            <w:div w:id="1983071987">
              <w:marLeft w:val="0"/>
              <w:marRight w:val="0"/>
              <w:marTop w:val="0"/>
              <w:marBottom w:val="0"/>
              <w:divBdr>
                <w:top w:val="none" w:sz="0" w:space="0" w:color="auto"/>
                <w:left w:val="none" w:sz="0" w:space="0" w:color="auto"/>
                <w:bottom w:val="none" w:sz="0" w:space="0" w:color="auto"/>
                <w:right w:val="none" w:sz="0" w:space="0" w:color="auto"/>
              </w:divBdr>
              <w:divsChild>
                <w:div w:id="1352729313">
                  <w:marLeft w:val="0"/>
                  <w:marRight w:val="0"/>
                  <w:marTop w:val="0"/>
                  <w:marBottom w:val="0"/>
                  <w:divBdr>
                    <w:top w:val="none" w:sz="0" w:space="0" w:color="auto"/>
                    <w:left w:val="none" w:sz="0" w:space="0" w:color="auto"/>
                    <w:bottom w:val="none" w:sz="0" w:space="0" w:color="auto"/>
                    <w:right w:val="none" w:sz="0" w:space="0" w:color="auto"/>
                  </w:divBdr>
                </w:div>
              </w:divsChild>
            </w:div>
            <w:div w:id="471598931">
              <w:marLeft w:val="0"/>
              <w:marRight w:val="0"/>
              <w:marTop w:val="0"/>
              <w:marBottom w:val="0"/>
              <w:divBdr>
                <w:top w:val="none" w:sz="0" w:space="0" w:color="auto"/>
                <w:left w:val="none" w:sz="0" w:space="0" w:color="auto"/>
                <w:bottom w:val="none" w:sz="0" w:space="0" w:color="auto"/>
                <w:right w:val="none" w:sz="0" w:space="0" w:color="auto"/>
              </w:divBdr>
              <w:divsChild>
                <w:div w:id="1891378316">
                  <w:marLeft w:val="0"/>
                  <w:marRight w:val="0"/>
                  <w:marTop w:val="0"/>
                  <w:marBottom w:val="0"/>
                  <w:divBdr>
                    <w:top w:val="none" w:sz="0" w:space="0" w:color="auto"/>
                    <w:left w:val="none" w:sz="0" w:space="0" w:color="auto"/>
                    <w:bottom w:val="none" w:sz="0" w:space="0" w:color="auto"/>
                    <w:right w:val="none" w:sz="0" w:space="0" w:color="auto"/>
                  </w:divBdr>
                </w:div>
              </w:divsChild>
            </w:div>
            <w:div w:id="900597739">
              <w:marLeft w:val="0"/>
              <w:marRight w:val="0"/>
              <w:marTop w:val="0"/>
              <w:marBottom w:val="0"/>
              <w:divBdr>
                <w:top w:val="none" w:sz="0" w:space="0" w:color="auto"/>
                <w:left w:val="none" w:sz="0" w:space="0" w:color="auto"/>
                <w:bottom w:val="none" w:sz="0" w:space="0" w:color="auto"/>
                <w:right w:val="none" w:sz="0" w:space="0" w:color="auto"/>
              </w:divBdr>
              <w:divsChild>
                <w:div w:id="21465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6597">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5471655">
      <w:bodyDiv w:val="1"/>
      <w:marLeft w:val="0"/>
      <w:marRight w:val="0"/>
      <w:marTop w:val="0"/>
      <w:marBottom w:val="0"/>
      <w:divBdr>
        <w:top w:val="none" w:sz="0" w:space="0" w:color="auto"/>
        <w:left w:val="none" w:sz="0" w:space="0" w:color="auto"/>
        <w:bottom w:val="none" w:sz="0" w:space="0" w:color="auto"/>
        <w:right w:val="none" w:sz="0" w:space="0" w:color="auto"/>
      </w:divBdr>
    </w:div>
    <w:div w:id="1832717265">
      <w:bodyDiv w:val="1"/>
      <w:marLeft w:val="0"/>
      <w:marRight w:val="0"/>
      <w:marTop w:val="0"/>
      <w:marBottom w:val="0"/>
      <w:divBdr>
        <w:top w:val="none" w:sz="0" w:space="0" w:color="auto"/>
        <w:left w:val="none" w:sz="0" w:space="0" w:color="auto"/>
        <w:bottom w:val="none" w:sz="0" w:space="0" w:color="auto"/>
        <w:right w:val="none" w:sz="0" w:space="0" w:color="auto"/>
      </w:divBdr>
    </w:div>
    <w:div w:id="1842312649">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7443516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953019">
      <w:bodyDiv w:val="1"/>
      <w:marLeft w:val="0"/>
      <w:marRight w:val="0"/>
      <w:marTop w:val="0"/>
      <w:marBottom w:val="0"/>
      <w:divBdr>
        <w:top w:val="none" w:sz="0" w:space="0" w:color="auto"/>
        <w:left w:val="none" w:sz="0" w:space="0" w:color="auto"/>
        <w:bottom w:val="none" w:sz="0" w:space="0" w:color="auto"/>
        <w:right w:val="none" w:sz="0" w:space="0" w:color="auto"/>
      </w:divBdr>
    </w:div>
    <w:div w:id="204782449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footer" Target="footer5.xml"/><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2.png"/><Relationship Id="rId11" Type="http://schemas.openxmlformats.org/officeDocument/2006/relationships/footnotes" Target="footnotes.xml"/><Relationship Id="rId24" Type="http://schemas.openxmlformats.org/officeDocument/2006/relationships/footer" Target="footer4.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hyperlink" Target="https://msdn.microsoft.com/en-us/library/azure/dn499825.asp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styles" Target="style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footer" Target="footer2.xml"/><Relationship Id="rId41" Type="http://schemas.openxmlformats.org/officeDocument/2006/relationships/image" Target="media/image1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microsoft.com/office/2011/relationships/commentsExtended" Target="commentsExtended.xml"/><Relationship Id="rId23" Type="http://schemas.openxmlformats.org/officeDocument/2006/relationships/header" Target="header4.xml"/><Relationship Id="rId28" Type="http://schemas.openxmlformats.org/officeDocument/2006/relationships/hyperlink" Target="https://portal.azure.com" TargetMode="External"/><Relationship Id="rId36" Type="http://schemas.openxmlformats.org/officeDocument/2006/relationships/image" Target="media/image9.png"/><Relationship Id="rId4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214E3C1BA424A5E9D4050EE963583DC"/>
        <w:category>
          <w:name w:val="General"/>
          <w:gallery w:val="placeholder"/>
        </w:category>
        <w:types>
          <w:type w:val="bbPlcHdr"/>
        </w:types>
        <w:behaviors>
          <w:behavior w:val="content"/>
        </w:behaviors>
        <w:guid w:val="{C1BE65DC-E1D2-43E1-828B-5DEA7F266BF8}"/>
      </w:docPartPr>
      <w:docPartBody>
        <w:p w:rsidR="002F3EFF" w:rsidRDefault="00DA37C7" w:rsidP="00DA37C7">
          <w:pPr>
            <w:pStyle w:val="E214E3C1BA424A5E9D4050EE963583DC"/>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Times New Roman"/>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Semibold">
    <w:altName w:val="Segoe UI Semibold"/>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emibold">
    <w:panose1 w:val="020B0702040204020203"/>
    <w:charset w:val="00"/>
    <w:family w:val="swiss"/>
    <w:pitch w:val="variable"/>
    <w:sig w:usb0="E4002EFF" w:usb1="C000E47F" w:usb2="00000009" w:usb3="00000000" w:csb0="000001FF" w:csb1="00000000"/>
  </w:font>
  <w:font w:name="Helvetica">
    <w:altName w:val="Sylfaen"/>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35490"/>
    <w:rsid w:val="000F64FB"/>
    <w:rsid w:val="00130712"/>
    <w:rsid w:val="001B2735"/>
    <w:rsid w:val="001C38C3"/>
    <w:rsid w:val="002004BD"/>
    <w:rsid w:val="00216A58"/>
    <w:rsid w:val="0026726A"/>
    <w:rsid w:val="002879AC"/>
    <w:rsid w:val="002D3837"/>
    <w:rsid w:val="002E39C5"/>
    <w:rsid w:val="002F3EFF"/>
    <w:rsid w:val="00347085"/>
    <w:rsid w:val="003634FC"/>
    <w:rsid w:val="003A3F4F"/>
    <w:rsid w:val="003A5BA8"/>
    <w:rsid w:val="003E5DE9"/>
    <w:rsid w:val="003F05F8"/>
    <w:rsid w:val="00406C6F"/>
    <w:rsid w:val="004420C7"/>
    <w:rsid w:val="00457370"/>
    <w:rsid w:val="00491E26"/>
    <w:rsid w:val="004A0755"/>
    <w:rsid w:val="004C40D7"/>
    <w:rsid w:val="004D5E88"/>
    <w:rsid w:val="00500F8B"/>
    <w:rsid w:val="005341B4"/>
    <w:rsid w:val="0054092F"/>
    <w:rsid w:val="005468E6"/>
    <w:rsid w:val="006107D9"/>
    <w:rsid w:val="00637CB4"/>
    <w:rsid w:val="006E5EFC"/>
    <w:rsid w:val="00701A03"/>
    <w:rsid w:val="00760045"/>
    <w:rsid w:val="00762FAB"/>
    <w:rsid w:val="007C7465"/>
    <w:rsid w:val="00857FEF"/>
    <w:rsid w:val="008654A1"/>
    <w:rsid w:val="00954536"/>
    <w:rsid w:val="009C5842"/>
    <w:rsid w:val="009F20E8"/>
    <w:rsid w:val="009F51B3"/>
    <w:rsid w:val="00A043E5"/>
    <w:rsid w:val="00A1140D"/>
    <w:rsid w:val="00A22918"/>
    <w:rsid w:val="00AB00B6"/>
    <w:rsid w:val="00B34C73"/>
    <w:rsid w:val="00BE5DAC"/>
    <w:rsid w:val="00C36504"/>
    <w:rsid w:val="00C5756E"/>
    <w:rsid w:val="00C75CA0"/>
    <w:rsid w:val="00C83010"/>
    <w:rsid w:val="00CB6119"/>
    <w:rsid w:val="00CF146E"/>
    <w:rsid w:val="00D72B11"/>
    <w:rsid w:val="00D75514"/>
    <w:rsid w:val="00DA37C7"/>
    <w:rsid w:val="00DE1BC5"/>
    <w:rsid w:val="00E57467"/>
    <w:rsid w:val="00E7083B"/>
    <w:rsid w:val="00E77FF7"/>
    <w:rsid w:val="00E83513"/>
    <w:rsid w:val="00E91720"/>
    <w:rsid w:val="00EB3F19"/>
    <w:rsid w:val="00EB40BB"/>
    <w:rsid w:val="00ED471C"/>
    <w:rsid w:val="00EF6C85"/>
    <w:rsid w:val="00F15F51"/>
    <w:rsid w:val="00F24246"/>
    <w:rsid w:val="00F62F69"/>
    <w:rsid w:val="00F702CB"/>
    <w:rsid w:val="00FC3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A37C7"/>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DA37C7"/>
    <w:rPr>
      <w:color w:val="808080"/>
    </w:rPr>
  </w:style>
  <w:style w:type="paragraph" w:customStyle="1" w:styleId="BAF79079842744049FB1892A77C39DCA">
    <w:name w:val="BAF79079842744049FB1892A77C39DCA"/>
    <w:rsid w:val="007C7465"/>
  </w:style>
  <w:style w:type="paragraph" w:customStyle="1" w:styleId="CEE6E9A26A7B4D16BD571AD4815F5BCC">
    <w:name w:val="CEE6E9A26A7B4D16BD571AD4815F5BCC"/>
    <w:rsid w:val="007C7465"/>
  </w:style>
  <w:style w:type="paragraph" w:customStyle="1" w:styleId="8A0E9D97AEF94244B387C316C156A708">
    <w:name w:val="8A0E9D97AEF94244B387C316C156A708"/>
    <w:rsid w:val="007C7465"/>
  </w:style>
  <w:style w:type="paragraph" w:customStyle="1" w:styleId="CDE306A8BFC54C7D8CD7EE9C94C82433">
    <w:name w:val="CDE306A8BFC54C7D8CD7EE9C94C82433"/>
    <w:rsid w:val="007C7465"/>
  </w:style>
  <w:style w:type="paragraph" w:customStyle="1" w:styleId="7A3308F13EE34C39B90122C570F5B766">
    <w:name w:val="7A3308F13EE34C39B90122C570F5B766"/>
    <w:rsid w:val="007C7465"/>
  </w:style>
  <w:style w:type="paragraph" w:customStyle="1" w:styleId="A7635F6182134921BC93ED9DCE5728FC">
    <w:name w:val="A7635F6182134921BC93ED9DCE5728FC"/>
    <w:rsid w:val="007C7465"/>
  </w:style>
  <w:style w:type="paragraph" w:customStyle="1" w:styleId="5313FA728F964B93A3EC4DB15FF471E4">
    <w:name w:val="5313FA728F964B93A3EC4DB15FF471E4"/>
    <w:rsid w:val="007C7465"/>
  </w:style>
  <w:style w:type="paragraph" w:customStyle="1" w:styleId="D308055E9CB443558BEC04F6CA5F0911">
    <w:name w:val="D308055E9CB443558BEC04F6CA5F0911"/>
    <w:rsid w:val="00DA37C7"/>
  </w:style>
  <w:style w:type="paragraph" w:customStyle="1" w:styleId="E0697545E6F3451EBFCE811CFAA2BB58">
    <w:name w:val="E0697545E6F3451EBFCE811CFAA2BB58"/>
    <w:rsid w:val="00DA37C7"/>
  </w:style>
  <w:style w:type="paragraph" w:customStyle="1" w:styleId="A9F385F23B5E4F1E91EBF5C0E57C0E2B">
    <w:name w:val="A9F385F23B5E4F1E91EBF5C0E57C0E2B"/>
    <w:rsid w:val="00DA37C7"/>
  </w:style>
  <w:style w:type="paragraph" w:customStyle="1" w:styleId="08591226C2E34F62878ED6948BC3D193">
    <w:name w:val="08591226C2E34F62878ED6948BC3D193"/>
    <w:rsid w:val="00DA37C7"/>
  </w:style>
  <w:style w:type="paragraph" w:customStyle="1" w:styleId="47DF012230C7425DAF209CB51B08445D">
    <w:name w:val="47DF012230C7425DAF209CB51B08445D"/>
    <w:rsid w:val="00DA37C7"/>
  </w:style>
  <w:style w:type="paragraph" w:customStyle="1" w:styleId="88E892E75CF64A8C89D036EEE151EC5B">
    <w:name w:val="88E892E75CF64A8C89D036EEE151EC5B"/>
    <w:rsid w:val="00DA37C7"/>
  </w:style>
  <w:style w:type="paragraph" w:customStyle="1" w:styleId="EBEE8887F3C042B891014B4F9DAA47E3">
    <w:name w:val="EBEE8887F3C042B891014B4F9DAA47E3"/>
    <w:rsid w:val="00DA37C7"/>
  </w:style>
  <w:style w:type="paragraph" w:customStyle="1" w:styleId="F0E8AEAC453E4FC9A3548BC90D98A4E5">
    <w:name w:val="F0E8AEAC453E4FC9A3548BC90D98A4E5"/>
    <w:rsid w:val="00DA37C7"/>
  </w:style>
  <w:style w:type="paragraph" w:customStyle="1" w:styleId="859C64824686438AA5048D010A834957">
    <w:name w:val="859C64824686438AA5048D010A834957"/>
    <w:rsid w:val="00DA37C7"/>
  </w:style>
  <w:style w:type="paragraph" w:customStyle="1" w:styleId="D1BECCF13BC744B1A8D516F9B25091E7">
    <w:name w:val="D1BECCF13BC744B1A8D516F9B25091E7"/>
    <w:rsid w:val="00DA37C7"/>
  </w:style>
  <w:style w:type="paragraph" w:customStyle="1" w:styleId="E214E3C1BA424A5E9D4050EE963583DC">
    <w:name w:val="E214E3C1BA424A5E9D4050EE963583DC"/>
    <w:rsid w:val="00DA37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_Version xmlns="http://schemas.microsoft.com/sharepoint/v3/fields"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253f01679452e30de5ad18b9e8ea2b4e">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f5106a22675be07e7c199ea7cfe28412"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4:_Version"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Resolving edits"/>
          <xsd:enumeration value="Final Review"/>
          <xsd:enumeration value="Published"/>
        </xsd:restriction>
      </xsd:simpleType>
    </xsd:element>
    <xsd:element name="last_x0020_version_x0020_published" ma:index="17" nillable="true" ma:displayName="last version published" ma:internalName="last_x0020_version_x0020_published">
      <xsd:simpleType>
        <xsd:restriction base="dms:Text">
          <xsd:maxLength value="255"/>
        </xsd:restriction>
      </xsd:simpleType>
    </xsd:element>
    <xsd:element name="Git_x0020_hub_x0020_link" ma:index="18"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6" nillable="true" ma:displayName="Version" ma:internalName="_Version">
      <xsd:simpleType>
        <xsd:restriction base="dms:Text"/>
      </xsd:simpleType>
    </xsd:element>
    <xsd:element name="_Revision" ma:index="19"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20"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root>
  <Status/>
</root>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B44852-CD29-4FF2-9C3B-4947AD9280F4}">
  <ds:schemaRefs>
    <ds:schemaRef ds:uri="http://schemas.microsoft.com/office/2006/metadata/properties"/>
    <ds:schemaRef ds:uri="http://schemas.microsoft.com/sharepoint/v3/fields"/>
    <ds:schemaRef ds:uri="2f4ce27d-5312-4f35-bee8-25b1bd889599"/>
    <ds:schemaRef ds:uri="http://schemas.microsoft.com/office/2006/documentManagement/types"/>
    <ds:schemaRef ds:uri="http://purl.org/dc/dcmitype/"/>
    <ds:schemaRef ds:uri="230e9df3-be65-4c73-a93b-d1236ebd677e"/>
    <ds:schemaRef ds:uri="http://schemas.openxmlformats.org/package/2006/metadata/core-properties"/>
    <ds:schemaRef ds:uri="http://purl.org/dc/terms/"/>
    <ds:schemaRef ds:uri="http://purl.org/dc/elements/1.1/"/>
    <ds:schemaRef ds:uri="http://schemas.microsoft.com/office/infopath/2007/PartnerControls"/>
    <ds:schemaRef ds:uri="20b429da-18df-4b60-8667-ecabe588cf91"/>
    <ds:schemaRef ds:uri="http://www.w3.org/XML/1998/namespace"/>
  </ds:schemaRefs>
</ds:datastoreItem>
</file>

<file path=customXml/itemProps3.xml><?xml version="1.0" encoding="utf-8"?>
<ds:datastoreItem xmlns:ds="http://schemas.openxmlformats.org/officeDocument/2006/customXml" ds:itemID="{1420A7FC-8043-4F1F-A9F3-60006DC957D6}">
  <ds:schemaRefs>
    <ds:schemaRef ds:uri="http://schemas.microsoft.com/sharepoint/v3/contenttype/forms"/>
  </ds:schemaRefs>
</ds:datastoreItem>
</file>

<file path=customXml/itemProps4.xml><?xml version="1.0" encoding="utf-8"?>
<ds:datastoreItem xmlns:ds="http://schemas.openxmlformats.org/officeDocument/2006/customXml" ds:itemID="{A052DF5E-5788-4AD0-A9D9-921737C260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C0A3F86-8BE6-4A02-8281-8D568A271DDF}">
  <ds:schemaRefs/>
</ds:datastoreItem>
</file>

<file path=customXml/itemProps6.xml><?xml version="1.0" encoding="utf-8"?>
<ds:datastoreItem xmlns:ds="http://schemas.openxmlformats.org/officeDocument/2006/customXml" ds:itemID="{C384D86F-E176-4ECA-B642-705D89581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15768</Words>
  <Characters>89884</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Azure AD - SaaS Application Integration - Deployment Project Plan.docx</vt:lpstr>
    </vt:vector>
  </TitlesOfParts>
  <Manager/>
  <Company/>
  <LinksUpToDate>false</LinksUpToDate>
  <CharactersWithSpaces>105442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AD - SaaS Application Integration - Deployment Project Plan.docx</dc:title>
  <dc:subject>ulti-Factor Authentication Remediation and Deployment Pla</dc:subject>
  <dc:creator/>
  <cp:keywords/>
  <dc:description/>
  <cp:lastModifiedBy/>
  <cp:revision>1</cp:revision>
  <dcterms:created xsi:type="dcterms:W3CDTF">2017-07-19T19:39:00Z</dcterms:created>
  <dcterms:modified xsi:type="dcterms:W3CDTF">2018-04-02T19:47:00Z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_dlc_DocIdItemGuid">
    <vt:lpwstr>46dbe98f-02bf-4a9a-ab01-02435401a9bc</vt:lpwstr>
  </property>
  <property fmtid="{D5CDD505-2E9C-101B-9397-08002B2CF9AE}" pid="4" name="Audience1">
    <vt:lpwstr/>
  </property>
  <property fmtid="{D5CDD505-2E9C-101B-9397-08002B2CF9AE}" pid="5" name="TaxKeyword">
    <vt:lpwstr/>
  </property>
  <property fmtid="{D5CDD505-2E9C-101B-9397-08002B2CF9AE}" pid="6" name="ContentType1">
    <vt:lpwstr>14;#Document|64c15061-4ecf-4866-9082-c78643db035d</vt:lpwstr>
  </property>
  <property fmtid="{D5CDD505-2E9C-101B-9397-08002B2CF9AE}" pid="7" name="Division">
    <vt:lpwstr/>
  </property>
  <property fmtid="{D5CDD505-2E9C-101B-9397-08002B2CF9AE}" pid="8" name="ItemTypeTag">
    <vt:lpwstr/>
  </property>
  <property fmtid="{D5CDD505-2E9C-101B-9397-08002B2CF9AE}" pid="9" name="Account">
    <vt:lpwstr>15;#Microsoft|d841e977-0b57-4f5c-bd13-db9e556048b6</vt:lpwstr>
  </property>
  <property fmtid="{D5CDD505-2E9C-101B-9397-08002B2CF9AE}" pid="10" name="Customer">
    <vt:lpwstr>update [Customer] in Doc Properties</vt:lpwstr>
  </property>
  <property fmtid="{D5CDD505-2E9C-101B-9397-08002B2CF9AE}" pid="11" name="Author Email">
    <vt:lpwstr>update [Author Email] in Doc Properties</vt:lpwstr>
  </property>
  <property fmtid="{D5CDD505-2E9C-101B-9397-08002B2CF9AE}" pid="12" name="Version">
    <vt:lpwstr>.1</vt:lpwstr>
  </property>
  <property fmtid="{D5CDD505-2E9C-101B-9397-08002B2CF9AE}" pid="13" name="Status">
    <vt:lpwstr>Draft</vt:lpwstr>
  </property>
  <property fmtid="{D5CDD505-2E9C-101B-9397-08002B2CF9AE}" pid="14" name="Author Position">
    <vt:lpwstr>Update [Author Position] in Doc Properties</vt:lpwstr>
  </property>
  <property fmtid="{D5CDD505-2E9C-101B-9397-08002B2CF9AE}" pid="15" name="Contributors">
    <vt:lpwstr>Update [Contributors] in Doc Properties</vt:lpwstr>
  </property>
  <property fmtid="{D5CDD505-2E9C-101B-9397-08002B2CF9AE}" pid="16" name="bc28b5f076654a3b96073bbbebfeb8c9">
    <vt:lpwstr>English|cb91f272-ce4d-4a7e-9bbf-78b58e3d188d</vt:lpwstr>
  </property>
  <property fmtid="{D5CDD505-2E9C-101B-9397-08002B2CF9AE}" pid="17" name="MSLanguage">
    <vt:lpwstr>1248;#English|cb91f272-ce4d-4a7e-9bbf-78b58e3d188d</vt:lpwstr>
  </property>
  <property fmtid="{D5CDD505-2E9C-101B-9397-08002B2CF9AE}" pid="18" name="ServicesDomain">
    <vt:lpwstr>1282;#Secure Infrastructure|03a5a4b2-456f-4670-b827-0b62dd75cda2</vt:lpwstr>
  </property>
  <property fmtid="{D5CDD505-2E9C-101B-9397-08002B2CF9AE}" pid="19" name="VerticalIndustries">
    <vt:lpwstr/>
  </property>
  <property fmtid="{D5CDD505-2E9C-101B-9397-08002B2CF9AE}" pid="20" name="OfferingID">
    <vt:lpwstr>4204;#</vt:lpwstr>
  </property>
  <property fmtid="{D5CDD505-2E9C-101B-9397-08002B2CF9AE}" pid="21" name="MS Language">
    <vt:lpwstr>1248;#English|cb91f272-ce4d-4a7e-9bbf-78b58e3d188d</vt:lpwstr>
  </property>
  <property fmtid="{D5CDD505-2E9C-101B-9397-08002B2CF9AE}" pid="22" name="SalesGeography">
    <vt:lpwstr/>
  </property>
  <property fmtid="{D5CDD505-2E9C-101B-9397-08002B2CF9AE}" pid="23" name="MSProducts">
    <vt:lpwstr>1394;#Microsoft Azure Active Directory|fb8fdb9a-c49d-44cf-9863-7f7e5356dff8</vt:lpwstr>
  </property>
  <property fmtid="{D5CDD505-2E9C-101B-9397-08002B2CF9AE}" pid="24" name="EnterpriseServices">
    <vt:lpwstr/>
  </property>
  <property fmtid="{D5CDD505-2E9C-101B-9397-08002B2CF9AE}" pid="25" name="ServicesIPTypes">
    <vt:lpwstr>1324;#deployment plans|8382e072-916f-4bba-87df-50107af10af6</vt:lpwstr>
  </property>
  <property fmtid="{D5CDD505-2E9C-101B-9397-08002B2CF9AE}" pid="26" name="Services Marketing Audience">
    <vt:lpwstr/>
  </property>
  <property fmtid="{D5CDD505-2E9C-101B-9397-08002B2CF9AE}" pid="27" name="ServicesCommunities">
    <vt:lpwstr>1380;#WW Secure Infrastructure Domain Community|28de16ad-56f7-481b-a671-996e0e80c21f</vt:lpwstr>
  </property>
  <property fmtid="{D5CDD505-2E9C-101B-9397-08002B2CF9AE}" pid="28" name="ie6d2fd56e2d423f9ae5744f65e04598">
    <vt:lpwstr/>
  </property>
  <property fmtid="{D5CDD505-2E9C-101B-9397-08002B2CF9AE}" pid="29" name="ServicesLifecycleStage">
    <vt:lpwstr/>
  </property>
  <property fmtid="{D5CDD505-2E9C-101B-9397-08002B2CF9AE}" pid="30" name="l56d15105ae648fdac87f06e9633001e">
    <vt:lpwstr/>
  </property>
  <property fmtid="{D5CDD505-2E9C-101B-9397-08002B2CF9AE}" pid="31" name="IPKitNavigation">
    <vt:lpwstr/>
  </property>
  <property fmtid="{D5CDD505-2E9C-101B-9397-08002B2CF9AE}" pid="32" name="servicespriorityarea">
    <vt:lpwstr>;#Security;#</vt:lpwstr>
  </property>
  <property fmtid="{D5CDD505-2E9C-101B-9397-08002B2CF9AE}" pid="33" name="campuslv">
    <vt:lpwstr>English</vt:lpwstr>
  </property>
  <property fmtid="{D5CDD505-2E9C-101B-9397-08002B2CF9AE}" pid="34" name="g6775e77a6d84637a29014d883a4378a">
    <vt:lpwstr>Secure Infrastructure|03a5a4b2-456f-4670-b827-0b62dd75cda2</vt:lpwstr>
  </property>
  <property fmtid="{D5CDD505-2E9C-101B-9397-08002B2CF9AE}" pid="35" name="MSProductsTaxHTField0">
    <vt:lpwstr>Microsoft Azure Active Directory|fb8fdb9a-c49d-44cf-9863-7f7e5356dff8</vt:lpwstr>
  </property>
  <property fmtid="{D5CDD505-2E9C-101B-9397-08002B2CF9AE}" pid="36" name="af1f5bfae61e4243aac9966cb19580e1">
    <vt:lpwstr>WW Secure Infrastructure Domain Community|28de16ad-56f7-481b-a671-996e0e80c21f</vt:lpwstr>
  </property>
  <property fmtid="{D5CDD505-2E9C-101B-9397-08002B2CF9AE}" pid="37" name="campusconf">
    <vt:lpwstr>FTE only</vt:lpwstr>
  </property>
  <property fmtid="{D5CDD505-2E9C-101B-9397-08002B2CF9AE}" pid="38" name="Authors">
    <vt:lpwstr/>
  </property>
  <property fmtid="{D5CDD505-2E9C-101B-9397-08002B2CF9AE}" pid="39" name="CampusGUID">
    <vt:lpwstr>f197b924-897e-4fd1-aeb8-606abea51ba3</vt:lpwstr>
  </property>
  <property fmtid="{D5CDD505-2E9C-101B-9397-08002B2CF9AE}" pid="40" name="campusactivity">
    <vt:lpwstr>;#Delivery;#</vt:lpwstr>
  </property>
  <property fmtid="{D5CDD505-2E9C-101B-9397-08002B2CF9AE}" pid="41" name="p2cc2700055643d8b7538b146d9b1b61">
    <vt:lpwstr>English|cb91f272-ce4d-4a7e-9bbf-78b58e3d188d</vt:lpwstr>
  </property>
  <property fmtid="{D5CDD505-2E9C-101B-9397-08002B2CF9AE}" pid="42" name="m74a2925250f485f9486ed3f97e2a6b3">
    <vt:lpwstr/>
  </property>
  <property fmtid="{D5CDD505-2E9C-101B-9397-08002B2CF9AE}" pid="43" name="cb7870d3641f4a52807a63577a9c1b08">
    <vt:lpwstr/>
  </property>
  <property fmtid="{D5CDD505-2E9C-101B-9397-08002B2CF9AE}" pid="44" name="campusov">
    <vt:lpwstr/>
  </property>
  <property fmtid="{D5CDD505-2E9C-101B-9397-08002B2CF9AE}" pid="45" name="MSIP_Label_f42aa342-8706-4288-bd11-ebb85995028c_Enabled">
    <vt:lpwstr>True</vt:lpwstr>
  </property>
  <property fmtid="{D5CDD505-2E9C-101B-9397-08002B2CF9AE}" pid="46" name="MSIP_Label_f42aa342-8706-4288-bd11-ebb85995028c_SiteId">
    <vt:lpwstr>72f988bf-86f1-41af-91ab-2d7cd011db47</vt:lpwstr>
  </property>
  <property fmtid="{D5CDD505-2E9C-101B-9397-08002B2CF9AE}" pid="47" name="MSIP_Label_f42aa342-8706-4288-bd11-ebb85995028c_Ref">
    <vt:lpwstr>https://api.informationprotection.azure.com/api/72f988bf-86f1-41af-91ab-2d7cd011db47</vt:lpwstr>
  </property>
  <property fmtid="{D5CDD505-2E9C-101B-9397-08002B2CF9AE}" pid="48" name="MSIP_Label_f42aa342-8706-4288-bd11-ebb85995028c_Owner">
    <vt:lpwstr>pareshn@microsoft.com</vt:lpwstr>
  </property>
  <property fmtid="{D5CDD505-2E9C-101B-9397-08002B2CF9AE}" pid="49" name="MSIP_Label_f42aa342-8706-4288-bd11-ebb85995028c_SetDate">
    <vt:lpwstr>2017-07-16T17:54:08.6391117+01:00</vt:lpwstr>
  </property>
  <property fmtid="{D5CDD505-2E9C-101B-9397-08002B2CF9AE}" pid="50" name="MSIP_Label_f42aa342-8706-4288-bd11-ebb85995028c_Name">
    <vt:lpwstr>General</vt:lpwstr>
  </property>
  <property fmtid="{D5CDD505-2E9C-101B-9397-08002B2CF9AE}" pid="51" name="MSIP_Label_f42aa342-8706-4288-bd11-ebb85995028c_Application">
    <vt:lpwstr>Microsoft Azure Information Protection</vt:lpwstr>
  </property>
  <property fmtid="{D5CDD505-2E9C-101B-9397-08002B2CF9AE}" pid="52" name="MSIP_Label_f42aa342-8706-4288-bd11-ebb85995028c_Extended_MSFT_Method">
    <vt:lpwstr>Automatic</vt:lpwstr>
  </property>
  <property fmtid="{D5CDD505-2E9C-101B-9397-08002B2CF9AE}" pid="53" name="Sensitivity">
    <vt:lpwstr>General</vt:lpwstr>
  </property>
</Properties>
</file>